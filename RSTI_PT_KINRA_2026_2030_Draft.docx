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26934" w14:textId="6D0882A7" w:rsidR="00487E82" w:rsidRDefault="00275DF3" w:rsidP="00275DF3">
      <w:pPr>
        <w:spacing w:after="0" w:line="240" w:lineRule="auto"/>
        <w:jc w:val="center"/>
        <w:rPr>
          <w:rFonts w:ascii="Calibri" w:hAnsi="Calibri" w:cs="Calibri"/>
          <w:b/>
          <w:color w:val="17365D"/>
          <w:sz w:val="56"/>
        </w:rPr>
      </w:pPr>
      <w:r>
        <w:rPr>
          <w:rFonts w:ascii="Calibri" w:hAnsi="Calibri" w:cs="Calibri"/>
          <w:b/>
          <w:noProof/>
          <w:color w:val="17365D"/>
          <w:sz w:val="56"/>
        </w:rPr>
        <w:drawing>
          <wp:anchor distT="0" distB="0" distL="114300" distR="114300" simplePos="0" relativeHeight="251658240" behindDoc="1" locked="0" layoutInCell="1" allowOverlap="1" wp14:anchorId="7A892DD6" wp14:editId="7B6BC3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None/>
            <wp:docPr id="155970607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06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58271" w14:textId="35C85613" w:rsidR="00B73721" w:rsidRDefault="00B73721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575C0DA" w14:textId="4174627B" w:rsidR="00B73721" w:rsidRPr="006F7F48" w:rsidRDefault="00B73721" w:rsidP="00B73721">
      <w:pPr>
        <w:pStyle w:val="Heading1"/>
      </w:pPr>
      <w:bookmarkStart w:id="0" w:name="_Toc242450614"/>
      <w:r w:rsidRPr="006F7F48">
        <w:lastRenderedPageBreak/>
        <w:t>LEMBAR PENGENDALIAN DOKUMEN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9"/>
        <w:gridCol w:w="4796"/>
      </w:tblGrid>
      <w:tr w:rsidR="00B73721" w:rsidRPr="00B73721" w14:paraId="4A582BED" w14:textId="77777777" w:rsidTr="00B73721">
        <w:trPr>
          <w:tblHeader/>
        </w:trPr>
        <w:tc>
          <w:tcPr>
            <w:tcW w:w="4952" w:type="dxa"/>
            <w:shd w:val="clear" w:color="17365D" w:fill="17365D"/>
          </w:tcPr>
          <w:p w14:paraId="32CD3092" w14:textId="743D1E40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Item</w:t>
            </w:r>
          </w:p>
        </w:tc>
        <w:tc>
          <w:tcPr>
            <w:tcW w:w="4953" w:type="dxa"/>
            <w:shd w:val="clear" w:color="17365D" w:fill="17365D"/>
          </w:tcPr>
          <w:p w14:paraId="04CD12D5" w14:textId="67BE6E2A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Keterangan</w:t>
            </w:r>
          </w:p>
        </w:tc>
      </w:tr>
      <w:tr w:rsidR="00B73721" w:rsidRPr="00B73721" w14:paraId="218AF831" w14:textId="77777777" w:rsidTr="00B73721">
        <w:tc>
          <w:tcPr>
            <w:tcW w:w="4952" w:type="dxa"/>
          </w:tcPr>
          <w:p w14:paraId="339A05EE" w14:textId="0F953746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Nama dokumen</w:t>
            </w:r>
          </w:p>
        </w:tc>
        <w:tc>
          <w:tcPr>
            <w:tcW w:w="4953" w:type="dxa"/>
          </w:tcPr>
          <w:p w14:paraId="36E24557" w14:textId="6A762F20" w:rsidR="00B73721" w:rsidRPr="00506302" w:rsidRDefault="00B73721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Rencana Strategis Teknologi Informasi (RSTI) PT Kawasan Industri Nusantara</w:t>
            </w:r>
          </w:p>
        </w:tc>
      </w:tr>
      <w:tr w:rsidR="00B73721" w:rsidRPr="00B73721" w14:paraId="03BABC0B" w14:textId="77777777" w:rsidTr="00B73721">
        <w:tc>
          <w:tcPr>
            <w:tcW w:w="4952" w:type="dxa"/>
          </w:tcPr>
          <w:p w14:paraId="6B60449E" w14:textId="52FACF64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Periode strategi</w:t>
            </w:r>
          </w:p>
        </w:tc>
        <w:tc>
          <w:tcPr>
            <w:tcW w:w="4953" w:type="dxa"/>
          </w:tcPr>
          <w:p w14:paraId="673552EA" w14:textId="7AF31753" w:rsidR="00B73721" w:rsidRPr="00506302" w:rsidRDefault="00B73721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2026–2030, selaras dengan RJPP PT KINRA 2026–2030</w:t>
            </w:r>
          </w:p>
        </w:tc>
      </w:tr>
      <w:tr w:rsidR="00B73721" w:rsidRPr="00B73721" w14:paraId="3D955F4E" w14:textId="77777777" w:rsidTr="00B73721">
        <w:tc>
          <w:tcPr>
            <w:tcW w:w="4952" w:type="dxa"/>
          </w:tcPr>
          <w:p w14:paraId="2DCCAE17" w14:textId="5AD2CFD9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715218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Current state</w:t>
            </w:r>
          </w:p>
        </w:tc>
        <w:tc>
          <w:tcPr>
            <w:tcW w:w="4953" w:type="dxa"/>
          </w:tcPr>
          <w:p w14:paraId="203F75C2" w14:textId="647CAC0B" w:rsidR="00B73721" w:rsidRPr="00506302" w:rsidRDefault="00B73721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Baseline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2026 (</w:t>
            </w: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initial hypothesis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, divalidasi melalui IT diagnostic)</w:t>
            </w:r>
          </w:p>
        </w:tc>
      </w:tr>
      <w:tr w:rsidR="00B73721" w:rsidRPr="00B73721" w14:paraId="44841044" w14:textId="77777777" w:rsidTr="00B73721">
        <w:tc>
          <w:tcPr>
            <w:tcW w:w="4952" w:type="dxa"/>
          </w:tcPr>
          <w:p w14:paraId="26760649" w14:textId="1DE117A3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715218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Target state</w:t>
            </w:r>
          </w:p>
        </w:tc>
        <w:tc>
          <w:tcPr>
            <w:tcW w:w="4953" w:type="dxa"/>
          </w:tcPr>
          <w:p w14:paraId="18DBD4EC" w14:textId="5F54826F" w:rsidR="00B73721" w:rsidRPr="00506302" w:rsidRDefault="00B73721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2030</w:t>
            </w:r>
          </w:p>
        </w:tc>
      </w:tr>
      <w:tr w:rsidR="00B73721" w:rsidRPr="00B73721" w14:paraId="07292847" w14:textId="77777777" w:rsidTr="00B73721">
        <w:tc>
          <w:tcPr>
            <w:tcW w:w="4952" w:type="dxa"/>
          </w:tcPr>
          <w:p w14:paraId="1970D2D4" w14:textId="481CBB55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Versi / status</w:t>
            </w:r>
          </w:p>
        </w:tc>
        <w:tc>
          <w:tcPr>
            <w:tcW w:w="4953" w:type="dxa"/>
          </w:tcPr>
          <w:p w14:paraId="1854C57E" w14:textId="114B9202" w:rsidR="00B73721" w:rsidRPr="00506302" w:rsidRDefault="00B73721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Draft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1.0 – untuk pembahasan Manajemen dan Direksi</w:t>
            </w:r>
          </w:p>
        </w:tc>
      </w:tr>
      <w:tr w:rsidR="00B73721" w:rsidRPr="00B73721" w14:paraId="7FA97052" w14:textId="77777777" w:rsidTr="00B73721">
        <w:tc>
          <w:tcPr>
            <w:tcW w:w="4952" w:type="dxa"/>
          </w:tcPr>
          <w:p w14:paraId="50FAD36E" w14:textId="1B2D204F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Sponsor</w:t>
            </w:r>
          </w:p>
        </w:tc>
        <w:tc>
          <w:tcPr>
            <w:tcW w:w="4953" w:type="dxa"/>
          </w:tcPr>
          <w:p w14:paraId="418E002C" w14:textId="2D3D386A" w:rsidR="00B73721" w:rsidRPr="00506302" w:rsidRDefault="00B73721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Direktur PT KINRA; </w:t>
            </w: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executive owner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: SEVP </w:t>
            </w: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Business Support</w:t>
            </w:r>
          </w:p>
        </w:tc>
      </w:tr>
      <w:tr w:rsidR="00B73721" w:rsidRPr="00B73721" w14:paraId="285C08AB" w14:textId="77777777" w:rsidTr="00B73721">
        <w:tc>
          <w:tcPr>
            <w:tcW w:w="4952" w:type="dxa"/>
          </w:tcPr>
          <w:p w14:paraId="2246FFEA" w14:textId="20A9F973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Rujukan utama</w:t>
            </w:r>
          </w:p>
        </w:tc>
        <w:tc>
          <w:tcPr>
            <w:tcW w:w="4953" w:type="dxa"/>
          </w:tcPr>
          <w:p w14:paraId="18D46CBB" w14:textId="33D37A6F" w:rsidR="00B73721" w:rsidRPr="00506302" w:rsidRDefault="00B73721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Draft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RJPP PT KINRA 2026–2030 (Juni 2026); COBIT 2019; ITIL 4; TOGAF; ISO/IEC 27001; ISO 22301; NIST CSF 2.0; ISO 31000; DAMA-DMBOK; APQC PCF</w:t>
            </w:r>
          </w:p>
        </w:tc>
      </w:tr>
      <w:tr w:rsidR="00B73721" w:rsidRPr="00B73721" w14:paraId="78DA92C2" w14:textId="77777777" w:rsidTr="00B73721">
        <w:tc>
          <w:tcPr>
            <w:tcW w:w="4952" w:type="dxa"/>
          </w:tcPr>
          <w:p w14:paraId="6DC54D94" w14:textId="530CBD01" w:rsidR="00B73721" w:rsidRPr="00506302" w:rsidRDefault="00B73721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Konvensi label</w:t>
            </w:r>
          </w:p>
        </w:tc>
        <w:tc>
          <w:tcPr>
            <w:tcW w:w="4953" w:type="dxa"/>
          </w:tcPr>
          <w:p w14:paraId="453E0F37" w14:textId="2ABBB08C" w:rsidR="00B73721" w:rsidRPr="00506302" w:rsidRDefault="00B73721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[F] </w:t>
            </w: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Fact/confirmed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(termasuk </w:t>
            </w: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data Draft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RJPP, dengan rujukan halaman) · [H] </w:t>
            </w: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Hypothesis/initial assumption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· [TBD] </w:t>
            </w: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To be validated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· [REC] </w:t>
            </w:r>
            <w:r w:rsidRPr="00715218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Recommendation</w:t>
            </w:r>
          </w:p>
        </w:tc>
      </w:tr>
      <w:tr w:rsidR="009A3285" w:rsidRPr="00B73721" w14:paraId="0F4A57CA" w14:textId="77777777" w:rsidTr="00B73721">
        <w:tc>
          <w:tcPr>
            <w:tcW w:w="4952" w:type="dxa"/>
          </w:tcPr>
          <w:p w14:paraId="4BC8744B" w14:textId="32169C8D" w:rsidR="009A3285" w:rsidRPr="00506302" w:rsidRDefault="009A3285" w:rsidP="00B73721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Klasifikasi</w:t>
            </w:r>
          </w:p>
        </w:tc>
        <w:tc>
          <w:tcPr>
            <w:tcW w:w="4953" w:type="dxa"/>
          </w:tcPr>
          <w:p w14:paraId="642234A4" w14:textId="2880A198" w:rsidR="009A3285" w:rsidRPr="00506302" w:rsidRDefault="009A3285" w:rsidP="00B73721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Rahasia – Internal KINRA. Distribusi terbatas kepada Direksi, Dewan Komisaris, SEVP dan pemilik inisiatif.</w:t>
            </w:r>
          </w:p>
        </w:tc>
      </w:tr>
    </w:tbl>
    <w:p w14:paraId="09E5F4F9" w14:textId="77777777" w:rsidR="00B73721" w:rsidRPr="00B73721" w:rsidRDefault="00B73721" w:rsidP="00B73721">
      <w:pPr>
        <w:rPr>
          <w:sz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5"/>
      </w:tblGrid>
      <w:tr w:rsidR="00B73721" w14:paraId="181DD0DF" w14:textId="77777777" w:rsidTr="00B73721">
        <w:tc>
          <w:tcPr>
            <w:tcW w:w="9905" w:type="dxa"/>
            <w:shd w:val="clear" w:color="EAF1FB" w:fill="EAF1FB"/>
          </w:tcPr>
          <w:p w14:paraId="2EB2B02F" w14:textId="5FDE4938" w:rsidR="00B73721" w:rsidRPr="00506302" w:rsidRDefault="00B73721" w:rsidP="00B73721">
            <w:pPr>
              <w:rPr>
                <w:color w:val="000000"/>
                <w:sz w:val="20"/>
              </w:rPr>
            </w:pPr>
            <w:r w:rsidRPr="00506302">
              <w:rPr>
                <w:b/>
                <w:color w:val="17365D"/>
                <w:sz w:val="20"/>
              </w:rPr>
              <w:t xml:space="preserve">Cara membaca dokumen ini.  </w:t>
            </w:r>
            <w:r w:rsidRPr="00506302">
              <w:rPr>
                <w:color w:val="000000"/>
                <w:sz w:val="20"/>
              </w:rPr>
              <w:t xml:space="preserve">Kondisi awal TI KINRA belum didiagnosis secara formal. Karena itu seluruh </w:t>
            </w:r>
            <w:r w:rsidRPr="00715218">
              <w:rPr>
                <w:i/>
                <w:color w:val="000000"/>
                <w:sz w:val="20"/>
              </w:rPr>
              <w:t>baseline</w:t>
            </w:r>
            <w:r w:rsidRPr="00506302">
              <w:rPr>
                <w:color w:val="000000"/>
                <w:sz w:val="20"/>
              </w:rPr>
              <w:t xml:space="preserve"> ditandai [H] dan dilengkapi data yang dibutuhkan, metode validasi, serta implikasinya. Target dan investasi bersifat indikatif [TBD] sampai diagnostic selesai dan RJPP final disahkan.</w:t>
            </w:r>
          </w:p>
        </w:tc>
      </w:tr>
    </w:tbl>
    <w:p w14:paraId="24A2201D" w14:textId="77777777" w:rsidR="009A3285" w:rsidRDefault="009A3285" w:rsidP="00B73721">
      <w:pPr>
        <w:rPr>
          <w:sz w:val="8"/>
        </w:rPr>
      </w:pPr>
    </w:p>
    <w:p w14:paraId="57D79683" w14:textId="77777777" w:rsidR="009A3285" w:rsidRPr="006F7F48" w:rsidRDefault="009A3285" w:rsidP="00640BA1">
      <w:pPr>
        <w:jc w:val="both"/>
        <w:rPr>
          <w:b/>
          <w:color w:val="17365D"/>
        </w:rPr>
      </w:pPr>
      <w:r w:rsidRPr="006F7F48">
        <w:rPr>
          <w:b/>
          <w:color w:val="17365D"/>
        </w:rPr>
        <w:t>Riwayat revisi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2384"/>
        <w:gridCol w:w="2408"/>
        <w:gridCol w:w="2401"/>
      </w:tblGrid>
      <w:tr w:rsidR="009A3285" w:rsidRPr="009A3285" w14:paraId="080971DD" w14:textId="77777777" w:rsidTr="009A3285">
        <w:tc>
          <w:tcPr>
            <w:tcW w:w="2476" w:type="dxa"/>
            <w:shd w:val="clear" w:color="17365D" w:fill="17365D"/>
          </w:tcPr>
          <w:p w14:paraId="137BD54A" w14:textId="7F42AE01" w:rsidR="009A3285" w:rsidRPr="00506302" w:rsidRDefault="009A3285" w:rsidP="009A3285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w="2476" w:type="dxa"/>
            <w:shd w:val="clear" w:color="17365D" w:fill="17365D"/>
          </w:tcPr>
          <w:p w14:paraId="10B23CD2" w14:textId="3C1A5214" w:rsidR="009A3285" w:rsidRPr="00506302" w:rsidRDefault="009A3285" w:rsidP="009A3285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w="2476" w:type="dxa"/>
            <w:shd w:val="clear" w:color="17365D" w:fill="17365D"/>
          </w:tcPr>
          <w:p w14:paraId="20D40777" w14:textId="58CB8A87" w:rsidR="009A3285" w:rsidRPr="00506302" w:rsidRDefault="009A3285" w:rsidP="009A3285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Uraian perubahan</w:t>
            </w:r>
          </w:p>
        </w:tc>
        <w:tc>
          <w:tcPr>
            <w:tcW w:w="2477" w:type="dxa"/>
            <w:shd w:val="clear" w:color="17365D" w:fill="17365D"/>
          </w:tcPr>
          <w:p w14:paraId="012F20C9" w14:textId="138E3EE7" w:rsidR="009A3285" w:rsidRPr="00506302" w:rsidRDefault="009A3285" w:rsidP="009A3285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Penyusun</w:t>
            </w:r>
          </w:p>
        </w:tc>
      </w:tr>
      <w:tr w:rsidR="009A3285" w:rsidRPr="009A3285" w14:paraId="225F1700" w14:textId="77777777" w:rsidTr="009A3285">
        <w:tc>
          <w:tcPr>
            <w:tcW w:w="2476" w:type="dxa"/>
          </w:tcPr>
          <w:p w14:paraId="6D61D4E8" w14:textId="530FDFEF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0.1</w:t>
            </w:r>
          </w:p>
        </w:tc>
        <w:tc>
          <w:tcPr>
            <w:tcW w:w="2476" w:type="dxa"/>
          </w:tcPr>
          <w:p w14:paraId="5D31BD05" w14:textId="230EC09F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Oktober 2026</w:t>
            </w:r>
          </w:p>
        </w:tc>
        <w:tc>
          <w:tcPr>
            <w:tcW w:w="2476" w:type="dxa"/>
          </w:tcPr>
          <w:p w14:paraId="582D4281" w14:textId="080063B7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Draft</w:t>
            </w:r>
            <w:r w:rsidRPr="00506302">
              <w:rPr>
                <w:color w:val="000000"/>
                <w:sz w:val="18"/>
              </w:rPr>
              <w:t xml:space="preserve"> awal RSTI 2027–2031</w:t>
            </w:r>
          </w:p>
        </w:tc>
        <w:tc>
          <w:tcPr>
            <w:tcW w:w="2477" w:type="dxa"/>
          </w:tcPr>
          <w:p w14:paraId="5B5D38F6" w14:textId="2C3D1550" w:rsidR="009A3285" w:rsidRPr="00506302" w:rsidRDefault="001339F5" w:rsidP="009A3285">
            <w:pPr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Bagian Manajemen Risiko &amp; TI</w:t>
            </w:r>
          </w:p>
        </w:tc>
      </w:tr>
      <w:tr w:rsidR="009A3285" w:rsidRPr="009A3285" w14:paraId="33192358" w14:textId="77777777" w:rsidTr="009A3285">
        <w:tc>
          <w:tcPr>
            <w:tcW w:w="2476" w:type="dxa"/>
          </w:tcPr>
          <w:p w14:paraId="3502287A" w14:textId="5AACB338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0.2</w:t>
            </w:r>
          </w:p>
        </w:tc>
        <w:tc>
          <w:tcPr>
            <w:tcW w:w="2476" w:type="dxa"/>
          </w:tcPr>
          <w:p w14:paraId="2ED7A31E" w14:textId="2E6454D8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Oktober 2026</w:t>
            </w:r>
          </w:p>
        </w:tc>
        <w:tc>
          <w:tcPr>
            <w:tcW w:w="2476" w:type="dxa"/>
          </w:tcPr>
          <w:p w14:paraId="219984BA" w14:textId="5A17B2B7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Penyelarasan dengan </w:t>
            </w:r>
            <w:r w:rsidRPr="00715218">
              <w:rPr>
                <w:i/>
                <w:color w:val="000000"/>
                <w:sz w:val="18"/>
              </w:rPr>
              <w:t>Draft</w:t>
            </w:r>
            <w:r w:rsidRPr="00506302">
              <w:rPr>
                <w:color w:val="000000"/>
                <w:sz w:val="18"/>
              </w:rPr>
              <w:t xml:space="preserve"> RJPP 2026–2030</w:t>
            </w:r>
          </w:p>
        </w:tc>
        <w:tc>
          <w:tcPr>
            <w:tcW w:w="2477" w:type="dxa"/>
          </w:tcPr>
          <w:p w14:paraId="19858A58" w14:textId="21A95384" w:rsidR="009A3285" w:rsidRPr="00506302" w:rsidRDefault="001339F5" w:rsidP="009A3285">
            <w:pPr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Bagian Manajemen Risiko &amp; TI</w:t>
            </w:r>
          </w:p>
        </w:tc>
      </w:tr>
      <w:tr w:rsidR="009A3285" w:rsidRPr="009A3285" w14:paraId="0863FF38" w14:textId="77777777" w:rsidTr="009A3285">
        <w:tc>
          <w:tcPr>
            <w:tcW w:w="2476" w:type="dxa"/>
          </w:tcPr>
          <w:p w14:paraId="666DA47C" w14:textId="7F39C7E5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1.0</w:t>
            </w:r>
          </w:p>
        </w:tc>
        <w:tc>
          <w:tcPr>
            <w:tcW w:w="2476" w:type="dxa"/>
          </w:tcPr>
          <w:p w14:paraId="174C07C2" w14:textId="66B68730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Oktober 2026</w:t>
            </w:r>
          </w:p>
        </w:tc>
        <w:tc>
          <w:tcPr>
            <w:tcW w:w="2476" w:type="dxa"/>
          </w:tcPr>
          <w:p w14:paraId="5AD267BB" w14:textId="036D24F7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Penyusunan ulang penuh sebagai </w:t>
            </w:r>
            <w:r w:rsidRPr="00715218">
              <w:rPr>
                <w:i/>
                <w:color w:val="000000"/>
                <w:sz w:val="18"/>
              </w:rPr>
              <w:t>business-led technology strategy</w:t>
            </w:r>
            <w:r w:rsidRPr="00506302">
              <w:rPr>
                <w:color w:val="000000"/>
                <w:sz w:val="18"/>
              </w:rPr>
              <w:t xml:space="preserve">; revisi </w:t>
            </w:r>
            <w:r w:rsidRPr="00715218">
              <w:rPr>
                <w:i/>
                <w:color w:val="000000"/>
                <w:sz w:val="18"/>
              </w:rPr>
              <w:t>capability assessment</w:t>
            </w:r>
            <w:r w:rsidRPr="00506302">
              <w:rPr>
                <w:color w:val="000000"/>
                <w:sz w:val="18"/>
              </w:rPr>
              <w:t xml:space="preserve"> sesuai COBIT 2019; audit penulisan</w:t>
            </w:r>
          </w:p>
        </w:tc>
        <w:tc>
          <w:tcPr>
            <w:tcW w:w="2477" w:type="dxa"/>
          </w:tcPr>
          <w:p w14:paraId="54E24AFF" w14:textId="27B26D1F" w:rsidR="009A3285" w:rsidRPr="00506302" w:rsidRDefault="001339F5" w:rsidP="009A3285">
            <w:pPr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Bagian Manajemen Risiko &amp; TI</w:t>
            </w:r>
          </w:p>
        </w:tc>
      </w:tr>
    </w:tbl>
    <w:p w14:paraId="065A0375" w14:textId="77777777" w:rsidR="009A3285" w:rsidRPr="006F7F48" w:rsidRDefault="009A3285" w:rsidP="009A3285"/>
    <w:p w14:paraId="1F409F74" w14:textId="77777777" w:rsidR="009A3285" w:rsidRPr="006F7F48" w:rsidRDefault="009A3285" w:rsidP="00640BA1">
      <w:pPr>
        <w:jc w:val="both"/>
        <w:rPr>
          <w:b/>
          <w:color w:val="17365D"/>
        </w:rPr>
      </w:pPr>
      <w:r w:rsidRPr="006F7F48">
        <w:rPr>
          <w:b/>
          <w:color w:val="17365D"/>
        </w:rPr>
        <w:t>Persetujuan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402"/>
        <w:gridCol w:w="2383"/>
        <w:gridCol w:w="2388"/>
      </w:tblGrid>
      <w:tr w:rsidR="009A3285" w:rsidRPr="009A3285" w14:paraId="3F734193" w14:textId="77777777" w:rsidTr="009A3285">
        <w:tc>
          <w:tcPr>
            <w:tcW w:w="2476" w:type="dxa"/>
            <w:shd w:val="clear" w:color="17365D" w:fill="17365D"/>
          </w:tcPr>
          <w:p w14:paraId="5026F497" w14:textId="7844A17C" w:rsidR="009A3285" w:rsidRPr="00506302" w:rsidRDefault="009A3285" w:rsidP="009A3285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w="2476" w:type="dxa"/>
            <w:shd w:val="clear" w:color="17365D" w:fill="17365D"/>
          </w:tcPr>
          <w:p w14:paraId="018224FE" w14:textId="7BF416D2" w:rsidR="009A3285" w:rsidRPr="00506302" w:rsidRDefault="009A3285" w:rsidP="009A3285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Nama / jabatan</w:t>
            </w:r>
          </w:p>
        </w:tc>
        <w:tc>
          <w:tcPr>
            <w:tcW w:w="2476" w:type="dxa"/>
            <w:shd w:val="clear" w:color="17365D" w:fill="17365D"/>
          </w:tcPr>
          <w:p w14:paraId="78D1D978" w14:textId="5E1C61F6" w:rsidR="009A3285" w:rsidRPr="00506302" w:rsidRDefault="009A3285" w:rsidP="009A3285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Tanda tangan</w:t>
            </w:r>
          </w:p>
        </w:tc>
        <w:tc>
          <w:tcPr>
            <w:tcW w:w="2477" w:type="dxa"/>
            <w:shd w:val="clear" w:color="17365D" w:fill="17365D"/>
          </w:tcPr>
          <w:p w14:paraId="2590CF73" w14:textId="01E6F4F6" w:rsidR="009A3285" w:rsidRPr="00506302" w:rsidRDefault="009A3285" w:rsidP="009A3285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Tanggal</w:t>
            </w:r>
          </w:p>
        </w:tc>
      </w:tr>
      <w:tr w:rsidR="009A3285" w:rsidRPr="009A3285" w14:paraId="2841A613" w14:textId="77777777" w:rsidTr="009A3285">
        <w:tc>
          <w:tcPr>
            <w:tcW w:w="2476" w:type="dxa"/>
          </w:tcPr>
          <w:p w14:paraId="43A7733A" w14:textId="145025A3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Disusun oleh</w:t>
            </w:r>
          </w:p>
        </w:tc>
        <w:tc>
          <w:tcPr>
            <w:tcW w:w="2476" w:type="dxa"/>
          </w:tcPr>
          <w:p w14:paraId="09FC5536" w14:textId="520054FE" w:rsidR="009A3285" w:rsidRPr="00506302" w:rsidRDefault="008451A7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Kepala Bagian Manajemen Risiko dan TI</w:t>
            </w:r>
          </w:p>
        </w:tc>
        <w:tc>
          <w:tcPr>
            <w:tcW w:w="2476" w:type="dxa"/>
          </w:tcPr>
          <w:p w14:paraId="305DA3A1" w14:textId="77777777" w:rsidR="009A3285" w:rsidRPr="00506302" w:rsidRDefault="009A3285" w:rsidP="009A3285">
            <w:pPr>
              <w:rPr>
                <w:color w:val="000000"/>
                <w:sz w:val="18"/>
              </w:rPr>
            </w:pPr>
          </w:p>
        </w:tc>
        <w:tc>
          <w:tcPr>
            <w:tcW w:w="2477" w:type="dxa"/>
          </w:tcPr>
          <w:p w14:paraId="135B1502" w14:textId="77777777" w:rsidR="009A3285" w:rsidRPr="00506302" w:rsidRDefault="009A3285" w:rsidP="009A3285">
            <w:pPr>
              <w:rPr>
                <w:color w:val="000000"/>
                <w:sz w:val="18"/>
              </w:rPr>
            </w:pPr>
          </w:p>
        </w:tc>
      </w:tr>
      <w:tr w:rsidR="009A3285" w:rsidRPr="009A3285" w14:paraId="7BCF5F10" w14:textId="77777777" w:rsidTr="009A3285">
        <w:tc>
          <w:tcPr>
            <w:tcW w:w="2476" w:type="dxa"/>
          </w:tcPr>
          <w:p w14:paraId="798CF127" w14:textId="3323A1AB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Diperiksa oleh</w:t>
            </w:r>
          </w:p>
        </w:tc>
        <w:tc>
          <w:tcPr>
            <w:tcW w:w="2476" w:type="dxa"/>
          </w:tcPr>
          <w:p w14:paraId="2F0C6599" w14:textId="78FDE2F3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SEVP </w:t>
            </w:r>
            <w:r w:rsidRPr="00715218">
              <w:rPr>
                <w:i/>
                <w:color w:val="000000"/>
                <w:sz w:val="18"/>
              </w:rPr>
              <w:t>Business Support</w:t>
            </w:r>
          </w:p>
        </w:tc>
        <w:tc>
          <w:tcPr>
            <w:tcW w:w="2476" w:type="dxa"/>
          </w:tcPr>
          <w:p w14:paraId="09A25ECD" w14:textId="77777777" w:rsidR="009A3285" w:rsidRPr="00506302" w:rsidRDefault="009A3285" w:rsidP="009A3285">
            <w:pPr>
              <w:rPr>
                <w:color w:val="000000"/>
                <w:sz w:val="18"/>
              </w:rPr>
            </w:pPr>
          </w:p>
        </w:tc>
        <w:tc>
          <w:tcPr>
            <w:tcW w:w="2477" w:type="dxa"/>
          </w:tcPr>
          <w:p w14:paraId="351B8523" w14:textId="77777777" w:rsidR="009A3285" w:rsidRPr="00506302" w:rsidRDefault="009A3285" w:rsidP="009A3285">
            <w:pPr>
              <w:rPr>
                <w:color w:val="000000"/>
                <w:sz w:val="18"/>
              </w:rPr>
            </w:pPr>
          </w:p>
        </w:tc>
      </w:tr>
      <w:tr w:rsidR="009A3285" w:rsidRPr="009A3285" w14:paraId="027C5E91" w14:textId="77777777" w:rsidTr="009A3285">
        <w:tc>
          <w:tcPr>
            <w:tcW w:w="2476" w:type="dxa"/>
          </w:tcPr>
          <w:p w14:paraId="5D7ED05D" w14:textId="3EF88F92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Disetujui oleh</w:t>
            </w:r>
          </w:p>
        </w:tc>
        <w:tc>
          <w:tcPr>
            <w:tcW w:w="2476" w:type="dxa"/>
          </w:tcPr>
          <w:p w14:paraId="650C5AAC" w14:textId="60A8A14A" w:rsidR="009A3285" w:rsidRPr="00506302" w:rsidRDefault="009A3285" w:rsidP="009A3285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Direktur PT KINRA</w:t>
            </w:r>
          </w:p>
        </w:tc>
        <w:tc>
          <w:tcPr>
            <w:tcW w:w="2476" w:type="dxa"/>
          </w:tcPr>
          <w:p w14:paraId="25FF5EFD" w14:textId="77777777" w:rsidR="009A3285" w:rsidRPr="00506302" w:rsidRDefault="009A3285" w:rsidP="009A3285">
            <w:pPr>
              <w:rPr>
                <w:color w:val="000000"/>
                <w:sz w:val="18"/>
              </w:rPr>
            </w:pPr>
          </w:p>
        </w:tc>
        <w:tc>
          <w:tcPr>
            <w:tcW w:w="2477" w:type="dxa"/>
          </w:tcPr>
          <w:p w14:paraId="50EBD5F8" w14:textId="77777777" w:rsidR="009A3285" w:rsidRPr="00506302" w:rsidRDefault="009A3285" w:rsidP="009A3285">
            <w:pPr>
              <w:rPr>
                <w:color w:val="000000"/>
                <w:sz w:val="18"/>
              </w:rPr>
            </w:pPr>
          </w:p>
        </w:tc>
      </w:tr>
    </w:tbl>
    <w:p w14:paraId="619ADA43" w14:textId="7FCF8830" w:rsidR="00B73721" w:rsidRDefault="00B73721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C37825F" w14:textId="78918326" w:rsidR="00B73721" w:rsidRPr="006F7F48" w:rsidRDefault="00B73721" w:rsidP="00B73721">
      <w:pPr>
        <w:pStyle w:val="Heading1"/>
      </w:pPr>
      <w:bookmarkStart w:id="1" w:name="_Toc242450615"/>
      <w:r w:rsidRPr="006F7F48">
        <w:lastRenderedPageBreak/>
        <w:t>RINGKASAN EKSEKUTIF</w:t>
      </w:r>
      <w:bookmarkEnd w:id="1"/>
    </w:p>
    <w:p w14:paraId="0BE4675B" w14:textId="748D06A6" w:rsidR="00B73721" w:rsidRPr="006F7F48" w:rsidRDefault="00B73721" w:rsidP="00640BA1">
      <w:pPr>
        <w:jc w:val="both"/>
        <w:rPr>
          <w:color w:val="000000"/>
        </w:rPr>
      </w:pPr>
      <w:r w:rsidRPr="00715218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RJPP 2026–2030 menempatkan KINRA pada lintasan pertumbuhan agresif menuju </w:t>
      </w:r>
      <w:r w:rsidRPr="00715218">
        <w:rPr>
          <w:i/>
          <w:color w:val="000000"/>
        </w:rPr>
        <w:t>Green Industrial Cluster</w:t>
      </w:r>
      <w:r w:rsidRPr="006F7F48">
        <w:rPr>
          <w:color w:val="000000"/>
        </w:rPr>
        <w:t xml:space="preserve"> [F]. Pertumbuhan itu dikirim melalui layanan—lahan, utilitas, layanan </w:t>
      </w:r>
      <w:r w:rsidRPr="00715218">
        <w:rPr>
          <w:i/>
          <w:color w:val="000000"/>
        </w:rPr>
        <w:t>tenant</w:t>
      </w:r>
      <w:r w:rsidRPr="006F7F48">
        <w:rPr>
          <w:color w:val="000000"/>
        </w:rPr>
        <w:t xml:space="preserve"> dan bisnis baru—yang saat ini diduga masih ditopang proses manual dan sistem yang terfragmentasi [H].</w:t>
      </w:r>
    </w:p>
    <w:p w14:paraId="2D0BD3DC" w14:textId="4C9A1162" w:rsidR="00B73721" w:rsidRPr="006F7F48" w:rsidRDefault="00B73721" w:rsidP="00640BA1">
      <w:pPr>
        <w:jc w:val="both"/>
        <w:rPr>
          <w:color w:val="000000"/>
        </w:rPr>
      </w:pPr>
      <w:r w:rsidRPr="00715218">
        <w:rPr>
          <w:b/>
          <w:i/>
          <w:color w:val="1F4E78"/>
        </w:rPr>
        <w:t>Why it matters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Tanpa fondasi TI, setiap </w:t>
      </w:r>
      <w:r w:rsidRPr="00715218">
        <w:rPr>
          <w:i/>
          <w:color w:val="000000"/>
        </w:rPr>
        <w:t>tenant</w:t>
      </w:r>
      <w:r w:rsidRPr="006F7F48">
        <w:rPr>
          <w:color w:val="000000"/>
        </w:rPr>
        <w:t xml:space="preserve"> baru menambah beban kerja manual, memperbesar risiko kebocoran pendapatan pada </w:t>
      </w:r>
      <w:r w:rsidRPr="00715218">
        <w:rPr>
          <w:i/>
          <w:color w:val="000000"/>
        </w:rPr>
        <w:t>billing</w:t>
      </w:r>
      <w:r w:rsidRPr="006F7F48">
        <w:rPr>
          <w:color w:val="000000"/>
        </w:rPr>
        <w:t xml:space="preserve"> utilitas, dan memperluas eksposur siber pada sistem operasional kawasan. TI akan menjadi penghambat pertumbuhan, bukan pengungkitnya.</w:t>
      </w:r>
    </w:p>
    <w:p w14:paraId="1EEFE818" w14:textId="5D03E74A" w:rsidR="00B73721" w:rsidRPr="006F7F48" w:rsidRDefault="00B73721" w:rsidP="00640BA1">
      <w:pPr>
        <w:jc w:val="both"/>
        <w:rPr>
          <w:color w:val="000000"/>
        </w:rPr>
      </w:pPr>
      <w:proofErr w:type="gramStart"/>
      <w:r w:rsidRPr="00715218">
        <w:rPr>
          <w:b/>
          <w:i/>
          <w:color w:val="1F4E78"/>
        </w:rPr>
        <w:t>So</w:t>
      </w:r>
      <w:proofErr w:type="gramEnd"/>
      <w:r w:rsidRPr="00715218">
        <w:rPr>
          <w:b/>
          <w:i/>
          <w:color w:val="1F4E78"/>
        </w:rPr>
        <w:t xml:space="preserve"> 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>KINRA perlu memperlakukan TI sebagai platform layanan kawasan—</w:t>
      </w:r>
      <w:r w:rsidRPr="00715218">
        <w:rPr>
          <w:i/>
          <w:color w:val="000000"/>
        </w:rPr>
        <w:t>Industrial Estate Infrastructure &amp; Services Platform</w:t>
      </w:r>
      <w:r w:rsidRPr="006F7F48">
        <w:rPr>
          <w:color w:val="000000"/>
        </w:rPr>
        <w:t xml:space="preserve">—bukan fungsi </w:t>
      </w:r>
      <w:r w:rsidRPr="00715218">
        <w:rPr>
          <w:i/>
          <w:color w:val="000000"/>
        </w:rPr>
        <w:t>back-office</w:t>
      </w:r>
      <w:r w:rsidRPr="006F7F48">
        <w:rPr>
          <w:color w:val="000000"/>
        </w:rPr>
        <w:t xml:space="preserve">. Setiap investasi TI harus dapat ditelusuri ke tujuan bisnis RJPP dan diukur dari </w:t>
      </w:r>
      <w:r w:rsidRPr="00715218">
        <w:rPr>
          <w:i/>
          <w:color w:val="000000"/>
        </w:rPr>
        <w:t>outcome</w:t>
      </w:r>
      <w:r w:rsidRPr="006F7F48">
        <w:rPr>
          <w:color w:val="000000"/>
        </w:rPr>
        <w:t>-nya.</w:t>
      </w:r>
    </w:p>
    <w:p w14:paraId="465D741E" w14:textId="4B5C896C" w:rsidR="00B73721" w:rsidRPr="006F7F48" w:rsidRDefault="00B73721" w:rsidP="00640BA1">
      <w:pPr>
        <w:jc w:val="both"/>
        <w:rPr>
          <w:color w:val="000000"/>
        </w:rPr>
      </w:pPr>
      <w:r w:rsidRPr="00715218">
        <w:rPr>
          <w:b/>
          <w:i/>
          <w:color w:val="1F4E78"/>
        </w:rPr>
        <w:t>Now 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>RSTI menetapkan arah, prioritas, model operasi dan urutan eksekusi. Tabel berikut adalah rumah tunggal angka-angka kunci di lapisan eksekutif.</w:t>
      </w:r>
    </w:p>
    <w:p w14:paraId="758F08AE" w14:textId="77777777" w:rsidR="00B73721" w:rsidRDefault="00B73721" w:rsidP="00640BA1">
      <w:pPr>
        <w:spacing w:before="160" w:after="60"/>
        <w:jc w:val="both"/>
        <w:rPr>
          <w:b/>
          <w:color w:val="1F4E78"/>
          <w:sz w:val="18"/>
        </w:rPr>
      </w:pPr>
      <w:r w:rsidRPr="00715218">
        <w:rPr>
          <w:b/>
          <w:i/>
          <w:color w:val="1F4E78"/>
          <w:sz w:val="18"/>
        </w:rPr>
        <w:t>Exhibit</w:t>
      </w:r>
      <w:r w:rsidRPr="00B73721">
        <w:rPr>
          <w:b/>
          <w:color w:val="1F4E78"/>
          <w:sz w:val="18"/>
        </w:rPr>
        <w:t xml:space="preserve"> 1 — RSTI 2026–2030 </w:t>
      </w:r>
      <w:proofErr w:type="gramStart"/>
      <w:r w:rsidRPr="00B73721">
        <w:rPr>
          <w:b/>
          <w:color w:val="1F4E78"/>
          <w:sz w:val="18"/>
        </w:rPr>
        <w:t xml:space="preserve">at a </w:t>
      </w:r>
      <w:r w:rsidRPr="00715218">
        <w:rPr>
          <w:b/>
          <w:i/>
          <w:color w:val="1F4E78"/>
          <w:sz w:val="18"/>
        </w:rPr>
        <w:t>glance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330"/>
      </w:tblGrid>
      <w:tr w:rsidR="00B73721" w:rsidRPr="00B73721" w14:paraId="0D11DDCB" w14:textId="77777777" w:rsidTr="00895100">
        <w:trPr>
          <w:tblHeader/>
        </w:trPr>
        <w:tc>
          <w:tcPr>
            <w:tcW w:w="2235" w:type="dxa"/>
            <w:shd w:val="clear" w:color="17365D" w:fill="17365D"/>
          </w:tcPr>
          <w:p w14:paraId="1CABF541" w14:textId="6EEC36AE" w:rsidR="00B73721" w:rsidRPr="00506302" w:rsidRDefault="00B7372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7330" w:type="dxa"/>
            <w:shd w:val="clear" w:color="17365D" w:fill="17365D"/>
          </w:tcPr>
          <w:p w14:paraId="0BEC8E0A" w14:textId="76FA93E3" w:rsidR="00B73721" w:rsidRPr="00506302" w:rsidRDefault="00B7372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Arah strategis RSTI 2026–2030</w:t>
            </w:r>
          </w:p>
        </w:tc>
      </w:tr>
      <w:tr w:rsidR="00B73721" w:rsidRPr="00B73721" w14:paraId="1CFE811D" w14:textId="77777777" w:rsidTr="00895100">
        <w:tc>
          <w:tcPr>
            <w:tcW w:w="2235" w:type="dxa"/>
          </w:tcPr>
          <w:p w14:paraId="01766527" w14:textId="06087436" w:rsidR="00B73721" w:rsidRPr="00506302" w:rsidRDefault="00B7372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Ambisi 2030</w:t>
            </w:r>
          </w:p>
        </w:tc>
        <w:tc>
          <w:tcPr>
            <w:tcW w:w="7330" w:type="dxa"/>
          </w:tcPr>
          <w:p w14:paraId="361349AF" w14:textId="0D5F0221" w:rsidR="00B73721" w:rsidRPr="00506302" w:rsidRDefault="00B7372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Layanan inti kawasan—investor, </w:t>
            </w:r>
            <w:r w:rsidRPr="00715218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dan utilitas—berjalan di atas satu platform digital yang aman, terintegrasi dan berbasis data [REC]</w:t>
            </w:r>
          </w:p>
        </w:tc>
      </w:tr>
      <w:tr w:rsidR="00B73721" w:rsidRPr="00B73721" w14:paraId="4BF6DFE2" w14:textId="77777777" w:rsidTr="00895100">
        <w:tc>
          <w:tcPr>
            <w:tcW w:w="2235" w:type="dxa"/>
          </w:tcPr>
          <w:p w14:paraId="6AABFFDD" w14:textId="10E15C8C" w:rsidR="00B73721" w:rsidRPr="00506302" w:rsidRDefault="00B7372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Strategic themes</w:t>
            </w:r>
          </w:p>
        </w:tc>
        <w:tc>
          <w:tcPr>
            <w:tcW w:w="7330" w:type="dxa"/>
          </w:tcPr>
          <w:p w14:paraId="6383A251" w14:textId="30A80EF3" w:rsidR="00B73721" w:rsidRPr="00506302" w:rsidRDefault="00B7372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6 tema: </w:t>
            </w:r>
            <w:r w:rsidRPr="00715218">
              <w:rPr>
                <w:i/>
                <w:color w:val="000000"/>
                <w:sz w:val="18"/>
              </w:rPr>
              <w:t>Governance &amp; Service Excellence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715218">
              <w:rPr>
                <w:i/>
                <w:color w:val="000000"/>
                <w:sz w:val="18"/>
              </w:rPr>
              <w:t>Secure &amp; Resilient</w:t>
            </w:r>
            <w:r w:rsidRPr="00506302">
              <w:rPr>
                <w:color w:val="000000"/>
                <w:sz w:val="18"/>
              </w:rPr>
              <w:t xml:space="preserve"> </w:t>
            </w:r>
            <w:r w:rsidRPr="004F344A">
              <w:rPr>
                <w:i/>
                <w:color w:val="000000"/>
                <w:sz w:val="18"/>
              </w:rPr>
              <w:t>Foundation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715218">
              <w:rPr>
                <w:i/>
                <w:color w:val="000000"/>
                <w:sz w:val="18"/>
              </w:rPr>
              <w:t>Integrated Enterprise Platform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715218">
              <w:rPr>
                <w:i/>
                <w:color w:val="000000"/>
                <w:sz w:val="18"/>
              </w:rPr>
              <w:t>Investor &amp; Tenant Digital Platform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715218">
              <w:rPr>
                <w:i/>
                <w:color w:val="000000"/>
                <w:sz w:val="18"/>
              </w:rPr>
              <w:t>Smart &amp; Green Estate Operations</w:t>
            </w:r>
            <w:r w:rsidRPr="00506302">
              <w:rPr>
                <w:color w:val="000000"/>
                <w:sz w:val="18"/>
              </w:rPr>
              <w:t xml:space="preserve"> · Data, </w:t>
            </w:r>
            <w:r w:rsidRPr="00715218">
              <w:rPr>
                <w:i/>
                <w:color w:val="000000"/>
                <w:sz w:val="18"/>
              </w:rPr>
              <w:t>Analytics</w:t>
            </w:r>
            <w:r w:rsidRPr="00506302">
              <w:rPr>
                <w:color w:val="000000"/>
                <w:sz w:val="18"/>
              </w:rPr>
              <w:t xml:space="preserve"> &amp; AI</w:t>
            </w:r>
          </w:p>
        </w:tc>
      </w:tr>
      <w:tr w:rsidR="00B73721" w:rsidRPr="00B73721" w14:paraId="4280973F" w14:textId="77777777" w:rsidTr="00895100">
        <w:tc>
          <w:tcPr>
            <w:tcW w:w="2235" w:type="dxa"/>
          </w:tcPr>
          <w:p w14:paraId="58F7AE80" w14:textId="3A523A92" w:rsidR="00B73721" w:rsidRPr="00506302" w:rsidRDefault="00B7372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Fase eksekusi</w:t>
            </w:r>
          </w:p>
        </w:tc>
        <w:tc>
          <w:tcPr>
            <w:tcW w:w="7330" w:type="dxa"/>
          </w:tcPr>
          <w:p w14:paraId="30EE56B1" w14:textId="7F9DD903" w:rsidR="00B73721" w:rsidRPr="00506302" w:rsidRDefault="00B73721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rFonts w:hint="eastAsia"/>
                <w:i/>
                <w:color w:val="000000"/>
                <w:sz w:val="18"/>
              </w:rPr>
              <w:t>Mobilize</w:t>
            </w:r>
            <w:r w:rsidRPr="00506302">
              <w:rPr>
                <w:rFonts w:hint="eastAsia"/>
                <w:color w:val="000000"/>
                <w:sz w:val="18"/>
              </w:rPr>
              <w:t xml:space="preserve"> (H2 2026)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4F344A">
              <w:rPr>
                <w:rFonts w:hint="eastAsia"/>
                <w:i/>
                <w:color w:val="000000"/>
                <w:sz w:val="18"/>
              </w:rPr>
              <w:t>Foundation</w:t>
            </w:r>
            <w:r w:rsidRPr="00506302">
              <w:rPr>
                <w:rFonts w:hint="eastAsia"/>
                <w:color w:val="000000"/>
                <w:sz w:val="18"/>
              </w:rPr>
              <w:t xml:space="preserve"> (2027)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715218">
              <w:rPr>
                <w:rFonts w:hint="eastAsia"/>
                <w:i/>
                <w:color w:val="000000"/>
                <w:sz w:val="18"/>
              </w:rPr>
              <w:t>Integration</w:t>
            </w:r>
            <w:r w:rsidRPr="00506302">
              <w:rPr>
                <w:rFonts w:hint="eastAsia"/>
                <w:color w:val="000000"/>
                <w:sz w:val="18"/>
              </w:rPr>
              <w:t xml:space="preserve"> (2028)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4F344A">
              <w:rPr>
                <w:rFonts w:hint="eastAsia"/>
                <w:i/>
                <w:color w:val="000000"/>
                <w:sz w:val="18"/>
              </w:rPr>
              <w:t>Digitalization</w:t>
            </w:r>
            <w:r w:rsidRPr="00506302">
              <w:rPr>
                <w:rFonts w:hint="eastAsia"/>
                <w:color w:val="000000"/>
                <w:sz w:val="18"/>
              </w:rPr>
              <w:t xml:space="preserve"> (2029)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715218">
              <w:rPr>
                <w:rFonts w:hint="eastAsia"/>
                <w:i/>
                <w:color w:val="000000"/>
                <w:sz w:val="18"/>
              </w:rPr>
              <w:t>Intelligence</w:t>
            </w:r>
            <w:r w:rsidRPr="00506302">
              <w:rPr>
                <w:rFonts w:hint="eastAsia"/>
                <w:color w:val="000000"/>
                <w:sz w:val="18"/>
              </w:rPr>
              <w:t xml:space="preserve"> (2030)</w:t>
            </w:r>
          </w:p>
        </w:tc>
      </w:tr>
      <w:tr w:rsidR="00B73721" w:rsidRPr="00B73721" w14:paraId="767B9FA5" w14:textId="77777777" w:rsidTr="00895100">
        <w:tc>
          <w:tcPr>
            <w:tcW w:w="2235" w:type="dxa"/>
          </w:tcPr>
          <w:p w14:paraId="5A3728A6" w14:textId="659B5075" w:rsidR="00B73721" w:rsidRPr="00506302" w:rsidRDefault="00B7372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Portfolio</w:t>
            </w:r>
          </w:p>
        </w:tc>
        <w:tc>
          <w:tcPr>
            <w:tcW w:w="7330" w:type="dxa"/>
          </w:tcPr>
          <w:p w14:paraId="111F3D34" w14:textId="126A88D3" w:rsidR="00B73721" w:rsidRPr="00506302" w:rsidRDefault="00B7372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23 inisiatif; 9 berstatus P1 (</w:t>
            </w:r>
            <w:r w:rsidRPr="00715218">
              <w:rPr>
                <w:i/>
                <w:color w:val="000000"/>
                <w:sz w:val="18"/>
              </w:rPr>
              <w:t>Must Do</w:t>
            </w:r>
            <w:r w:rsidRPr="00506302">
              <w:rPr>
                <w:color w:val="000000"/>
                <w:sz w:val="18"/>
              </w:rPr>
              <w:t xml:space="preserve">): fondasi </w:t>
            </w:r>
            <w:r w:rsidRPr="00715218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 xml:space="preserve">, keamanan dan ketahanan, plus tiga </w:t>
            </w:r>
            <w:r w:rsidRPr="00715218">
              <w:rPr>
                <w:i/>
                <w:color w:val="000000"/>
                <w:sz w:val="18"/>
              </w:rPr>
              <w:t>value case</w:t>
            </w:r>
            <w:r w:rsidRPr="00506302">
              <w:rPr>
                <w:color w:val="000000"/>
                <w:sz w:val="18"/>
              </w:rPr>
              <w:t xml:space="preserve"> bisnis—</w:t>
            </w:r>
            <w:r w:rsidRPr="00715218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KEK, </w:t>
            </w:r>
            <w:r w:rsidRPr="00715218">
              <w:rPr>
                <w:i/>
                <w:color w:val="000000"/>
                <w:sz w:val="18"/>
              </w:rPr>
              <w:t>Tenant Portal</w:t>
            </w:r>
            <w:r w:rsidRPr="00506302">
              <w:rPr>
                <w:color w:val="000000"/>
                <w:sz w:val="18"/>
              </w:rPr>
              <w:t xml:space="preserve"> dan </w:t>
            </w:r>
            <w:r w:rsidRPr="00715218">
              <w:rPr>
                <w:i/>
                <w:color w:val="000000"/>
                <w:sz w:val="18"/>
              </w:rPr>
              <w:t>Meter-to-Cash</w:t>
            </w:r>
            <w:r w:rsidRPr="00506302">
              <w:rPr>
                <w:color w:val="000000"/>
                <w:sz w:val="18"/>
              </w:rPr>
              <w:t xml:space="preserve"> utilitas</w:t>
            </w:r>
          </w:p>
        </w:tc>
      </w:tr>
      <w:tr w:rsidR="00B73721" w:rsidRPr="00B73721" w14:paraId="48218B7F" w14:textId="77777777" w:rsidTr="00895100">
        <w:tc>
          <w:tcPr>
            <w:tcW w:w="2235" w:type="dxa"/>
          </w:tcPr>
          <w:p w14:paraId="7FA88023" w14:textId="1C0FC4D8" w:rsidR="00B73721" w:rsidRPr="00506302" w:rsidRDefault="00B7372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Target maturity</w:t>
            </w:r>
          </w:p>
        </w:tc>
        <w:tc>
          <w:tcPr>
            <w:tcW w:w="7330" w:type="dxa"/>
          </w:tcPr>
          <w:p w14:paraId="7E48C103" w14:textId="35C61274" w:rsidR="00B73721" w:rsidRPr="00506302" w:rsidRDefault="00B7372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Level 3 (</w:t>
            </w:r>
            <w:r w:rsidRPr="00715218">
              <w:rPr>
                <w:i/>
                <w:color w:val="000000"/>
                <w:sz w:val="18"/>
              </w:rPr>
              <w:t>Defined</w:t>
            </w:r>
            <w:r w:rsidRPr="00506302">
              <w:rPr>
                <w:color w:val="000000"/>
                <w:sz w:val="18"/>
              </w:rPr>
              <w:t>) COBIT 2019 pada domain inti di 2030</w:t>
            </w:r>
            <w:r w:rsidR="00016C37" w:rsidRPr="00506302">
              <w:rPr>
                <w:color w:val="000000"/>
                <w:sz w:val="18"/>
              </w:rPr>
              <w:t>;</w:t>
            </w:r>
            <w:r w:rsidRPr="00506302">
              <w:rPr>
                <w:color w:val="000000"/>
                <w:sz w:val="18"/>
              </w:rPr>
              <w:t xml:space="preserve"> </w:t>
            </w:r>
            <w:r w:rsidRPr="00715218">
              <w:rPr>
                <w:i/>
                <w:color w:val="000000"/>
                <w:sz w:val="18"/>
              </w:rPr>
              <w:t>baseline</w:t>
            </w:r>
            <w:r w:rsidRPr="00506302">
              <w:rPr>
                <w:color w:val="000000"/>
                <w:sz w:val="18"/>
              </w:rPr>
              <w:t xml:space="preserve"> </w:t>
            </w:r>
            <w:r w:rsidR="00836A95" w:rsidRPr="00506302">
              <w:rPr>
                <w:color w:val="000000"/>
                <w:sz w:val="18"/>
              </w:rPr>
              <w:t xml:space="preserve">ditetapkan melalui </w:t>
            </w:r>
            <w:r w:rsidR="00836A95" w:rsidRPr="00715218">
              <w:rPr>
                <w:i/>
                <w:color w:val="000000"/>
                <w:sz w:val="18"/>
              </w:rPr>
              <w:t>capability assessment</w:t>
            </w:r>
            <w:r w:rsidR="00836A95" w:rsidRPr="00506302">
              <w:rPr>
                <w:color w:val="000000"/>
                <w:sz w:val="18"/>
              </w:rPr>
              <w:t xml:space="preserve"> berbasis </w:t>
            </w:r>
            <w:r w:rsidR="00836A95" w:rsidRPr="00715218">
              <w:rPr>
                <w:i/>
                <w:color w:val="000000"/>
                <w:sz w:val="18"/>
              </w:rPr>
              <w:t>evidence</w:t>
            </w:r>
            <w:r w:rsidR="00836A95" w:rsidRPr="00506302">
              <w:rPr>
                <w:color w:val="000000"/>
                <w:sz w:val="18"/>
              </w:rPr>
              <w:t xml:space="preserve"> [TBD]</w:t>
            </w:r>
          </w:p>
        </w:tc>
      </w:tr>
      <w:tr w:rsidR="00B73721" w:rsidRPr="00B73721" w14:paraId="049301FC" w14:textId="77777777" w:rsidTr="00895100">
        <w:tc>
          <w:tcPr>
            <w:tcW w:w="2235" w:type="dxa"/>
          </w:tcPr>
          <w:p w14:paraId="49F16745" w14:textId="178C3427" w:rsidR="00B73721" w:rsidRPr="00506302" w:rsidRDefault="00B7372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Operating model</w:t>
            </w:r>
          </w:p>
        </w:tc>
        <w:tc>
          <w:tcPr>
            <w:tcW w:w="7330" w:type="dxa"/>
          </w:tcPr>
          <w:p w14:paraId="4D139DA1" w14:textId="1FD23BD9" w:rsidR="00B73721" w:rsidRPr="00506302" w:rsidRDefault="00B73721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Hybrid</w:t>
            </w:r>
            <w:r w:rsidRPr="00506302">
              <w:rPr>
                <w:color w:val="000000"/>
                <w:sz w:val="18"/>
              </w:rPr>
              <w:t xml:space="preserve">: TI memegang </w:t>
            </w:r>
            <w:r w:rsidRPr="00715218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architecture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security</w:t>
            </w:r>
            <w:r w:rsidRPr="00506302">
              <w:rPr>
                <w:color w:val="000000"/>
                <w:sz w:val="18"/>
              </w:rPr>
              <w:t xml:space="preserve"> dan </w:t>
            </w:r>
            <w:r w:rsidRPr="00715218">
              <w:rPr>
                <w:i/>
                <w:color w:val="000000"/>
                <w:sz w:val="18"/>
              </w:rPr>
              <w:t>vendor management</w:t>
            </w:r>
            <w:r w:rsidRPr="00506302">
              <w:rPr>
                <w:color w:val="000000"/>
                <w:sz w:val="18"/>
              </w:rPr>
              <w:t xml:space="preserve">; pemilik bisnis memegang </w:t>
            </w:r>
            <w:r w:rsidRPr="00715218">
              <w:rPr>
                <w:i/>
                <w:color w:val="000000"/>
                <w:sz w:val="18"/>
              </w:rPr>
              <w:t>benefit</w:t>
            </w:r>
            <w:r w:rsidRPr="00506302">
              <w:rPr>
                <w:color w:val="000000"/>
                <w:sz w:val="18"/>
              </w:rPr>
              <w:t xml:space="preserve">; </w:t>
            </w:r>
            <w:r w:rsidRPr="00715218">
              <w:rPr>
                <w:i/>
                <w:color w:val="000000"/>
                <w:sz w:val="18"/>
              </w:rPr>
              <w:t>delivery</w:t>
            </w:r>
            <w:r w:rsidRPr="00506302">
              <w:rPr>
                <w:color w:val="000000"/>
                <w:sz w:val="18"/>
              </w:rPr>
              <w:t xml:space="preserve"> melalui mitra terkelola</w:t>
            </w:r>
          </w:p>
        </w:tc>
      </w:tr>
      <w:tr w:rsidR="00B73721" w:rsidRPr="00B73721" w14:paraId="3A844897" w14:textId="77777777" w:rsidTr="00895100">
        <w:tc>
          <w:tcPr>
            <w:tcW w:w="2235" w:type="dxa"/>
          </w:tcPr>
          <w:p w14:paraId="16BFC185" w14:textId="7D86D867" w:rsidR="00B73721" w:rsidRPr="00506302" w:rsidRDefault="00B7372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Investasi</w:t>
            </w:r>
          </w:p>
        </w:tc>
        <w:tc>
          <w:tcPr>
            <w:tcW w:w="7330" w:type="dxa"/>
          </w:tcPr>
          <w:p w14:paraId="556FBBCB" w14:textId="3928E12D" w:rsidR="00B73721" w:rsidRPr="00506302" w:rsidRDefault="00B73721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Stage-gated</w:t>
            </w:r>
            <w:r w:rsidRPr="00506302">
              <w:rPr>
                <w:color w:val="000000"/>
                <w:sz w:val="18"/>
              </w:rPr>
              <w:t xml:space="preserve"> per tahun melalui RKAP; </w:t>
            </w:r>
            <w:r w:rsidRPr="00715218">
              <w:rPr>
                <w:i/>
                <w:color w:val="000000"/>
                <w:sz w:val="18"/>
              </w:rPr>
              <w:t>band</w:t>
            </w:r>
            <w:r w:rsidRPr="00506302">
              <w:rPr>
                <w:color w:val="000000"/>
                <w:sz w:val="18"/>
              </w:rPr>
              <w:t xml:space="preserve"> estimasi indikatif [TBD] (Bab 16); dua </w:t>
            </w:r>
            <w:r w:rsidRPr="00715218">
              <w:rPr>
                <w:i/>
                <w:color w:val="000000"/>
                <w:sz w:val="18"/>
              </w:rPr>
              <w:t>charter digital</w:t>
            </w:r>
            <w:r w:rsidRPr="00506302">
              <w:rPr>
                <w:color w:val="000000"/>
                <w:sz w:val="18"/>
              </w:rPr>
              <w:t xml:space="preserve"> RJPP sudah memiliki estimasi CAPEX [F]</w:t>
            </w:r>
          </w:p>
        </w:tc>
      </w:tr>
      <w:tr w:rsidR="00B73721" w:rsidRPr="00B73721" w14:paraId="141118AC" w14:textId="77777777" w:rsidTr="00895100">
        <w:tc>
          <w:tcPr>
            <w:tcW w:w="2235" w:type="dxa"/>
          </w:tcPr>
          <w:p w14:paraId="7FE1ADA1" w14:textId="70535BA1" w:rsidR="00B73721" w:rsidRPr="00506302" w:rsidRDefault="00B7372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Nilai yang dikejar</w:t>
            </w:r>
          </w:p>
        </w:tc>
        <w:tc>
          <w:tcPr>
            <w:tcW w:w="7330" w:type="dxa"/>
          </w:tcPr>
          <w:p w14:paraId="0FCF0575" w14:textId="48EF18FD" w:rsidR="00B73721" w:rsidRPr="00506302" w:rsidRDefault="00B73721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Revenue assurance</w:t>
            </w:r>
            <w:r w:rsidRPr="00506302">
              <w:rPr>
                <w:color w:val="000000"/>
                <w:sz w:val="18"/>
              </w:rPr>
              <w:t xml:space="preserve"> utilitas, pengalaman </w:t>
            </w:r>
            <w:r w:rsidRPr="00715218">
              <w:rPr>
                <w:i/>
                <w:color w:val="000000"/>
                <w:sz w:val="18"/>
              </w:rPr>
              <w:t>investor &amp; tenant</w:t>
            </w:r>
            <w:r w:rsidRPr="00506302">
              <w:rPr>
                <w:color w:val="000000"/>
                <w:sz w:val="18"/>
              </w:rPr>
              <w:t>, penurunan risiko siber/operasional, dan kecepatan keputusan manajemen</w:t>
            </w:r>
          </w:p>
        </w:tc>
      </w:tr>
    </w:tbl>
    <w:p w14:paraId="348E56FA" w14:textId="53AB849E" w:rsidR="00B73721" w:rsidRPr="006F7F48" w:rsidRDefault="00B73721" w:rsidP="00B73721">
      <w:pPr>
        <w:pStyle w:val="Heading2"/>
      </w:pPr>
      <w:bookmarkStart w:id="2" w:name="_Toc242450616"/>
      <w:r w:rsidRPr="006F7F48">
        <w:t>Lima pesan kunci untuk Direksi</w:t>
      </w:r>
      <w:bookmarkEnd w:id="2"/>
    </w:p>
    <w:p w14:paraId="3415E738" w14:textId="7490C70F" w:rsidR="00B73721" w:rsidRPr="006F7F48" w:rsidRDefault="00B73721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Fondasi sebelum aplikasi. </w:t>
      </w:r>
      <w:r w:rsidRPr="00715218">
        <w:rPr>
          <w:i/>
          <w:color w:val="000000"/>
        </w:rPr>
        <w:t>Governance</w:t>
      </w:r>
      <w:r w:rsidRPr="006F7F48">
        <w:rPr>
          <w:color w:val="000000"/>
        </w:rPr>
        <w:t xml:space="preserve">, identitas, </w:t>
      </w:r>
      <w:r w:rsidRPr="00715218">
        <w:rPr>
          <w:i/>
          <w:color w:val="000000"/>
        </w:rPr>
        <w:t>backup</w:t>
      </w:r>
      <w:r w:rsidRPr="006F7F48">
        <w:rPr>
          <w:color w:val="000000"/>
        </w:rPr>
        <w:t>/</w:t>
      </w:r>
      <w:r w:rsidR="00407BFC" w:rsidRPr="006F7F48">
        <w:rPr>
          <w:color w:val="000000"/>
        </w:rPr>
        <w:t>pemulihan bencana (DR)</w:t>
      </w:r>
      <w:r w:rsidRPr="006F7F48">
        <w:rPr>
          <w:color w:val="000000"/>
        </w:rPr>
        <w:t xml:space="preserve"> dan </w:t>
      </w:r>
      <w:r w:rsidRPr="00715218">
        <w:rPr>
          <w:i/>
          <w:color w:val="000000"/>
        </w:rPr>
        <w:t>baseline</w:t>
      </w:r>
      <w:r w:rsidRPr="006F7F48">
        <w:rPr>
          <w:color w:val="000000"/>
        </w:rPr>
        <w:t xml:space="preserve"> keamanan siber harus mendahului </w:t>
      </w:r>
      <w:r w:rsidRPr="00715218">
        <w:rPr>
          <w:i/>
          <w:color w:val="000000"/>
        </w:rPr>
        <w:t>platform tenant</w:t>
      </w:r>
      <w:r w:rsidRPr="006F7F48">
        <w:rPr>
          <w:color w:val="000000"/>
        </w:rPr>
        <w:t xml:space="preserve">; platform di atas fondasi rapuh hanya memindahkan risiko ke </w:t>
      </w:r>
      <w:r w:rsidRPr="00715218">
        <w:rPr>
          <w:i/>
          <w:color w:val="000000"/>
        </w:rPr>
        <w:t>tenant</w:t>
      </w:r>
      <w:r w:rsidRPr="006F7F48">
        <w:rPr>
          <w:color w:val="000000"/>
        </w:rPr>
        <w:t>.</w:t>
      </w:r>
    </w:p>
    <w:p w14:paraId="1BBA0255" w14:textId="531B7899" w:rsidR="00B73721" w:rsidRPr="006F7F48" w:rsidRDefault="00B73721" w:rsidP="00640BA1">
      <w:pPr>
        <w:pStyle w:val="ListBullet"/>
        <w:jc w:val="both"/>
        <w:rPr>
          <w:color w:val="000000"/>
        </w:rPr>
      </w:pPr>
      <w:r w:rsidRPr="00715218">
        <w:rPr>
          <w:b/>
          <w:i/>
          <w:color w:val="000000"/>
        </w:rPr>
        <w:t>Meter-to-cash</w:t>
      </w:r>
      <w:r w:rsidRPr="006F7F48">
        <w:rPr>
          <w:b/>
          <w:color w:val="000000"/>
        </w:rPr>
        <w:t xml:space="preserve"> adalah </w:t>
      </w:r>
      <w:r w:rsidRPr="00715218">
        <w:rPr>
          <w:b/>
          <w:i/>
          <w:color w:val="000000"/>
        </w:rPr>
        <w:t>value case</w:t>
      </w:r>
      <w:r w:rsidRPr="006F7F48">
        <w:rPr>
          <w:b/>
          <w:color w:val="000000"/>
        </w:rPr>
        <w:t xml:space="preserve"> terkuat. </w:t>
      </w:r>
      <w:r w:rsidRPr="006F7F48">
        <w:rPr>
          <w:color w:val="000000"/>
        </w:rPr>
        <w:t xml:space="preserve">Integrasi </w:t>
      </w:r>
      <w:r w:rsidRPr="00715218">
        <w:rPr>
          <w:i/>
          <w:color w:val="000000"/>
        </w:rPr>
        <w:t>metering</w:t>
      </w:r>
      <w:r w:rsidRPr="006F7F48">
        <w:rPr>
          <w:color w:val="000000"/>
        </w:rPr>
        <w:t>–</w:t>
      </w:r>
      <w:r w:rsidRPr="00715218">
        <w:rPr>
          <w:i/>
          <w:color w:val="000000"/>
        </w:rPr>
        <w:t>billing</w:t>
      </w:r>
      <w:r w:rsidRPr="006F7F48">
        <w:rPr>
          <w:color w:val="000000"/>
        </w:rPr>
        <w:t>–</w:t>
      </w:r>
      <w:r w:rsidRPr="00715218">
        <w:rPr>
          <w:i/>
          <w:color w:val="000000"/>
        </w:rPr>
        <w:t>payment</w:t>
      </w:r>
      <w:r w:rsidRPr="006F7F48">
        <w:rPr>
          <w:color w:val="000000"/>
        </w:rPr>
        <w:t xml:space="preserve"> melindungi pendapatan utilitas, lini bisnis dengan pertumbuhan tertinggi dalam RJPP.</w:t>
      </w:r>
    </w:p>
    <w:p w14:paraId="5693269F" w14:textId="6122E473" w:rsidR="00B73721" w:rsidRPr="006F7F48" w:rsidRDefault="00B73721" w:rsidP="00640BA1">
      <w:pPr>
        <w:pStyle w:val="ListBullet"/>
        <w:jc w:val="both"/>
        <w:rPr>
          <w:color w:val="000000"/>
        </w:rPr>
      </w:pPr>
      <w:r w:rsidRPr="00715218">
        <w:rPr>
          <w:b/>
          <w:i/>
          <w:color w:val="000000"/>
        </w:rPr>
        <w:t>Investor &amp; tenant experience</w:t>
      </w:r>
      <w:r w:rsidRPr="006F7F48">
        <w:rPr>
          <w:b/>
          <w:color w:val="000000"/>
        </w:rPr>
        <w:t xml:space="preserve"> sebagai </w:t>
      </w:r>
      <w:r w:rsidRPr="00715218">
        <w:rPr>
          <w:b/>
          <w:i/>
          <w:color w:val="000000"/>
        </w:rPr>
        <w:t>flagship</w:t>
      </w:r>
      <w:r w:rsidRPr="006F7F48">
        <w:rPr>
          <w:b/>
          <w:color w:val="000000"/>
        </w:rPr>
        <w:t xml:space="preserve">. </w:t>
      </w:r>
      <w:r w:rsidRPr="00715218">
        <w:rPr>
          <w:i/>
          <w:color w:val="000000"/>
        </w:rPr>
        <w:t>Dashboard</w:t>
      </w:r>
      <w:r w:rsidRPr="006F7F48">
        <w:rPr>
          <w:color w:val="000000"/>
        </w:rPr>
        <w:t xml:space="preserve"> KEK dan </w:t>
      </w:r>
      <w:r w:rsidRPr="00715218">
        <w:rPr>
          <w:i/>
          <w:color w:val="000000"/>
        </w:rPr>
        <w:t>Tenant Portal</w:t>
      </w:r>
      <w:r w:rsidRPr="006F7F48">
        <w:rPr>
          <w:color w:val="000000"/>
        </w:rPr>
        <w:t xml:space="preserve"> menjadikan layanan kawasan sebagai diferensiasi dalam menarik investasi.</w:t>
      </w:r>
    </w:p>
    <w:p w14:paraId="12221EF5" w14:textId="21A725E2" w:rsidR="00B73721" w:rsidRPr="006F7F48" w:rsidRDefault="00B73721" w:rsidP="00640BA1">
      <w:pPr>
        <w:pStyle w:val="ListBullet"/>
        <w:jc w:val="both"/>
        <w:rPr>
          <w:color w:val="000000"/>
        </w:rPr>
      </w:pPr>
      <w:r w:rsidRPr="00715218">
        <w:rPr>
          <w:b/>
          <w:i/>
          <w:color w:val="000000"/>
        </w:rPr>
        <w:t>Smart estate</w:t>
      </w:r>
      <w:r w:rsidRPr="006F7F48">
        <w:rPr>
          <w:b/>
          <w:color w:val="000000"/>
        </w:rPr>
        <w:t xml:space="preserve"> hanya dengan </w:t>
      </w:r>
      <w:r w:rsidRPr="00715218">
        <w:rPr>
          <w:b/>
          <w:i/>
          <w:color w:val="000000"/>
        </w:rPr>
        <w:t>business case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IoT, </w:t>
      </w:r>
      <w:r w:rsidRPr="00715218">
        <w:rPr>
          <w:i/>
          <w:color w:val="000000"/>
        </w:rPr>
        <w:t>command center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drone</w:t>
      </w:r>
      <w:r w:rsidRPr="006F7F48">
        <w:rPr>
          <w:color w:val="000000"/>
        </w:rPr>
        <w:t xml:space="preserve"> dan </w:t>
      </w:r>
      <w:r w:rsidRPr="00715218">
        <w:rPr>
          <w:i/>
          <w:color w:val="000000"/>
        </w:rPr>
        <w:t>digital twin</w:t>
      </w:r>
      <w:r w:rsidRPr="006F7F48">
        <w:rPr>
          <w:color w:val="000000"/>
        </w:rPr>
        <w:t xml:space="preserve"> di-</w:t>
      </w:r>
      <w:r w:rsidRPr="00715218">
        <w:rPr>
          <w:i/>
          <w:color w:val="000000"/>
        </w:rPr>
        <w:t>gate</w:t>
      </w:r>
      <w:r w:rsidRPr="006F7F48">
        <w:rPr>
          <w:color w:val="000000"/>
        </w:rPr>
        <w:t xml:space="preserve"> oleh </w:t>
      </w:r>
      <w:r w:rsidRPr="00715218">
        <w:rPr>
          <w:i/>
          <w:color w:val="000000"/>
        </w:rPr>
        <w:t>value</w:t>
      </w:r>
      <w:r w:rsidRPr="006F7F48">
        <w:rPr>
          <w:color w:val="000000"/>
        </w:rPr>
        <w:t>, kesiapan data dan kapasitas organisasi—bukan oleh tren.</w:t>
      </w:r>
    </w:p>
    <w:p w14:paraId="53C7466D" w14:textId="6AF7F64C" w:rsidR="00B73721" w:rsidRPr="006F7F48" w:rsidRDefault="00B73721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lastRenderedPageBreak/>
        <w:t xml:space="preserve">TI </w:t>
      </w:r>
      <w:r w:rsidRPr="00715218">
        <w:rPr>
          <w:b/>
          <w:i/>
          <w:color w:val="000000"/>
        </w:rPr>
        <w:t>ramping</w:t>
      </w:r>
      <w:r w:rsidRPr="006F7F48">
        <w:rPr>
          <w:b/>
          <w:color w:val="000000"/>
        </w:rPr>
        <w:t xml:space="preserve">, </w:t>
      </w:r>
      <w:r w:rsidRPr="00715218">
        <w:rPr>
          <w:b/>
          <w:i/>
          <w:color w:val="000000"/>
        </w:rPr>
        <w:t>ownership</w:t>
      </w:r>
      <w:r w:rsidRPr="006F7F48">
        <w:rPr>
          <w:b/>
          <w:color w:val="000000"/>
        </w:rPr>
        <w:t xml:space="preserve"> bisnis kuat. </w:t>
      </w:r>
      <w:r w:rsidRPr="006F7F48">
        <w:rPr>
          <w:color w:val="000000"/>
        </w:rPr>
        <w:t xml:space="preserve">Organisasi TI kecil yang kuat di </w:t>
      </w:r>
      <w:r w:rsidRPr="00715218">
        <w:rPr>
          <w:i/>
          <w:color w:val="000000"/>
        </w:rPr>
        <w:t>governance</w:t>
      </w:r>
      <w:r w:rsidRPr="006F7F48">
        <w:rPr>
          <w:color w:val="000000"/>
        </w:rPr>
        <w:t xml:space="preserve">, arsitektur, keamanan dan pengelolaan </w:t>
      </w:r>
      <w:r w:rsidRPr="00715218">
        <w:rPr>
          <w:i/>
          <w:color w:val="000000"/>
        </w:rPr>
        <w:t>vendor</w:t>
      </w:r>
      <w:r w:rsidRPr="006F7F48">
        <w:rPr>
          <w:color w:val="000000"/>
        </w:rPr>
        <w:t xml:space="preserve">; eksekusi melalui </w:t>
      </w:r>
      <w:r w:rsidRPr="00715218">
        <w:rPr>
          <w:i/>
          <w:color w:val="000000"/>
        </w:rPr>
        <w:t>managed services</w:t>
      </w:r>
      <w:r w:rsidRPr="006F7F48">
        <w:rPr>
          <w:color w:val="000000"/>
        </w:rPr>
        <w:t xml:space="preserve"> dan mitra.</w:t>
      </w:r>
    </w:p>
    <w:p w14:paraId="24147345" w14:textId="1A055B3F" w:rsidR="00B73721" w:rsidRPr="006F7F48" w:rsidRDefault="00B73721" w:rsidP="00640BA1">
      <w:pPr>
        <w:jc w:val="both"/>
        <w:rPr>
          <w:color w:val="000000"/>
        </w:rPr>
      </w:pPr>
      <w:r w:rsidRPr="006F7F48">
        <w:rPr>
          <w:b/>
          <w:color w:val="1F4E78"/>
        </w:rPr>
        <w:t xml:space="preserve">Keputusan yang diminta. </w:t>
      </w:r>
      <w:r w:rsidRPr="006F7F48">
        <w:rPr>
          <w:color w:val="000000"/>
        </w:rPr>
        <w:t>Enam keputusan Direksi—beserta pemilik dan tenggat—dirinci pada Bab 20.</w:t>
      </w:r>
    </w:p>
    <w:p w14:paraId="62EC6AC1" w14:textId="038AE0D5" w:rsidR="00B73721" w:rsidRDefault="00B73721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F044B65" w14:textId="62CD5093" w:rsidR="00B73721" w:rsidRPr="006F7F48" w:rsidRDefault="00B73721" w:rsidP="00B73721">
      <w:pPr>
        <w:pStyle w:val="Heading1"/>
      </w:pPr>
      <w:bookmarkStart w:id="3" w:name="_Toc242450617"/>
      <w:r w:rsidRPr="006F7F48">
        <w:lastRenderedPageBreak/>
        <w:t>DAFTAR ISI</w:t>
      </w:r>
      <w:bookmarkEnd w:id="3"/>
    </w:p>
    <w:p w14:paraId="73831D91" w14:textId="674C9C00" w:rsidR="0051172D" w:rsidRDefault="00E93748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r w:rsidRPr="006F7F48">
        <w:rPr>
          <w:color w:val="000000"/>
        </w:rPr>
        <w:fldChar w:fldCharType="begin"/>
      </w:r>
      <w:r w:rsidRPr="006F7F48">
        <w:rPr>
          <w:color w:val="000000"/>
        </w:rPr>
        <w:instrText xml:space="preserve"> TOC \o "1-2" \h \z \u \* MERGEFORMAT </w:instrText>
      </w:r>
      <w:r w:rsidRPr="006F7F48">
        <w:rPr>
          <w:color w:val="000000"/>
        </w:rPr>
        <w:fldChar w:fldCharType="separate"/>
      </w:r>
      <w:hyperlink w:anchor="_Toc242450614" w:history="1">
        <w:r w:rsidR="0051172D" w:rsidRPr="00774D59">
          <w:rPr>
            <w:rStyle w:val="Hyperlink"/>
            <w:noProof/>
          </w:rPr>
          <w:t>LEMBAR PENGENDALIAN DOKUMEN</w:t>
        </w:r>
        <w:r w:rsidR="0051172D">
          <w:rPr>
            <w:noProof/>
            <w:webHidden/>
          </w:rPr>
          <w:tab/>
        </w:r>
        <w:r w:rsidR="0051172D">
          <w:rPr>
            <w:noProof/>
            <w:webHidden/>
          </w:rPr>
          <w:fldChar w:fldCharType="begin"/>
        </w:r>
        <w:r w:rsidR="0051172D">
          <w:rPr>
            <w:noProof/>
            <w:webHidden/>
          </w:rPr>
          <w:instrText xml:space="preserve"> PAGEREF _Toc242450614 \h </w:instrText>
        </w:r>
        <w:r w:rsidR="0051172D">
          <w:rPr>
            <w:noProof/>
            <w:webHidden/>
          </w:rPr>
        </w:r>
        <w:r w:rsidR="0051172D"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</w:t>
        </w:r>
        <w:r w:rsidR="0051172D">
          <w:rPr>
            <w:noProof/>
            <w:webHidden/>
          </w:rPr>
          <w:fldChar w:fldCharType="end"/>
        </w:r>
      </w:hyperlink>
    </w:p>
    <w:p w14:paraId="081234D2" w14:textId="644D2488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15" w:history="1">
        <w:r w:rsidRPr="00774D59">
          <w:rPr>
            <w:rStyle w:val="Hyperlink"/>
            <w:noProof/>
          </w:rPr>
          <w:t>RINGKASAN EKSEKUTIF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811A68" w14:textId="7865AF2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16" w:history="1">
        <w:r w:rsidRPr="00774D59">
          <w:rPr>
            <w:rStyle w:val="Hyperlink"/>
            <w:noProof/>
          </w:rPr>
          <w:t>Lima pesan kunci untuk Direksi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DED183" w14:textId="5D0BEBFF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17" w:history="1">
        <w:r w:rsidRPr="00774D59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185E3D" w14:textId="4375CF82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18" w:history="1">
        <w:r w:rsidRPr="00774D59">
          <w:rPr>
            <w:rStyle w:val="Hyperlink"/>
            <w:noProof/>
          </w:rPr>
          <w:t>BAB 1 —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E42738" w14:textId="21D9273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19" w:history="1">
        <w:r w:rsidRPr="00774D59">
          <w:rPr>
            <w:rStyle w:val="Hyperlink"/>
            <w:noProof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C1801D" w14:textId="0FD5579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0" w:history="1">
        <w:r w:rsidRPr="00774D59">
          <w:rPr>
            <w:rStyle w:val="Hyperlink"/>
            <w:noProof/>
          </w:rPr>
          <w:t>1.2 Tujuan Penyusunan RSTI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5C9A2C" w14:textId="3DF2FAE2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1" w:history="1">
        <w:r w:rsidRPr="00774D59">
          <w:rPr>
            <w:rStyle w:val="Hyperlink"/>
            <w:noProof/>
          </w:rPr>
          <w:t>1.3 Ruang Lingkup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936852" w14:textId="744A4FA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2" w:history="1">
        <w:r w:rsidRPr="00774D59">
          <w:rPr>
            <w:rStyle w:val="Hyperlink"/>
            <w:noProof/>
          </w:rPr>
          <w:t>1.4 Periode RSTI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15DF91" w14:textId="202FCA66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3" w:history="1">
        <w:r w:rsidRPr="00774D59">
          <w:rPr>
            <w:rStyle w:val="Hyperlink"/>
            <w:noProof/>
          </w:rPr>
          <w:t>1.5 Pendekatan Penyusunan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2E85FB" w14:textId="60F0A6D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4" w:history="1">
        <w:r w:rsidRPr="00774D59">
          <w:rPr>
            <w:rStyle w:val="Hyperlink"/>
            <w:noProof/>
          </w:rPr>
          <w:t>1.6 Prinsip Penyusunan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D6D2E3" w14:textId="516D80D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5" w:history="1">
        <w:r w:rsidRPr="00774D59">
          <w:rPr>
            <w:rStyle w:val="Hyperlink"/>
            <w:noProof/>
          </w:rPr>
          <w:t>1.7 Posisi RSTI terhadap Strategi Korporat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652D19" w14:textId="7B4632B7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6" w:history="1">
        <w:r w:rsidRPr="00774D59">
          <w:rPr>
            <w:rStyle w:val="Hyperlink"/>
            <w:noProof/>
          </w:rPr>
          <w:t>BAB 2 — KONTEKS STRATEGIS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8001BA" w14:textId="644D04A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7" w:history="1">
        <w:r w:rsidRPr="00774D59">
          <w:rPr>
            <w:rStyle w:val="Hyperlink"/>
            <w:noProof/>
          </w:rPr>
          <w:t>2.1 Profil dan Model Bisnis KINRA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CF411F" w14:textId="428B963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8" w:history="1">
        <w:r w:rsidRPr="00774D59">
          <w:rPr>
            <w:rStyle w:val="Hyperlink"/>
            <w:noProof/>
          </w:rPr>
          <w:t>2.2 Arah Strategis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02022E" w14:textId="410B18E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29" w:history="1">
        <w:r w:rsidRPr="00774D59">
          <w:rPr>
            <w:rStyle w:val="Hyperlink"/>
            <w:noProof/>
          </w:rPr>
          <w:t>2.3 Tujuan Bisnis (</w:t>
        </w:r>
        <w:r w:rsidRPr="00715218">
          <w:rPr>
            <w:rStyle w:val="Hyperlink"/>
            <w:i/>
            <w:noProof/>
          </w:rPr>
          <w:t>Business Objectives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1A4FDD" w14:textId="1C35F9F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0" w:history="1">
        <w:r w:rsidRPr="00774D59">
          <w:rPr>
            <w:rStyle w:val="Hyperlink"/>
            <w:noProof/>
          </w:rPr>
          <w:t>2.4 Penggerak Nilai Bisnis (</w:t>
        </w:r>
        <w:r w:rsidRPr="00715218">
          <w:rPr>
            <w:rStyle w:val="Hyperlink"/>
            <w:i/>
            <w:noProof/>
          </w:rPr>
          <w:t>Value Drivers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76B11E" w14:textId="4A24020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1" w:history="1">
        <w:r w:rsidRPr="00774D59">
          <w:rPr>
            <w:rStyle w:val="Hyperlink"/>
            <w:noProof/>
          </w:rPr>
          <w:t>2.5 Tantangan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75B1F3" w14:textId="62AB3A26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2" w:history="1">
        <w:r w:rsidRPr="00774D59">
          <w:rPr>
            <w:rStyle w:val="Hyperlink"/>
            <w:noProof/>
          </w:rPr>
          <w:t>2.6 Lingkungan Eksternal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38A042" w14:textId="5EABDC3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3" w:history="1">
        <w:r w:rsidRPr="00774D59">
          <w:rPr>
            <w:rStyle w:val="Hyperlink"/>
            <w:noProof/>
          </w:rPr>
          <w:t>2.7 Tren Industri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68A386" w14:textId="7FBAD03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4" w:history="1">
        <w:r w:rsidRPr="00774D59">
          <w:rPr>
            <w:rStyle w:val="Hyperlink"/>
            <w:noProof/>
          </w:rPr>
          <w:t>2.8 Konteks Regulasi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561137" w14:textId="0D3D1CF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5" w:history="1">
        <w:r w:rsidRPr="00774D59">
          <w:rPr>
            <w:rStyle w:val="Hyperlink"/>
            <w:noProof/>
          </w:rPr>
          <w:t>2.9 Tren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DF340A" w14:textId="50D085D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6" w:history="1">
        <w:r w:rsidRPr="00774D59">
          <w:rPr>
            <w:rStyle w:val="Hyperlink"/>
            <w:noProof/>
          </w:rPr>
          <w:t>2.10 Implikasi Strategis bagi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5DC1AEF" w14:textId="5773ABAC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7" w:history="1">
        <w:r w:rsidRPr="00774D59">
          <w:rPr>
            <w:rStyle w:val="Hyperlink"/>
            <w:noProof/>
          </w:rPr>
          <w:t>BAB 3 — KONDISI SAAT INI DAN DIAGNOSTIK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01F840" w14:textId="5A58C926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8" w:history="1">
        <w:r w:rsidRPr="00774D59">
          <w:rPr>
            <w:rStyle w:val="Hyperlink"/>
            <w:noProof/>
          </w:rPr>
          <w:t>3.1 Tata Kelola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9D7648" w14:textId="249EDB9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39" w:history="1">
        <w:r w:rsidRPr="00774D59">
          <w:rPr>
            <w:rStyle w:val="Hyperlink"/>
            <w:noProof/>
          </w:rPr>
          <w:t>3.2 Organisasi dan Model Operasi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CF897D" w14:textId="4AFCF6D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0" w:history="1">
        <w:r w:rsidRPr="00774D59">
          <w:rPr>
            <w:rStyle w:val="Hyperlink"/>
            <w:noProof/>
          </w:rPr>
          <w:t>3.3 Proses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DA5860" w14:textId="3E3609C2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1" w:history="1">
        <w:r w:rsidRPr="00774D59">
          <w:rPr>
            <w:rStyle w:val="Hyperlink"/>
            <w:noProof/>
          </w:rPr>
          <w:t>3.4 Manajemen Layanan TI (ITSM)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7D3E27" w14:textId="277BF5F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2" w:history="1">
        <w:r w:rsidRPr="00774D59">
          <w:rPr>
            <w:rStyle w:val="Hyperlink"/>
            <w:noProof/>
          </w:rPr>
          <w:t>3.5 Lanskap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C651DB" w14:textId="0F22ED3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3" w:history="1">
        <w:r w:rsidRPr="00774D59">
          <w:rPr>
            <w:rStyle w:val="Hyperlink"/>
            <w:noProof/>
          </w:rPr>
          <w:t>3.6 Lanskap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3F29C9" w14:textId="39E8AA3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4" w:history="1">
        <w:r w:rsidRPr="00774D59">
          <w:rPr>
            <w:rStyle w:val="Hyperlink"/>
            <w:noProof/>
          </w:rPr>
          <w:t>3.7 Infrastruktur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32B4CD" w14:textId="0E22B6D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5" w:history="1">
        <w:r w:rsidRPr="00774D59">
          <w:rPr>
            <w:rStyle w:val="Hyperlink"/>
            <w:noProof/>
          </w:rPr>
          <w:t>3.8 Jaringan dan Konektivitas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4ED977" w14:textId="148B95E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6" w:history="1">
        <w:r w:rsidRPr="00774D59">
          <w:rPr>
            <w:rStyle w:val="Hyperlink"/>
            <w:noProof/>
          </w:rPr>
          <w:t>3.9 Keamanan Siber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F97E87" w14:textId="738842E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7" w:history="1">
        <w:r w:rsidRPr="00774D59">
          <w:rPr>
            <w:rStyle w:val="Hyperlink"/>
            <w:noProof/>
          </w:rPr>
          <w:t>3.10 Manajemen Identitas dan Akses (IAM)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77C1C7" w14:textId="74461C1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8" w:history="1">
        <w:r w:rsidRPr="00774D59">
          <w:rPr>
            <w:rStyle w:val="Hyperlink"/>
            <w:noProof/>
          </w:rPr>
          <w:t>3.11 Komputasi Awan (</w:t>
        </w:r>
        <w:r w:rsidRPr="00715218">
          <w:rPr>
            <w:rStyle w:val="Hyperlink"/>
            <w:i/>
            <w:noProof/>
          </w:rPr>
          <w:t>Cloud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51ED1A" w14:textId="6D2B555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49" w:history="1">
        <w:r w:rsidRPr="00774D59">
          <w:rPr>
            <w:rStyle w:val="Hyperlink"/>
            <w:noProof/>
          </w:rPr>
          <w:t>3.12 Keberlangsungan Bisnis dan Pemulihan Bencana (BC/DR)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01B106" w14:textId="49CA398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0" w:history="1">
        <w:r w:rsidRPr="00774D59">
          <w:rPr>
            <w:rStyle w:val="Hyperlink"/>
            <w:noProof/>
          </w:rPr>
          <w:t>3.13 Manajemen Proyek dan Portofolio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F0FDF7" w14:textId="7D6EBA3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1" w:history="1">
        <w:r w:rsidRPr="00774D59">
          <w:rPr>
            <w:rStyle w:val="Hyperlink"/>
            <w:noProof/>
          </w:rPr>
          <w:t xml:space="preserve">3.14 Pengelolaan </w:t>
        </w:r>
        <w:r w:rsidRPr="00715218">
          <w:rPr>
            <w:rStyle w:val="Hyperlink"/>
            <w:i/>
            <w:noProof/>
          </w:rPr>
          <w:t>Vendor</w:t>
        </w:r>
        <w:r w:rsidRPr="00774D59">
          <w:rPr>
            <w:rStyle w:val="Hyperlink"/>
            <w:noProof/>
          </w:rPr>
          <w:t xml:space="preserve"> dan </w:t>
        </w:r>
        <w:r w:rsidRPr="00715218">
          <w:rPr>
            <w:rStyle w:val="Hyperlink"/>
            <w:i/>
            <w:noProof/>
          </w:rPr>
          <w:t>Sourcing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4B9B7C" w14:textId="42F2982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2" w:history="1">
        <w:r w:rsidRPr="00774D59">
          <w:rPr>
            <w:rStyle w:val="Hyperlink"/>
            <w:noProof/>
          </w:rPr>
          <w:t>3.15 Manajemen Keuangan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98CB13" w14:textId="3DBACD3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3" w:history="1">
        <w:r w:rsidRPr="00774D59">
          <w:rPr>
            <w:rStyle w:val="Hyperlink"/>
            <w:noProof/>
          </w:rPr>
          <w:t>3.16 Kapabilitas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B3685F" w14:textId="03DA10B4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4" w:history="1">
        <w:r w:rsidRPr="00774D59">
          <w:rPr>
            <w:rStyle w:val="Hyperlink"/>
            <w:noProof/>
          </w:rPr>
          <w:t xml:space="preserve">3.17 </w:t>
        </w:r>
        <w:r w:rsidRPr="00715218">
          <w:rPr>
            <w:rStyle w:val="Hyperlink"/>
            <w:i/>
            <w:noProof/>
          </w:rPr>
          <w:t>Preliminary Current Capability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B807DC" w14:textId="4D3AC3F2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5" w:history="1">
        <w:r w:rsidRPr="00774D59">
          <w:rPr>
            <w:rStyle w:val="Hyperlink"/>
            <w:noProof/>
          </w:rPr>
          <w:t>3.18 Temuan Kunci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126CCB" w14:textId="47F0A737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6" w:history="1">
        <w:r w:rsidRPr="00774D59">
          <w:rPr>
            <w:rStyle w:val="Hyperlink"/>
            <w:noProof/>
          </w:rPr>
          <w:t>BAB 4 — ANALISIS KESENJANGAN BISNIS DAN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E49AE9" w14:textId="565DA2D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7" w:history="1">
        <w:r w:rsidRPr="00774D59">
          <w:rPr>
            <w:rStyle w:val="Hyperlink"/>
            <w:noProof/>
          </w:rPr>
          <w:t>4.1 Kesenjangan Kapabilitas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17BD87" w14:textId="0D424D9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8" w:history="1">
        <w:r w:rsidRPr="00774D59">
          <w:rPr>
            <w:rStyle w:val="Hyperlink"/>
            <w:noProof/>
          </w:rPr>
          <w:t>4.2 Kesenjangan Kapabilitas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5CEB890" w14:textId="2790717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59" w:history="1">
        <w:r w:rsidRPr="00774D59">
          <w:rPr>
            <w:rStyle w:val="Hyperlink"/>
            <w:noProof/>
          </w:rPr>
          <w:t>4.3 Kesenjangan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8B41F5" w14:textId="09F2E2F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0" w:history="1">
        <w:r w:rsidRPr="00774D59">
          <w:rPr>
            <w:rStyle w:val="Hyperlink"/>
            <w:noProof/>
          </w:rPr>
          <w:t>4.4 Kesenjangan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6E1F15" w14:textId="071B9EE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1" w:history="1">
        <w:r w:rsidRPr="00774D59">
          <w:rPr>
            <w:rStyle w:val="Hyperlink"/>
            <w:noProof/>
          </w:rPr>
          <w:t>4.5 Kesenjangan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AB429E" w14:textId="7B4BC2E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2" w:history="1">
        <w:r w:rsidRPr="00774D59">
          <w:rPr>
            <w:rStyle w:val="Hyperlink"/>
            <w:noProof/>
          </w:rPr>
          <w:t>4.6 Kesenjangan Keamanan Siber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278702" w14:textId="2018940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3" w:history="1">
        <w:r w:rsidRPr="00774D59">
          <w:rPr>
            <w:rStyle w:val="Hyperlink"/>
            <w:noProof/>
          </w:rPr>
          <w:t>4.7 Kesenjangan Tata Kelola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7328E0" w14:textId="5B9BD1B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4" w:history="1">
        <w:r w:rsidRPr="00774D59">
          <w:rPr>
            <w:rStyle w:val="Hyperlink"/>
            <w:noProof/>
          </w:rPr>
          <w:t>4.8 Kesenjangan Manajemen Layanan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F3E85A" w14:textId="0B4CBC5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5" w:history="1">
        <w:r w:rsidRPr="00774D59">
          <w:rPr>
            <w:rStyle w:val="Hyperlink"/>
            <w:noProof/>
          </w:rPr>
          <w:t>4.9 Kesenjangan Organisasi dan SDM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258968" w14:textId="3A876CD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6" w:history="1">
        <w:r w:rsidRPr="00774D59">
          <w:rPr>
            <w:rStyle w:val="Hyperlink"/>
            <w:noProof/>
          </w:rPr>
          <w:t>4.10 Kesenjangan Risiko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51523E9" w14:textId="420309CF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7" w:history="1">
        <w:r w:rsidRPr="00774D59">
          <w:rPr>
            <w:rStyle w:val="Hyperlink"/>
            <w:noProof/>
          </w:rPr>
          <w:t>BAB 5 — ARAH STRATEGIS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0F8645" w14:textId="45E5E7E4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8" w:history="1">
        <w:r w:rsidRPr="00774D59">
          <w:rPr>
            <w:rStyle w:val="Hyperlink"/>
            <w:noProof/>
          </w:rPr>
          <w:t>5.1 Ambisi Strategis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9F0319" w14:textId="6CA97BB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69" w:history="1">
        <w:r w:rsidRPr="00774D59">
          <w:rPr>
            <w:rStyle w:val="Hyperlink"/>
            <w:noProof/>
          </w:rPr>
          <w:t>5.2 Visi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469D7D" w14:textId="4E2F703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0" w:history="1">
        <w:r w:rsidRPr="00774D59">
          <w:rPr>
            <w:rStyle w:val="Hyperlink"/>
            <w:noProof/>
          </w:rPr>
          <w:t>5.3 Misi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414A239" w14:textId="02EB1FA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1" w:history="1">
        <w:r w:rsidRPr="00774D59">
          <w:rPr>
            <w:rStyle w:val="Hyperlink"/>
            <w:noProof/>
          </w:rPr>
          <w:t>5.4 Tema Strategis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6A02812" w14:textId="1C24BB6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2" w:history="1">
        <w:r w:rsidRPr="00774D59">
          <w:rPr>
            <w:rStyle w:val="Hyperlink"/>
            <w:noProof/>
          </w:rPr>
          <w:t>5.5 Sasaran Strategis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2DF955" w14:textId="7FA404E6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3" w:history="1">
        <w:r w:rsidRPr="00774D59">
          <w:rPr>
            <w:rStyle w:val="Hyperlink"/>
            <w:noProof/>
          </w:rPr>
          <w:t>5.6 Prinsip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C2ED9A" w14:textId="515A486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4" w:history="1">
        <w:r w:rsidRPr="00774D59">
          <w:rPr>
            <w:rStyle w:val="Hyperlink"/>
            <w:noProof/>
          </w:rPr>
          <w:t>5.7 Keselarasan Strategis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821D781" w14:textId="5D6D482B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5" w:history="1">
        <w:r w:rsidRPr="00774D59">
          <w:rPr>
            <w:rStyle w:val="Hyperlink"/>
            <w:noProof/>
          </w:rPr>
          <w:t>BAB 6 — TARGET KAPABILITAS DAN MATURITAS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555504D" w14:textId="110712B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6" w:history="1">
        <w:r w:rsidRPr="00774D59">
          <w:rPr>
            <w:rStyle w:val="Hyperlink"/>
            <w:noProof/>
          </w:rPr>
          <w:t>6.1 Model Maturitas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4F644AF" w14:textId="7BF21D8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7" w:history="1">
        <w:r w:rsidRPr="00774D59">
          <w:rPr>
            <w:rStyle w:val="Hyperlink"/>
            <w:noProof/>
          </w:rPr>
          <w:t xml:space="preserve">6.2 </w:t>
        </w:r>
        <w:r w:rsidRPr="00715218">
          <w:rPr>
            <w:rStyle w:val="Hyperlink"/>
            <w:i/>
            <w:noProof/>
          </w:rPr>
          <w:t>Preliminary Current Capability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6B5B594" w14:textId="3453952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8" w:history="1">
        <w:r w:rsidRPr="00774D59">
          <w:rPr>
            <w:rStyle w:val="Hyperlink"/>
            <w:noProof/>
          </w:rPr>
          <w:t>6.3 Target Maturitas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03DDF5" w14:textId="5B24D0B4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79" w:history="1">
        <w:r w:rsidRPr="00774D59">
          <w:rPr>
            <w:rStyle w:val="Hyperlink"/>
            <w:noProof/>
          </w:rPr>
          <w:t>6.4 Kesenjangan Kapabilitas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366EF20" w14:textId="52505DD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0" w:history="1">
        <w:r w:rsidRPr="00774D59">
          <w:rPr>
            <w:rStyle w:val="Hyperlink"/>
            <w:noProof/>
          </w:rPr>
          <w:t>6.5 Target Kapabilitas per Domain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F0606A" w14:textId="7B58497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1" w:history="1">
        <w:r w:rsidRPr="00774D59">
          <w:rPr>
            <w:rStyle w:val="Hyperlink"/>
            <w:noProof/>
          </w:rPr>
          <w:t>6.6 Peta Jalan Maturitas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6AF886B" w14:textId="1EEA48C8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2" w:history="1">
        <w:r w:rsidRPr="00774D59">
          <w:rPr>
            <w:rStyle w:val="Hyperlink"/>
            <w:noProof/>
          </w:rPr>
          <w:t xml:space="preserve">BAB 7 — MODEL OPERASI TI TARGET (TARGET </w:t>
        </w:r>
        <w:r w:rsidRPr="00715218">
          <w:rPr>
            <w:rStyle w:val="Hyperlink"/>
            <w:i/>
            <w:noProof/>
          </w:rPr>
          <w:t>OPERATING</w:t>
        </w:r>
        <w:r w:rsidRPr="00774D59">
          <w:rPr>
            <w:rStyle w:val="Hyperlink"/>
            <w:noProof/>
          </w:rPr>
          <w:t xml:space="preserve">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7113668" w14:textId="455740F6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3" w:history="1">
        <w:r w:rsidRPr="00774D59">
          <w:rPr>
            <w:rStyle w:val="Hyperlink"/>
            <w:noProof/>
          </w:rPr>
          <w:t>7.1 Model Operasi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60FCD7" w14:textId="79DB94B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4" w:history="1">
        <w:r w:rsidRPr="00774D59">
          <w:rPr>
            <w:rStyle w:val="Hyperlink"/>
            <w:noProof/>
          </w:rPr>
          <w:t>7.2 Organisasi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5D07B67" w14:textId="531BB60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5" w:history="1">
        <w:r w:rsidRPr="00774D59">
          <w:rPr>
            <w:rStyle w:val="Hyperlink"/>
            <w:noProof/>
          </w:rPr>
          <w:t>7.3 Struktur Tata Kelola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1AFA34" w14:textId="05D82B4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6" w:history="1">
        <w:r w:rsidRPr="00774D59">
          <w:rPr>
            <w:rStyle w:val="Hyperlink"/>
            <w:noProof/>
          </w:rPr>
          <w:t>7.4 Hak Pengambilan Keputusan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7FD8A4A" w14:textId="5292157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7" w:history="1">
        <w:r w:rsidRPr="00774D59">
          <w:rPr>
            <w:rStyle w:val="Hyperlink"/>
            <w:noProof/>
          </w:rPr>
          <w:t>7.5 Model Layanan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4AEF3DA" w14:textId="0B187A3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8" w:history="1">
        <w:r w:rsidRPr="00774D59">
          <w:rPr>
            <w:rStyle w:val="Hyperlink"/>
            <w:noProof/>
          </w:rPr>
          <w:t xml:space="preserve">7.6 </w:t>
        </w:r>
        <w:r w:rsidRPr="00715218">
          <w:rPr>
            <w:rStyle w:val="Hyperlink"/>
            <w:i/>
            <w:noProof/>
          </w:rPr>
          <w:t>Model Sourcing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6CDCA2A" w14:textId="6230277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89" w:history="1">
        <w:r w:rsidRPr="00774D59">
          <w:rPr>
            <w:rStyle w:val="Hyperlink"/>
            <w:noProof/>
          </w:rPr>
          <w:t xml:space="preserve">7.7 Pengelolaan </w:t>
        </w:r>
        <w:r w:rsidRPr="00715218">
          <w:rPr>
            <w:rStyle w:val="Hyperlink"/>
            <w:i/>
            <w:noProof/>
          </w:rPr>
          <w:t>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FD16A2D" w14:textId="39A48876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0" w:history="1">
        <w:r w:rsidRPr="00774D59">
          <w:rPr>
            <w:rStyle w:val="Hyperlink"/>
            <w:noProof/>
          </w:rPr>
          <w:t>7.8 Manajemen Keuangan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FE30DAD" w14:textId="31CC4CF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1" w:history="1">
        <w:r w:rsidRPr="00774D59">
          <w:rPr>
            <w:rStyle w:val="Hyperlink"/>
            <w:noProof/>
          </w:rPr>
          <w:t>7.9 Manajemen Kinerja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906AB6" w14:textId="2CE6D72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2" w:history="1">
        <w:r w:rsidRPr="00774D59">
          <w:rPr>
            <w:rStyle w:val="Hyperlink"/>
            <w:noProof/>
          </w:rPr>
          <w:t>7.10 Keahlian dan Kompetensi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35A78D2" w14:textId="6BBA03C9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3" w:history="1">
        <w:r w:rsidRPr="00774D59">
          <w:rPr>
            <w:rStyle w:val="Hyperlink"/>
            <w:noProof/>
          </w:rPr>
          <w:t xml:space="preserve">BAB 8 — ARSITEKTUR TEKNOLOGI </w:t>
        </w:r>
        <w:r w:rsidRPr="00715218">
          <w:rPr>
            <w:rStyle w:val="Hyperlink"/>
            <w:i/>
            <w:noProof/>
          </w:rPr>
          <w:t>ENTERPRISE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0D9ECAD" w14:textId="0607812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4" w:history="1">
        <w:r w:rsidRPr="00774D59">
          <w:rPr>
            <w:rStyle w:val="Hyperlink"/>
            <w:noProof/>
          </w:rPr>
          <w:t>8.1 Prinsip Arsitektur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3598144" w14:textId="633BF20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5" w:history="1">
        <w:r w:rsidRPr="00774D59">
          <w:rPr>
            <w:rStyle w:val="Hyperlink"/>
            <w:noProof/>
          </w:rPr>
          <w:t>8.2 Arsitektur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BC0CE12" w14:textId="69694402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6" w:history="1">
        <w:r w:rsidRPr="00774D59">
          <w:rPr>
            <w:rStyle w:val="Hyperlink"/>
            <w:noProof/>
          </w:rPr>
          <w:t>8.3 Arsitektur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EAE3D23" w14:textId="1A05D73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7" w:history="1">
        <w:r w:rsidRPr="00774D59">
          <w:rPr>
            <w:rStyle w:val="Hyperlink"/>
            <w:noProof/>
          </w:rPr>
          <w:t>8.4 Arsitektur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D6C552F" w14:textId="57C5039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8" w:history="1">
        <w:r w:rsidRPr="00774D59">
          <w:rPr>
            <w:rStyle w:val="Hyperlink"/>
            <w:noProof/>
          </w:rPr>
          <w:t>8.5 Arsitektur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00CD473" w14:textId="4CEC08F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699" w:history="1">
        <w:r w:rsidRPr="00774D59">
          <w:rPr>
            <w:rStyle w:val="Hyperlink"/>
            <w:noProof/>
          </w:rPr>
          <w:t>8.6 Arsitektur Integrasi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73F1AAA" w14:textId="06A9514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0" w:history="1">
        <w:r w:rsidRPr="00774D59">
          <w:rPr>
            <w:rStyle w:val="Hyperlink"/>
            <w:noProof/>
          </w:rPr>
          <w:t>8.7 Arsitektur Keamanan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EED242" w14:textId="14C3568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1" w:history="1">
        <w:r w:rsidRPr="00774D59">
          <w:rPr>
            <w:rStyle w:val="Hyperlink"/>
            <w:noProof/>
          </w:rPr>
          <w:t xml:space="preserve">8.8 Arsitektur </w:t>
        </w:r>
        <w:r w:rsidRPr="00715218">
          <w:rPr>
            <w:rStyle w:val="Hyperlink"/>
            <w:i/>
            <w:noProof/>
          </w:rPr>
          <w:t>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7051A67" w14:textId="11D002A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2" w:history="1">
        <w:r w:rsidRPr="00774D59">
          <w:rPr>
            <w:rStyle w:val="Hyperlink"/>
            <w:noProof/>
          </w:rPr>
          <w:t>8.9 Arsitektur Jaringan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9D28E87" w14:textId="4C79E064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3" w:history="1">
        <w:r w:rsidRPr="00774D59">
          <w:rPr>
            <w:rStyle w:val="Hyperlink"/>
            <w:noProof/>
          </w:rPr>
          <w:t>8.10 Arsitektur Target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DB291DB" w14:textId="3F0CFE60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4" w:history="1">
        <w:r w:rsidRPr="00774D59">
          <w:rPr>
            <w:rStyle w:val="Hyperlink"/>
            <w:rFonts w:cs="Calibri"/>
            <w:noProof/>
          </w:rPr>
          <w:t xml:space="preserve">8.11 Arsitektur Solusi </w:t>
        </w:r>
        <w:r w:rsidRPr="00715218">
          <w:rPr>
            <w:rStyle w:val="Hyperlink"/>
            <w:rFonts w:cs="Calibri"/>
            <w:i/>
            <w:noProof/>
          </w:rPr>
          <w:t>End-to-End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6925CF8" w14:textId="19977931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5" w:history="1">
        <w:r w:rsidRPr="00774D59">
          <w:rPr>
            <w:rStyle w:val="Hyperlink"/>
            <w:noProof/>
          </w:rPr>
          <w:t>BAB 9 — STRATEGI DIGITAL DAN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8056AD6" w14:textId="1D643F8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6" w:history="1">
        <w:r w:rsidRPr="00774D59">
          <w:rPr>
            <w:rStyle w:val="Hyperlink"/>
            <w:noProof/>
          </w:rPr>
          <w:t>9.1 Portofolio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E07E4A" w14:textId="1AFE452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7" w:history="1">
        <w:r w:rsidRPr="00774D59">
          <w:rPr>
            <w:rStyle w:val="Hyperlink"/>
            <w:noProof/>
          </w:rPr>
          <w:t>9.2 Rasionalisasi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959C1F6" w14:textId="3866F80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8" w:history="1">
        <w:r w:rsidRPr="00774D59">
          <w:rPr>
            <w:rStyle w:val="Hyperlink"/>
            <w:noProof/>
          </w:rPr>
          <w:t>9.3 Sistem Inti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372D57A" w14:textId="5D246C3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09" w:history="1">
        <w:r w:rsidRPr="00774D59">
          <w:rPr>
            <w:rStyle w:val="Hyperlink"/>
            <w:noProof/>
          </w:rPr>
          <w:t xml:space="preserve">9.4 Platform Layanan </w:t>
        </w:r>
        <w:r w:rsidRPr="00715218">
          <w:rPr>
            <w:rStyle w:val="Hyperlink"/>
            <w:i/>
            <w:noProof/>
          </w:rPr>
          <w:t>Tenant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774A4BA" w14:textId="3FEA524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0" w:history="1">
        <w:r w:rsidRPr="00774D59">
          <w:rPr>
            <w:rStyle w:val="Hyperlink"/>
            <w:noProof/>
          </w:rPr>
          <w:t xml:space="preserve">9.5 Integrasi </w:t>
        </w:r>
        <w:r w:rsidRPr="00715218">
          <w:rPr>
            <w:rStyle w:val="Hyperlink"/>
            <w:i/>
            <w:noProof/>
          </w:rPr>
          <w:t>Enterprise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0E053A0" w14:textId="33CC6BD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1" w:history="1">
        <w:r w:rsidRPr="00774D59">
          <w:rPr>
            <w:rStyle w:val="Hyperlink"/>
            <w:noProof/>
          </w:rPr>
          <w:t xml:space="preserve">9.6 Kanal Digital dan </w:t>
        </w:r>
        <w:r w:rsidRPr="00715218">
          <w:rPr>
            <w:rStyle w:val="Hyperlink"/>
            <w:i/>
            <w:noProof/>
          </w:rPr>
          <w:t>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8F51C16" w14:textId="3C49D34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2" w:history="1">
        <w:r w:rsidRPr="00774D59">
          <w:rPr>
            <w:rStyle w:val="Hyperlink"/>
            <w:noProof/>
          </w:rPr>
          <w:t>9.7 Sistem Informasi Geografis (GIS)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E432E3E" w14:textId="627E093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3" w:history="1">
        <w:r w:rsidRPr="00774D59">
          <w:rPr>
            <w:rStyle w:val="Hyperlink"/>
            <w:noProof/>
          </w:rPr>
          <w:t>9.8 Pusat Kendali Operasi (</w:t>
        </w:r>
        <w:r w:rsidRPr="00715218">
          <w:rPr>
            <w:rStyle w:val="Hyperlink"/>
            <w:i/>
            <w:noProof/>
          </w:rPr>
          <w:t>Command Center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251C77B" w14:textId="2E075CE0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4" w:history="1">
        <w:r w:rsidRPr="00774D59">
          <w:rPr>
            <w:rStyle w:val="Hyperlink"/>
            <w:noProof/>
          </w:rPr>
          <w:t>9.9 Manajemen Dokumen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5E940C" w14:textId="10A1E30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5" w:history="1">
        <w:r w:rsidRPr="00774D59">
          <w:rPr>
            <w:rStyle w:val="Hyperlink"/>
            <w:noProof/>
          </w:rPr>
          <w:t>9.10 Otomasi Alur Kerja (</w:t>
        </w:r>
        <w:r w:rsidRPr="00715218">
          <w:rPr>
            <w:rStyle w:val="Hyperlink"/>
            <w:i/>
            <w:noProof/>
          </w:rPr>
          <w:t>Workflow</w:t>
        </w:r>
        <w:r w:rsidRPr="00774D59">
          <w:rPr>
            <w:rStyle w:val="Hyperlink"/>
            <w:i/>
            <w:noProof/>
          </w:rPr>
          <w:t>/BPM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626C73" w14:textId="003ACF46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6" w:history="1">
        <w:r w:rsidRPr="00774D59">
          <w:rPr>
            <w:rStyle w:val="Hyperlink"/>
            <w:noProof/>
          </w:rPr>
          <w:t>9.11 AI dan Analitik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BE73452" w14:textId="6BC1A3B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7" w:history="1">
        <w:r w:rsidRPr="00774D59">
          <w:rPr>
            <w:rStyle w:val="Hyperlink"/>
            <w:noProof/>
          </w:rPr>
          <w:t>9.12 Manajemen Siklus Hidup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FCEFEA3" w14:textId="220B32B1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8" w:history="1">
        <w:r w:rsidRPr="00774D59">
          <w:rPr>
            <w:rStyle w:val="Hyperlink"/>
            <w:noProof/>
          </w:rPr>
          <w:t>BAB 10 — STRATEGI DATA DAN ANALITIK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30B8CAE" w14:textId="199443F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19" w:history="1">
        <w:r w:rsidRPr="00774D59">
          <w:rPr>
            <w:rStyle w:val="Hyperlink"/>
            <w:noProof/>
          </w:rPr>
          <w:t>10.1 Visi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D20C468" w14:textId="4D6B6A94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0" w:history="1">
        <w:r w:rsidRPr="00774D59">
          <w:rPr>
            <w:rStyle w:val="Hyperlink"/>
            <w:noProof/>
          </w:rPr>
          <w:t>10.2 Tata Kelola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1B916A" w14:textId="582EFD9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1" w:history="1">
        <w:r w:rsidRPr="00774D59">
          <w:rPr>
            <w:rStyle w:val="Hyperlink"/>
            <w:noProof/>
          </w:rPr>
          <w:t>10.3 Data Induk (</w:t>
        </w:r>
        <w:r w:rsidRPr="00715218">
          <w:rPr>
            <w:rStyle w:val="Hyperlink"/>
            <w:i/>
            <w:noProof/>
          </w:rPr>
          <w:t>Master Data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5A65BDC" w14:textId="5F9D020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2" w:history="1">
        <w:r w:rsidRPr="00774D59">
          <w:rPr>
            <w:rStyle w:val="Hyperlink"/>
            <w:noProof/>
          </w:rPr>
          <w:t>10.4 Kualitas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1EE449" w14:textId="1042617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3" w:history="1">
        <w:r w:rsidRPr="00774D59">
          <w:rPr>
            <w:rStyle w:val="Hyperlink"/>
            <w:noProof/>
          </w:rPr>
          <w:t>10.5 Arsitektur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28846F" w14:textId="2AD59E96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4" w:history="1">
        <w:r w:rsidRPr="00774D59">
          <w:rPr>
            <w:rStyle w:val="Hyperlink"/>
            <w:noProof/>
          </w:rPr>
          <w:t>10.6 Integrasi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36D6DD8" w14:textId="6F1C5CA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5" w:history="1">
        <w:r w:rsidRPr="00774D59">
          <w:rPr>
            <w:rStyle w:val="Hyperlink"/>
            <w:noProof/>
          </w:rPr>
          <w:t>10.7 Platform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81BB0F1" w14:textId="03B8AD6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6" w:history="1">
        <w:r w:rsidRPr="00774D59">
          <w:rPr>
            <w:rStyle w:val="Hyperlink"/>
            <w:noProof/>
          </w:rPr>
          <w:t>10.8 BI dan Analitik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95FCD3D" w14:textId="154422C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7" w:history="1">
        <w:r w:rsidRPr="00774D59">
          <w:rPr>
            <w:rStyle w:val="Hyperlink"/>
            <w:noProof/>
          </w:rPr>
          <w:t>10.9 Kesiapan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518622" w14:textId="307BCC7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8" w:history="1">
        <w:r w:rsidRPr="00774D59">
          <w:rPr>
            <w:rStyle w:val="Hyperlink"/>
            <w:noProof/>
          </w:rPr>
          <w:t>10.10 Pengambilan Keputusan Berbasis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193B2A0" w14:textId="0A495E79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29" w:history="1">
        <w:r w:rsidRPr="00774D59">
          <w:rPr>
            <w:rStyle w:val="Hyperlink"/>
            <w:noProof/>
          </w:rPr>
          <w:t>BAB 11 — KEAMANAN SIBER, RISIKO DAN KETAHANAN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A3869BD" w14:textId="6693FE2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0" w:history="1">
        <w:r w:rsidRPr="00774D59">
          <w:rPr>
            <w:rStyle w:val="Hyperlink"/>
            <w:noProof/>
          </w:rPr>
          <w:t>11.1 Strategi Keamanan Siber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13D2152" w14:textId="0921123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1" w:history="1">
        <w:r w:rsidRPr="00774D59">
          <w:rPr>
            <w:rStyle w:val="Hyperlink"/>
            <w:noProof/>
          </w:rPr>
          <w:t>11.2 Tata Kelola Keamanan Siber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1342055" w14:textId="6DBE5C6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2" w:history="1">
        <w:r w:rsidRPr="00774D59">
          <w:rPr>
            <w:rStyle w:val="Hyperlink"/>
            <w:noProof/>
          </w:rPr>
          <w:t>11.3 Manajemen Identitas dan Akses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C912AE" w14:textId="106D34B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3" w:history="1">
        <w:r w:rsidRPr="00774D59">
          <w:rPr>
            <w:rStyle w:val="Hyperlink"/>
            <w:noProof/>
          </w:rPr>
          <w:t>11.4 Operasi Keamanan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DE60B9" w14:textId="6135AFEE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4" w:history="1">
        <w:r w:rsidRPr="00774D59">
          <w:rPr>
            <w:rStyle w:val="Hyperlink"/>
            <w:noProof/>
          </w:rPr>
          <w:t>11.5 Keamanan Jaringan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93165EF" w14:textId="355C1A2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5" w:history="1">
        <w:r w:rsidRPr="00774D59">
          <w:rPr>
            <w:rStyle w:val="Hyperlink"/>
            <w:noProof/>
          </w:rPr>
          <w:t>11.6 Keamanan Perangkat (</w:t>
        </w:r>
        <w:r w:rsidRPr="00715218">
          <w:rPr>
            <w:rStyle w:val="Hyperlink"/>
            <w:i/>
            <w:noProof/>
          </w:rPr>
          <w:t>Endpoint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7205BAB" w14:textId="6A2362A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6" w:history="1">
        <w:r w:rsidRPr="00774D59">
          <w:rPr>
            <w:rStyle w:val="Hyperlink"/>
            <w:noProof/>
          </w:rPr>
          <w:t>11.7 Keamanan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F695A6D" w14:textId="086A04D2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7" w:history="1">
        <w:r w:rsidRPr="00774D59">
          <w:rPr>
            <w:rStyle w:val="Hyperlink"/>
            <w:noProof/>
          </w:rPr>
          <w:t>11.8 Risiko Pihak Ketiga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BF075B" w14:textId="64029CC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8" w:history="1">
        <w:r w:rsidRPr="00774D59">
          <w:rPr>
            <w:rStyle w:val="Hyperlink"/>
            <w:noProof/>
          </w:rPr>
          <w:t>11.9 Kesadaran Keamanan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689D5FF" w14:textId="455EDC70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39" w:history="1">
        <w:r w:rsidRPr="00774D59">
          <w:rPr>
            <w:rStyle w:val="Hyperlink"/>
            <w:noProof/>
          </w:rPr>
          <w:t>11.10 Keberlangsungan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0E36A5C" w14:textId="7EA6C4E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0" w:history="1">
        <w:r w:rsidRPr="00774D59">
          <w:rPr>
            <w:rStyle w:val="Hyperlink"/>
            <w:noProof/>
          </w:rPr>
          <w:t>11.11 Pemulihan Bencana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F741348" w14:textId="62E428C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1" w:history="1">
        <w:r w:rsidRPr="00774D59">
          <w:rPr>
            <w:rStyle w:val="Hyperlink"/>
            <w:noProof/>
          </w:rPr>
          <w:t>11.12 Ketahanan Siber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3146C0D" w14:textId="50219A93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2" w:history="1">
        <w:r w:rsidRPr="00774D59">
          <w:rPr>
            <w:rStyle w:val="Hyperlink"/>
            <w:noProof/>
          </w:rPr>
          <w:t>BAB 12 — STRATEGI KAWASAN INDUSTRI CERDAS (</w:t>
        </w:r>
        <w:r w:rsidRPr="00715218">
          <w:rPr>
            <w:rStyle w:val="Hyperlink"/>
            <w:i/>
            <w:noProof/>
          </w:rPr>
          <w:t>SMART INDUSTRIAL ESTATE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181FFB9" w14:textId="45440BC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3" w:history="1">
        <w:r w:rsidRPr="00774D59">
          <w:rPr>
            <w:rStyle w:val="Hyperlink"/>
            <w:noProof/>
          </w:rPr>
          <w:t>12.1 Visi Kawasan Industri Cerdas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33C1D3E" w14:textId="3147808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4" w:history="1">
        <w:r w:rsidRPr="00774D59">
          <w:rPr>
            <w:rStyle w:val="Hyperlink"/>
            <w:rFonts w:cs="Calibri"/>
            <w:noProof/>
          </w:rPr>
          <w:t xml:space="preserve">12.2 Penilaian </w:t>
        </w:r>
        <w:r w:rsidRPr="00715218">
          <w:rPr>
            <w:rStyle w:val="Hyperlink"/>
            <w:rFonts w:cs="Calibri"/>
            <w:i/>
            <w:noProof/>
          </w:rPr>
          <w:t>Business Case</w:t>
        </w:r>
        <w:r w:rsidRPr="00774D59">
          <w:rPr>
            <w:rStyle w:val="Hyperlink"/>
            <w:rFonts w:cs="Calibri"/>
            <w:noProof/>
          </w:rPr>
          <w:t xml:space="preserve"> per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43AC6D6" w14:textId="42E95B7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5" w:history="1">
        <w:r w:rsidRPr="00774D59">
          <w:rPr>
            <w:rStyle w:val="Hyperlink"/>
            <w:rFonts w:cs="Calibri"/>
            <w:noProof/>
          </w:rPr>
          <w:t>12.3 Urutan Investasi Kawasan Cerdas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DEAF9F3" w14:textId="3F75E693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6" w:history="1">
        <w:r w:rsidRPr="00774D59">
          <w:rPr>
            <w:rStyle w:val="Hyperlink"/>
            <w:noProof/>
          </w:rPr>
          <w:t>BAB 13 — MANAJEMEN LAYANAN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A83C2EE" w14:textId="1B6ADC00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7" w:history="1">
        <w:r w:rsidRPr="00774D59">
          <w:rPr>
            <w:rStyle w:val="Hyperlink"/>
            <w:noProof/>
          </w:rPr>
          <w:t>13.1 Katalog Layanan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DA14A1" w14:textId="6435D3B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8" w:history="1">
        <w:r w:rsidRPr="00774D59">
          <w:rPr>
            <w:rStyle w:val="Hyperlink"/>
            <w:noProof/>
          </w:rPr>
          <w:t>13.2 Manajemen Tingkat Layanan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8563B2E" w14:textId="6C0E798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49" w:history="1">
        <w:r w:rsidRPr="00774D59">
          <w:rPr>
            <w:rStyle w:val="Hyperlink"/>
            <w:noProof/>
          </w:rPr>
          <w:t>13.3 Manajemen Insiden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F29339E" w14:textId="39C0EE05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0" w:history="1">
        <w:r w:rsidRPr="00774D59">
          <w:rPr>
            <w:rStyle w:val="Hyperlink"/>
            <w:noProof/>
          </w:rPr>
          <w:t>13.4 Manajemen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AAE216A" w14:textId="4D766EC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1" w:history="1">
        <w:r w:rsidRPr="00774D59">
          <w:rPr>
            <w:rStyle w:val="Hyperlink"/>
            <w:noProof/>
          </w:rPr>
          <w:t>13.5 Manajemen Perubahan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544EABA" w14:textId="2CA70CC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2" w:history="1">
        <w:r w:rsidRPr="00774D59">
          <w:rPr>
            <w:rStyle w:val="Hyperlink"/>
            <w:noProof/>
          </w:rPr>
          <w:t>13.6 Manajemen Permintaan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FEDA7C7" w14:textId="314DD13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3" w:history="1">
        <w:r w:rsidRPr="00774D59">
          <w:rPr>
            <w:rStyle w:val="Hyperlink"/>
            <w:noProof/>
          </w:rPr>
          <w:t>13.7 Manajemen Konfigurasi dan 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B4A5EB4" w14:textId="2B9FFE3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4" w:history="1">
        <w:r w:rsidRPr="00774D59">
          <w:rPr>
            <w:rStyle w:val="Hyperlink"/>
            <w:noProof/>
          </w:rPr>
          <w:t xml:space="preserve">13.8 </w:t>
        </w:r>
        <w:r w:rsidRPr="00715218">
          <w:rPr>
            <w:rStyle w:val="Hyperlink"/>
            <w:i/>
            <w:noProof/>
          </w:rPr>
          <w:t>Service Desk</w:t>
        </w:r>
        <w:r w:rsidRPr="00774D59">
          <w:rPr>
            <w:rStyle w:val="Hyperlink"/>
            <w:noProof/>
          </w:rPr>
          <w:t xml:space="preserve">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F1FD7F7" w14:textId="7B4EC34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5" w:history="1">
        <w:r w:rsidRPr="00774D59">
          <w:rPr>
            <w:rStyle w:val="Hyperlink"/>
            <w:noProof/>
          </w:rPr>
          <w:t>13.9 Kinerja Layanan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3ACD786" w14:textId="7EBA1DAD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6" w:history="1">
        <w:r w:rsidRPr="00774D59">
          <w:rPr>
            <w:rStyle w:val="Hyperlink"/>
            <w:noProof/>
          </w:rPr>
          <w:t>BAB 14 — INISIATIF STRATEGIS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8D523BF" w14:textId="4B7470A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7" w:history="1">
        <w:r w:rsidRPr="00774D59">
          <w:rPr>
            <w:rStyle w:val="Hyperlink"/>
            <w:noProof/>
          </w:rPr>
          <w:t>14.1 Model Prioritisasi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3C917BA" w14:textId="004C9DA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8" w:history="1">
        <w:r w:rsidRPr="00774D59">
          <w:rPr>
            <w:rStyle w:val="Hyperlink"/>
            <w:noProof/>
          </w:rPr>
          <w:t>14.2 Matriks Prioritisasi Inisiatif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49FFD09" w14:textId="69C7993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59" w:history="1">
        <w:r w:rsidRPr="00774D59">
          <w:rPr>
            <w:rStyle w:val="Hyperlink"/>
            <w:noProof/>
          </w:rPr>
          <w:t>14.3 Portofolio Inisiatif Strategis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8BAFA2B" w14:textId="30D7992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0" w:history="1">
        <w:r w:rsidRPr="00774D59">
          <w:rPr>
            <w:rStyle w:val="Hyperlink"/>
            <w:rFonts w:cs="Calibri"/>
            <w:noProof/>
          </w:rPr>
          <w:t>14.4 Matriks Keterlacakan Tema × Inisiatif × Sasaran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81C0A6E" w14:textId="6BA6CB81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1" w:history="1">
        <w:r w:rsidRPr="00774D59">
          <w:rPr>
            <w:rStyle w:val="Hyperlink"/>
            <w:noProof/>
          </w:rPr>
          <w:t>BAB 15 — PETA JALAN TI 2026–2030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6C8EA63" w14:textId="6140A1E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2" w:history="1">
        <w:r w:rsidRPr="00774D59">
          <w:rPr>
            <w:rStyle w:val="Hyperlink"/>
            <w:noProof/>
          </w:rPr>
          <w:t>15.1 Tonggak Capaian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4D4BC4A" w14:textId="566931B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3" w:history="1">
        <w:r w:rsidRPr="00774D59">
          <w:rPr>
            <w:rStyle w:val="Hyperlink"/>
            <w:noProof/>
          </w:rPr>
          <w:t>15.2 Peta Ketergantungan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0486B68" w14:textId="64782C50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4" w:history="1">
        <w:r w:rsidRPr="00774D59">
          <w:rPr>
            <w:rStyle w:val="Hyperlink"/>
            <w:noProof/>
          </w:rPr>
          <w:t>15.3 Kesiapan Organisasi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54D2650" w14:textId="150014DD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5" w:history="1">
        <w:r w:rsidRPr="00774D59">
          <w:rPr>
            <w:rStyle w:val="Hyperlink"/>
            <w:noProof/>
          </w:rPr>
          <w:t>BAB 16 — STRATEGI INVESTASI DAN PENDANAAN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BC38103" w14:textId="426BCBB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6" w:history="1">
        <w:r w:rsidRPr="00774D59">
          <w:rPr>
            <w:rStyle w:val="Hyperlink"/>
            <w:noProof/>
          </w:rPr>
          <w:t>16.1 Prinsip Investasi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639218A" w14:textId="0A1D124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7" w:history="1">
        <w:r w:rsidRPr="00774D59">
          <w:rPr>
            <w:rStyle w:val="Hyperlink"/>
            <w:noProof/>
          </w:rPr>
          <w:t>16.2 Belanja Modal (CAPEX)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8C86F9D" w14:textId="55E29984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8" w:history="1">
        <w:r w:rsidRPr="00774D59">
          <w:rPr>
            <w:rStyle w:val="Hyperlink"/>
            <w:noProof/>
          </w:rPr>
          <w:t>16.3 Belanja Operasional (OPEX)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C6EDAFD" w14:textId="2FEA4E7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69" w:history="1">
        <w:r w:rsidRPr="00774D59">
          <w:rPr>
            <w:rStyle w:val="Hyperlink"/>
            <w:noProof/>
          </w:rPr>
          <w:t xml:space="preserve">16.4 Alokasi </w:t>
        </w:r>
        <w:r w:rsidRPr="00715218">
          <w:rPr>
            <w:rStyle w:val="Hyperlink"/>
            <w:i/>
            <w:noProof/>
          </w:rPr>
          <w:t>Run</w:t>
        </w:r>
        <w:r w:rsidRPr="00774D59">
          <w:rPr>
            <w:rStyle w:val="Hyperlink"/>
            <w:i/>
            <w:noProof/>
          </w:rPr>
          <w:t>–</w:t>
        </w:r>
        <w:r w:rsidRPr="00715218">
          <w:rPr>
            <w:rStyle w:val="Hyperlink"/>
            <w:i/>
            <w:noProof/>
          </w:rPr>
          <w:t>Grow</w:t>
        </w:r>
        <w:r w:rsidRPr="00774D59">
          <w:rPr>
            <w:rStyle w:val="Hyperlink"/>
            <w:i/>
            <w:noProof/>
          </w:rPr>
          <w:t>–</w:t>
        </w:r>
        <w:r w:rsidRPr="00715218">
          <w:rPr>
            <w:rStyle w:val="Hyperlink"/>
            <w:i/>
            <w:noProof/>
          </w:rPr>
          <w:t>Transform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3D3E69E" w14:textId="6DE539D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0" w:history="1">
        <w:r w:rsidRPr="00774D59">
          <w:rPr>
            <w:rStyle w:val="Hyperlink"/>
            <w:noProof/>
          </w:rPr>
          <w:t>16.5 Prioritisasi Investasi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342F28B" w14:textId="38BFE5A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1" w:history="1">
        <w:r w:rsidRPr="00774D59">
          <w:rPr>
            <w:rStyle w:val="Hyperlink"/>
            <w:noProof/>
          </w:rPr>
          <w:t>16.6 Kajian Kelayakan (</w:t>
        </w:r>
        <w:r w:rsidRPr="00715218">
          <w:rPr>
            <w:rStyle w:val="Hyperlink"/>
            <w:i/>
            <w:noProof/>
          </w:rPr>
          <w:t>Business Case</w:t>
        </w:r>
        <w:r w:rsidRPr="00774D59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A5FB2B5" w14:textId="340B474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2" w:history="1">
        <w:r w:rsidRPr="00774D59">
          <w:rPr>
            <w:rStyle w:val="Hyperlink"/>
            <w:noProof/>
          </w:rPr>
          <w:t>16.7 Total Biaya Kepemilikan (TCO)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457BF77" w14:textId="7DBF54B4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3" w:history="1">
        <w:r w:rsidRPr="00774D59">
          <w:rPr>
            <w:rStyle w:val="Hyperlink"/>
            <w:noProof/>
          </w:rPr>
          <w:t>16.8 Imbal Hasil dan Nilai (ROI)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5591FC8" w14:textId="0FB6A39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4" w:history="1">
        <w:r w:rsidRPr="00774D59">
          <w:rPr>
            <w:rStyle w:val="Hyperlink"/>
            <w:noProof/>
          </w:rPr>
          <w:t>16.9 Model Pendanaan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725168C" w14:textId="6A5B5CEE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5" w:history="1">
        <w:r w:rsidRPr="00774D59">
          <w:rPr>
            <w:rStyle w:val="Hyperlink"/>
            <w:noProof/>
          </w:rPr>
          <w:t>BAB 17 — TATA KELOLA DAN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4DEB8FF" w14:textId="4CBA54CF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6" w:history="1">
        <w:r w:rsidRPr="00774D59">
          <w:rPr>
            <w:rStyle w:val="Hyperlink"/>
            <w:noProof/>
          </w:rPr>
          <w:t>17.1 Tata Kelola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F6BFB0E" w14:textId="79F1EB13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7" w:history="1">
        <w:r w:rsidRPr="00774D59">
          <w:rPr>
            <w:rStyle w:val="Hyperlink"/>
            <w:noProof/>
          </w:rPr>
          <w:t>17.2 Tata Kelola Strategis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C8B41EB" w14:textId="76CFC8B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8" w:history="1">
        <w:r w:rsidRPr="00774D59">
          <w:rPr>
            <w:rStyle w:val="Hyperlink"/>
            <w:noProof/>
          </w:rPr>
          <w:t>17.3 Tata Kelola Portofolio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56CBB8C" w14:textId="3E907802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79" w:history="1">
        <w:r w:rsidRPr="00774D59">
          <w:rPr>
            <w:rStyle w:val="Hyperlink"/>
            <w:noProof/>
          </w:rPr>
          <w:t>17.4 Tata Kelola Arsitektur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763C859" w14:textId="33E3E33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0" w:history="1">
        <w:r w:rsidRPr="00774D59">
          <w:rPr>
            <w:rStyle w:val="Hyperlink"/>
            <w:noProof/>
          </w:rPr>
          <w:t>17.5 Tata Kelola Keamanan Siber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A09B3AF" w14:textId="6F2DE42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1" w:history="1">
        <w:r w:rsidRPr="00774D59">
          <w:rPr>
            <w:rStyle w:val="Hyperlink"/>
            <w:noProof/>
          </w:rPr>
          <w:t>17.6 Tata Kelola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13F00A4" w14:textId="04C1714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2" w:history="1">
        <w:r w:rsidRPr="00774D59">
          <w:rPr>
            <w:rStyle w:val="Hyperlink"/>
            <w:noProof/>
          </w:rPr>
          <w:t>17.7 Tata Kelola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90852AC" w14:textId="66B0964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3" w:history="1">
        <w:r w:rsidRPr="00774D59">
          <w:rPr>
            <w:rStyle w:val="Hyperlink"/>
            <w:noProof/>
          </w:rPr>
          <w:t>17.8 Realisasi Manfaat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F5841B7" w14:textId="7F08ED19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4" w:history="1">
        <w:r w:rsidRPr="00774D59">
          <w:rPr>
            <w:rStyle w:val="Hyperlink"/>
            <w:noProof/>
          </w:rPr>
          <w:t>17.9 Pemantauan Kinerja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7DDC9EC" w14:textId="119F7B6E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5" w:history="1">
        <w:r w:rsidRPr="00774D59">
          <w:rPr>
            <w:rStyle w:val="Hyperlink"/>
            <w:noProof/>
          </w:rPr>
          <w:t xml:space="preserve">BAB 18 — KPI DAN </w:t>
        </w:r>
        <w:r w:rsidRPr="00715218">
          <w:rPr>
            <w:rStyle w:val="Hyperlink"/>
            <w:i/>
            <w:noProof/>
          </w:rPr>
          <w:t>SCORECARD</w:t>
        </w:r>
        <w:r w:rsidRPr="00774D59">
          <w:rPr>
            <w:rStyle w:val="Hyperlink"/>
            <w:noProof/>
          </w:rPr>
          <w:t xml:space="preserve"> STRATEGIS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2981E4E" w14:textId="2624F8E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6" w:history="1">
        <w:r w:rsidRPr="00774D59">
          <w:rPr>
            <w:rStyle w:val="Hyperlink"/>
            <w:rFonts w:cs="Calibri"/>
            <w:noProof/>
          </w:rPr>
          <w:t xml:space="preserve">18.1 IT </w:t>
        </w:r>
        <w:r w:rsidRPr="00715218">
          <w:rPr>
            <w:rStyle w:val="Hyperlink"/>
            <w:rFonts w:cs="Calibri"/>
            <w:i/>
            <w:noProof/>
          </w:rPr>
          <w:t>Balanced Scorecard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0CF5953" w14:textId="5FBAA1A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7" w:history="1">
        <w:r w:rsidRPr="00774D59">
          <w:rPr>
            <w:rStyle w:val="Hyperlink"/>
            <w:rFonts w:cs="Calibri"/>
            <w:noProof/>
          </w:rPr>
          <w:t>18.2 Pengukuran dan Pelaporan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DA28776" w14:textId="09B2B908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8" w:history="1">
        <w:r w:rsidRPr="00774D59">
          <w:rPr>
            <w:rStyle w:val="Hyperlink"/>
            <w:noProof/>
          </w:rPr>
          <w:t>BAB 19 — RISIKO DAN KETERGANTUNGAN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F33B08D" w14:textId="16065258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89" w:history="1">
        <w:r w:rsidRPr="00774D59">
          <w:rPr>
            <w:rStyle w:val="Hyperlink"/>
            <w:rFonts w:cs="Calibri"/>
            <w:noProof/>
          </w:rPr>
          <w:t>19.1 Risiko Strategis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D0906A2" w14:textId="72C85144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0" w:history="1">
        <w:r w:rsidRPr="00774D59">
          <w:rPr>
            <w:rStyle w:val="Hyperlink"/>
            <w:rFonts w:cs="Calibri"/>
            <w:noProof/>
          </w:rPr>
          <w:t>19.2 Risiko Teknologi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E5066E5" w14:textId="5666184D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1" w:history="1">
        <w:r w:rsidRPr="00774D59">
          <w:rPr>
            <w:rStyle w:val="Hyperlink"/>
            <w:rFonts w:cs="Calibri"/>
            <w:noProof/>
          </w:rPr>
          <w:t>19.3 Risiko Siber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D882434" w14:textId="32F6459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2" w:history="1">
        <w:r w:rsidRPr="00774D59">
          <w:rPr>
            <w:rStyle w:val="Hyperlink"/>
            <w:rFonts w:cs="Calibri"/>
            <w:noProof/>
          </w:rPr>
          <w:t>19.4 Risiko Pelaksanaan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AE19D88" w14:textId="6734F34A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3" w:history="1">
        <w:r w:rsidRPr="00774D59">
          <w:rPr>
            <w:rStyle w:val="Hyperlink"/>
            <w:rFonts w:cs="Calibri"/>
            <w:noProof/>
          </w:rPr>
          <w:t xml:space="preserve">19.5 Risiko </w:t>
        </w:r>
        <w:r w:rsidRPr="00715218">
          <w:rPr>
            <w:rStyle w:val="Hyperlink"/>
            <w:rFonts w:cs="Calibri"/>
            <w:i/>
            <w:noProof/>
          </w:rPr>
          <w:t>Vendor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C653E8E" w14:textId="6E859997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4" w:history="1">
        <w:r w:rsidRPr="00774D59">
          <w:rPr>
            <w:rStyle w:val="Hyperlink"/>
            <w:rFonts w:cs="Calibri"/>
            <w:noProof/>
          </w:rPr>
          <w:t>19.6 Risiko Organisasi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31D8062" w14:textId="4F847D6C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5" w:history="1">
        <w:r w:rsidRPr="00774D59">
          <w:rPr>
            <w:rStyle w:val="Hyperlink"/>
            <w:noProof/>
          </w:rPr>
          <w:t>19.7 Ketergantungan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DD335A6" w14:textId="462CF57B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6" w:history="1">
        <w:r w:rsidRPr="00774D59">
          <w:rPr>
            <w:rStyle w:val="Hyperlink"/>
            <w:noProof/>
          </w:rPr>
          <w:t>19.8 Strategi Mitigasi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ABDF97F" w14:textId="2DDD1C8E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7" w:history="1">
        <w:r w:rsidRPr="00774D59">
          <w:rPr>
            <w:rStyle w:val="Hyperlink"/>
            <w:noProof/>
          </w:rPr>
          <w:t>BAB 20 — KESIMPULAN DAN REKOMENDASI UNTUK DIREKSI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5194EF6" w14:textId="2785B040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8" w:history="1">
        <w:r w:rsidRPr="00774D59">
          <w:rPr>
            <w:rStyle w:val="Hyperlink"/>
            <w:noProof/>
          </w:rPr>
          <w:t>20.1 Keputusan Direksi yang Diminta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6F6F454" w14:textId="50FBAB81" w:rsidR="0051172D" w:rsidRDefault="0051172D">
      <w:pPr>
        <w:pStyle w:val="TOC2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799" w:history="1">
        <w:r w:rsidRPr="00774D59">
          <w:rPr>
            <w:rStyle w:val="Hyperlink"/>
            <w:noProof/>
          </w:rPr>
          <w:t>20.2 Rencana 100 Hari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B0826DC" w14:textId="32BBB8A0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800" w:history="1">
        <w:r w:rsidRPr="00774D59">
          <w:rPr>
            <w:rStyle w:val="Hyperlink"/>
            <w:noProof/>
          </w:rPr>
          <w:t>LAMPIRAN A — REGISTER HIPOTESIS DAN VALIDASI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2C7B8C9" w14:textId="23848FE1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801" w:history="1">
        <w:r w:rsidRPr="00774D59">
          <w:rPr>
            <w:rStyle w:val="Hyperlink"/>
            <w:noProof/>
          </w:rPr>
          <w:t>LAMPIRAN B — TINJAUAN MUTU RSTI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308E252" w14:textId="51CB8685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802" w:history="1">
        <w:r w:rsidRPr="00774D59">
          <w:rPr>
            <w:rStyle w:val="Hyperlink"/>
            <w:rFonts w:cs="Calibri"/>
            <w:noProof/>
          </w:rPr>
          <w:t>LAMPIRAN C — DAFTAR ISTILAH DAN SINGKATAN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6DF1B76" w14:textId="4ACFB266" w:rsidR="0051172D" w:rsidRDefault="0051172D">
      <w:pPr>
        <w:pStyle w:val="TOC1"/>
        <w:tabs>
          <w:tab w:val="right" w:leader="dot" w:pos="9339"/>
        </w:tabs>
        <w:rPr>
          <w:rFonts w:asciiTheme="minorHAnsi" w:hAnsiTheme="minorHAnsi"/>
          <w:noProof/>
          <w:kern w:val="2"/>
          <w:sz w:val="24"/>
          <w:szCs w:val="24"/>
          <w:lang w:val="en-ID"/>
          <w14:ligatures w14:val="standardContextual"/>
        </w:rPr>
      </w:pPr>
      <w:hyperlink w:anchor="_Toc242450803" w:history="1">
        <w:r w:rsidRPr="00774D59">
          <w:rPr>
            <w:rStyle w:val="Hyperlink"/>
            <w:noProof/>
          </w:rPr>
          <w:t>REFERENSI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305F3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1DFF172" w14:textId="582D5622" w:rsidR="00BA21ED" w:rsidRDefault="00E93748" w:rsidP="00221C2D">
      <w:pPr>
        <w:rPr>
          <w:color w:val="000000"/>
        </w:rPr>
      </w:pPr>
      <w:r w:rsidRPr="006F7F48">
        <w:rPr>
          <w:color w:val="000000"/>
        </w:rPr>
        <w:fldChar w:fldCharType="end"/>
      </w:r>
    </w:p>
    <w:p w14:paraId="5E4EA2A4" w14:textId="77777777" w:rsidR="005E7562" w:rsidRDefault="005E7562" w:rsidP="00221C2D">
      <w:pPr>
        <w:rPr>
          <w:color w:val="000000"/>
        </w:rPr>
      </w:pPr>
    </w:p>
    <w:p w14:paraId="7CE4696B" w14:textId="77777777" w:rsidR="005E7562" w:rsidRDefault="005E7562" w:rsidP="00221C2D">
      <w:pPr>
        <w:rPr>
          <w:color w:val="000000"/>
        </w:rPr>
      </w:pPr>
    </w:p>
    <w:p w14:paraId="5D559F46" w14:textId="77777777" w:rsidR="005E7562" w:rsidRDefault="005E7562" w:rsidP="00221C2D">
      <w:pPr>
        <w:rPr>
          <w:color w:val="000000"/>
        </w:rPr>
      </w:pPr>
    </w:p>
    <w:p w14:paraId="296469C3" w14:textId="77777777" w:rsidR="005E7562" w:rsidRDefault="005E7562" w:rsidP="00221C2D">
      <w:pPr>
        <w:rPr>
          <w:color w:val="000000"/>
        </w:rPr>
      </w:pPr>
    </w:p>
    <w:p w14:paraId="5272F791" w14:textId="77777777" w:rsidR="005E7562" w:rsidRDefault="005E7562" w:rsidP="00221C2D">
      <w:pPr>
        <w:rPr>
          <w:color w:val="000000"/>
        </w:rPr>
      </w:pPr>
    </w:p>
    <w:p w14:paraId="06818655" w14:textId="77777777" w:rsidR="005E7562" w:rsidRDefault="005E7562" w:rsidP="00221C2D">
      <w:pPr>
        <w:rPr>
          <w:color w:val="000000"/>
        </w:rPr>
      </w:pPr>
    </w:p>
    <w:p w14:paraId="33C34E75" w14:textId="77777777" w:rsidR="005E7562" w:rsidRDefault="005E7562" w:rsidP="00221C2D">
      <w:pPr>
        <w:rPr>
          <w:color w:val="000000"/>
        </w:rPr>
      </w:pPr>
    </w:p>
    <w:p w14:paraId="1B55B5E6" w14:textId="77777777" w:rsidR="005E7562" w:rsidRDefault="005E7562" w:rsidP="00221C2D">
      <w:pPr>
        <w:rPr>
          <w:color w:val="000000"/>
        </w:rPr>
      </w:pPr>
    </w:p>
    <w:p w14:paraId="4F7D64C2" w14:textId="77777777" w:rsidR="005E7562" w:rsidRDefault="005E7562" w:rsidP="00221C2D">
      <w:pPr>
        <w:rPr>
          <w:color w:val="000000"/>
        </w:rPr>
      </w:pPr>
    </w:p>
    <w:p w14:paraId="53AC55EC" w14:textId="77777777" w:rsidR="005E7562" w:rsidRDefault="005E7562" w:rsidP="00221C2D">
      <w:pPr>
        <w:rPr>
          <w:color w:val="000000"/>
        </w:rPr>
      </w:pPr>
    </w:p>
    <w:p w14:paraId="09378E44" w14:textId="77777777" w:rsidR="005E7562" w:rsidRDefault="005E7562" w:rsidP="00221C2D">
      <w:pPr>
        <w:rPr>
          <w:color w:val="000000"/>
        </w:rPr>
      </w:pPr>
    </w:p>
    <w:p w14:paraId="5A8DD211" w14:textId="77777777" w:rsidR="005E7562" w:rsidRDefault="005E7562" w:rsidP="00221C2D">
      <w:pPr>
        <w:rPr>
          <w:color w:val="000000"/>
        </w:rPr>
      </w:pPr>
    </w:p>
    <w:p w14:paraId="73BF25A5" w14:textId="77777777" w:rsidR="005E7562" w:rsidRDefault="005E7562" w:rsidP="00221C2D">
      <w:pPr>
        <w:rPr>
          <w:color w:val="000000"/>
        </w:rPr>
      </w:pPr>
    </w:p>
    <w:p w14:paraId="380E0EF7" w14:textId="77777777" w:rsidR="005E7562" w:rsidRDefault="005E7562" w:rsidP="00221C2D">
      <w:pPr>
        <w:rPr>
          <w:color w:val="000000"/>
        </w:rPr>
      </w:pPr>
    </w:p>
    <w:p w14:paraId="10AB558D" w14:textId="77777777" w:rsidR="005E7562" w:rsidRPr="006F7F48" w:rsidRDefault="005E7562" w:rsidP="00221C2D">
      <w:pPr>
        <w:rPr>
          <w:color w:val="000000"/>
        </w:rPr>
      </w:pPr>
    </w:p>
    <w:p w14:paraId="6C782B31" w14:textId="4F137644" w:rsidR="00BA21ED" w:rsidRPr="006F7F48" w:rsidRDefault="00BA21ED" w:rsidP="00BA21ED">
      <w:pPr>
        <w:pStyle w:val="Heading1"/>
      </w:pPr>
      <w:bookmarkStart w:id="4" w:name="_Toc242450618"/>
      <w:r w:rsidRPr="006F7F48">
        <w:lastRenderedPageBreak/>
        <w:t>BAB 1 — PENDAHULUAN</w:t>
      </w:r>
      <w:bookmarkEnd w:id="4"/>
    </w:p>
    <w:p w14:paraId="16FD0C46" w14:textId="04CC8CE9" w:rsidR="00BA21ED" w:rsidRPr="006F7F48" w:rsidRDefault="00BA21ED" w:rsidP="00BA21ED">
      <w:pPr>
        <w:pStyle w:val="Heading2"/>
      </w:pPr>
      <w:bookmarkStart w:id="5" w:name="_Toc242450619"/>
      <w:r w:rsidRPr="006F7F48">
        <w:t>1.1 Latar Belakang</w:t>
      </w:r>
      <w:bookmarkEnd w:id="5"/>
    </w:p>
    <w:p w14:paraId="478E7708" w14:textId="10B63DD3" w:rsidR="00BA21ED" w:rsidRPr="006F7F48" w:rsidRDefault="00BA21ED" w:rsidP="00640BA1">
      <w:pPr>
        <w:jc w:val="both"/>
        <w:rPr>
          <w:color w:val="000000"/>
        </w:rPr>
      </w:pPr>
      <w:r w:rsidRPr="00715218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KINRA mengelola KEK Sei Mangkei seluas sekitar 1.933 Ha, dengan pemanfaatan lahan sekitar 31% per akhir 2025 </w:t>
      </w:r>
      <w:r w:rsidR="00DF5626" w:rsidRPr="006F7F48">
        <w:rPr>
          <w:color w:val="000000"/>
        </w:rPr>
        <w:t>[F, RJPP hlm. 3]</w:t>
      </w:r>
      <w:r w:rsidRPr="006F7F48">
        <w:rPr>
          <w:color w:val="000000"/>
        </w:rPr>
        <w:t xml:space="preserve">. RJPP 2026–2030 menargetkan pertumbuhan pendapatan, utilitas dan bisnis baru yang signifikan, serta secara eksplisit mencatat digitalisasi yang belum optimal sebagai kelemahan internal [F, RJPP </w:t>
      </w:r>
      <w:r w:rsidR="00BC0EC6" w:rsidRPr="006F7F48">
        <w:rPr>
          <w:color w:val="000000"/>
        </w:rPr>
        <w:t>hlm. 15</w:t>
      </w:r>
      <w:r w:rsidRPr="006F7F48">
        <w:rPr>
          <w:color w:val="000000"/>
        </w:rPr>
        <w:t>].</w:t>
      </w:r>
    </w:p>
    <w:p w14:paraId="7A33546F" w14:textId="53142B31" w:rsidR="00BA21ED" w:rsidRPr="006F7F48" w:rsidRDefault="00BA21ED" w:rsidP="00640BA1">
      <w:pPr>
        <w:jc w:val="both"/>
        <w:rPr>
          <w:color w:val="000000"/>
        </w:rPr>
      </w:pPr>
      <w:r w:rsidRPr="00715218">
        <w:rPr>
          <w:b/>
          <w:i/>
          <w:color w:val="1F4E78"/>
        </w:rPr>
        <w:t>Why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RJPP menuntut TI terintegrasi untuk </w:t>
      </w:r>
      <w:r w:rsidRPr="00715218">
        <w:rPr>
          <w:i/>
          <w:color w:val="000000"/>
        </w:rPr>
        <w:t>monitoring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billing</w:t>
      </w:r>
      <w:r w:rsidRPr="006F7F48">
        <w:rPr>
          <w:color w:val="000000"/>
        </w:rPr>
        <w:t xml:space="preserve"> dan kontrol utilitas, sistem terpadu untuk bisnis baru, serta </w:t>
      </w:r>
      <w:r w:rsidRPr="00715218">
        <w:rPr>
          <w:i/>
          <w:color w:val="000000"/>
        </w:rPr>
        <w:t>roadmap</w:t>
      </w:r>
      <w:r w:rsidRPr="006F7F48">
        <w:rPr>
          <w:color w:val="000000"/>
        </w:rPr>
        <w:t xml:space="preserve"> IT yang terimplementasi hingga 2027 </w:t>
      </w:r>
      <w:r w:rsidR="00DF5626" w:rsidRPr="006F7F48">
        <w:rPr>
          <w:color w:val="000000"/>
        </w:rPr>
        <w:t>[F, RJPP hlm. 56, 58]</w:t>
      </w:r>
      <w:r w:rsidRPr="006F7F48">
        <w:rPr>
          <w:color w:val="000000"/>
        </w:rPr>
        <w:t xml:space="preserve">. KINRA belum memiliki IT </w:t>
      </w:r>
      <w:r w:rsidRPr="00715218">
        <w:rPr>
          <w:i/>
          <w:color w:val="000000"/>
        </w:rPr>
        <w:t>Strategic Plan formal</w:t>
      </w:r>
      <w:r w:rsidRPr="006F7F48">
        <w:rPr>
          <w:color w:val="000000"/>
        </w:rPr>
        <w:t xml:space="preserve"> [H].</w:t>
      </w:r>
    </w:p>
    <w:p w14:paraId="6E4852C5" w14:textId="679C4773" w:rsidR="00BA21ED" w:rsidRPr="006F7F48" w:rsidRDefault="00BA21ED" w:rsidP="00BA21ED">
      <w:pPr>
        <w:pStyle w:val="Heading2"/>
      </w:pPr>
      <w:bookmarkStart w:id="6" w:name="_Toc242450620"/>
      <w:r w:rsidRPr="006F7F48">
        <w:t>1.2 Tujuan Penyusunan RSTI</w:t>
      </w:r>
      <w:bookmarkEnd w:id="6"/>
    </w:p>
    <w:p w14:paraId="24F1DE27" w14:textId="6DE4340A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>Menyelaraskan arah TI dengan tujuan bisnis RJPP 2026–2030.</w:t>
      </w:r>
    </w:p>
    <w:p w14:paraId="228E94EE" w14:textId="52F4224F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>Mendukung transformasi KINRA menjadi pengelola kawasan industri modern dan digital.</w:t>
      </w:r>
    </w:p>
    <w:p w14:paraId="5E0173C3" w14:textId="78C2F64C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Meningkatkan </w:t>
      </w:r>
      <w:r w:rsidRPr="00715218">
        <w:rPr>
          <w:i/>
          <w:color w:val="000000"/>
        </w:rPr>
        <w:t>operational excellence</w:t>
      </w:r>
      <w:r w:rsidRPr="006F7F48">
        <w:rPr>
          <w:color w:val="000000"/>
        </w:rPr>
        <w:t xml:space="preserve"> dan </w:t>
      </w:r>
      <w:r w:rsidRPr="00715218">
        <w:rPr>
          <w:i/>
          <w:color w:val="000000"/>
        </w:rPr>
        <w:t>tenant experience</w:t>
      </w:r>
      <w:r w:rsidRPr="006F7F48">
        <w:rPr>
          <w:color w:val="000000"/>
        </w:rPr>
        <w:t>.</w:t>
      </w:r>
    </w:p>
    <w:p w14:paraId="5D6AEEB9" w14:textId="6A551974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Memperkuat </w:t>
      </w:r>
      <w:r w:rsidRPr="00715218">
        <w:rPr>
          <w:i/>
          <w:color w:val="000000"/>
        </w:rPr>
        <w:t>governance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risk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compliance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cybersecurity</w:t>
      </w:r>
      <w:r w:rsidRPr="006F7F48">
        <w:rPr>
          <w:color w:val="000000"/>
        </w:rPr>
        <w:t xml:space="preserve"> dan </w:t>
      </w:r>
      <w:r w:rsidRPr="00715218">
        <w:rPr>
          <w:i/>
          <w:color w:val="000000"/>
        </w:rPr>
        <w:t>resilience</w:t>
      </w:r>
      <w:r w:rsidRPr="006F7F48">
        <w:rPr>
          <w:color w:val="000000"/>
        </w:rPr>
        <w:t>.</w:t>
      </w:r>
    </w:p>
    <w:p w14:paraId="6C771959" w14:textId="3014653E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>Membangun fondasi data dan digital platform.</w:t>
      </w:r>
    </w:p>
    <w:p w14:paraId="6260417E" w14:textId="21BD7623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Menetapkan target IT </w:t>
      </w:r>
      <w:r w:rsidRPr="00715218">
        <w:rPr>
          <w:i/>
          <w:color w:val="000000"/>
        </w:rPr>
        <w:t>maturity</w:t>
      </w:r>
      <w:r w:rsidRPr="006F7F48">
        <w:rPr>
          <w:color w:val="000000"/>
        </w:rPr>
        <w:t xml:space="preserve"> yang realistis dan terukur.</w:t>
      </w:r>
    </w:p>
    <w:p w14:paraId="046D0212" w14:textId="64F50EA1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Menghasilkan portfolio program dan </w:t>
      </w:r>
      <w:r w:rsidRPr="00715218">
        <w:rPr>
          <w:i/>
          <w:color w:val="000000"/>
        </w:rPr>
        <w:t>roadmap</w:t>
      </w:r>
      <w:r w:rsidRPr="006F7F48">
        <w:rPr>
          <w:color w:val="000000"/>
        </w:rPr>
        <w:t xml:space="preserve"> investasi yang dapat dieksekusi.</w:t>
      </w:r>
    </w:p>
    <w:p w14:paraId="1A19AD62" w14:textId="661D4CA2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>Menjadi acuan Direksi dalam keputusan investasi dan transformasi TI.</w:t>
      </w:r>
    </w:p>
    <w:p w14:paraId="01D8E66B" w14:textId="790C44CD" w:rsidR="00BA21ED" w:rsidRPr="006F7F48" w:rsidRDefault="00BA21ED" w:rsidP="00BA21ED">
      <w:pPr>
        <w:pStyle w:val="Heading2"/>
      </w:pPr>
      <w:bookmarkStart w:id="7" w:name="_Toc242450621"/>
      <w:r w:rsidRPr="006F7F48">
        <w:t>1.3 Ruang Lingkup</w:t>
      </w:r>
      <w:bookmarkEnd w:id="7"/>
    </w:p>
    <w:p w14:paraId="197CAC5F" w14:textId="77777777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715218">
        <w:rPr>
          <w:b/>
          <w:i/>
          <w:color w:val="1F4E78"/>
          <w:sz w:val="18"/>
        </w:rPr>
        <w:t>Exhibit</w:t>
      </w:r>
      <w:r w:rsidRPr="00BA21ED">
        <w:rPr>
          <w:b/>
          <w:color w:val="1F4E78"/>
          <w:sz w:val="18"/>
        </w:rPr>
        <w:t xml:space="preserve"> 1.1 — Ruang lingkup RSTI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4"/>
        <w:gridCol w:w="4771"/>
      </w:tblGrid>
      <w:tr w:rsidR="00BA21ED" w:rsidRPr="00BA21ED" w14:paraId="5521C9F3" w14:textId="77777777" w:rsidTr="00BA21ED">
        <w:trPr>
          <w:tblHeader/>
        </w:trPr>
        <w:tc>
          <w:tcPr>
            <w:tcW w:w="4952" w:type="dxa"/>
            <w:shd w:val="clear" w:color="17365D" w:fill="17365D"/>
          </w:tcPr>
          <w:p w14:paraId="3B4B3806" w14:textId="03FE2359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Dalam lingkup</w:t>
            </w:r>
          </w:p>
        </w:tc>
        <w:tc>
          <w:tcPr>
            <w:tcW w:w="4953" w:type="dxa"/>
            <w:shd w:val="clear" w:color="17365D" w:fill="17365D"/>
          </w:tcPr>
          <w:p w14:paraId="4FB10536" w14:textId="479ED124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Di luar lingkup (antarmuka saja)</w:t>
            </w:r>
          </w:p>
        </w:tc>
      </w:tr>
      <w:tr w:rsidR="00BA21ED" w:rsidRPr="00BA21ED" w14:paraId="6BFFC429" w14:textId="77777777" w:rsidTr="00BA21ED">
        <w:tc>
          <w:tcPr>
            <w:tcW w:w="4952" w:type="dxa"/>
          </w:tcPr>
          <w:p w14:paraId="0C4D473F" w14:textId="10654B19" w:rsidR="00BA21ED" w:rsidRPr="00506302" w:rsidRDefault="00BA21ED" w:rsidP="004F16E9">
            <w:pPr>
              <w:spacing w:after="160"/>
              <w:jc w:val="both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Seluruh kapabilitas TI korporat dan layanan digital kawasan: </w:t>
            </w:r>
            <w:r w:rsidRPr="00715218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 xml:space="preserve">, aplikasi, data, infrastruktur, jaringan, </w:t>
            </w:r>
            <w:r w:rsidRPr="00715218">
              <w:rPr>
                <w:i/>
                <w:color w:val="000000"/>
                <w:sz w:val="18"/>
              </w:rPr>
              <w:t>cloud</w:t>
            </w:r>
            <w:r w:rsidRPr="00506302">
              <w:rPr>
                <w:color w:val="000000"/>
                <w:sz w:val="18"/>
              </w:rPr>
              <w:t xml:space="preserve">, keamanan siber, </w:t>
            </w:r>
            <w:r w:rsidR="00407BFC" w:rsidRPr="00506302">
              <w:rPr>
                <w:color w:val="000000"/>
                <w:sz w:val="18"/>
              </w:rPr>
              <w:t>manajemen layanan TI (ITSM)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sourcing</w:t>
            </w:r>
            <w:r w:rsidRPr="00506302">
              <w:rPr>
                <w:color w:val="000000"/>
                <w:sz w:val="18"/>
              </w:rPr>
              <w:t>, organisasi TI</w:t>
            </w:r>
          </w:p>
        </w:tc>
        <w:tc>
          <w:tcPr>
            <w:tcW w:w="4953" w:type="dxa"/>
          </w:tcPr>
          <w:p w14:paraId="0BB2F8CF" w14:textId="1339EE92" w:rsidR="00BA21ED" w:rsidRPr="00506302" w:rsidRDefault="00BA21ED" w:rsidP="00370BAD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Desain teknis rinci, spesifikasi pengadaan, dan konfigurasi sistem</w:t>
            </w:r>
          </w:p>
        </w:tc>
      </w:tr>
      <w:tr w:rsidR="00BA21ED" w:rsidRPr="00BA21ED" w14:paraId="410504FD" w14:textId="77777777" w:rsidTr="00BA21ED">
        <w:tc>
          <w:tcPr>
            <w:tcW w:w="4952" w:type="dxa"/>
          </w:tcPr>
          <w:p w14:paraId="4E15441E" w14:textId="0E244989" w:rsidR="00BA21ED" w:rsidRPr="00506302" w:rsidRDefault="00BA21ED" w:rsidP="004F16E9">
            <w:pPr>
              <w:spacing w:after="160"/>
              <w:jc w:val="both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Teknologi operasional (OT) yang terhubung ke TI: </w:t>
            </w:r>
            <w:r w:rsidRPr="00715218">
              <w:rPr>
                <w:i/>
                <w:color w:val="000000"/>
                <w:sz w:val="18"/>
              </w:rPr>
              <w:t>metering</w:t>
            </w:r>
            <w:r w:rsidRPr="00506302">
              <w:rPr>
                <w:color w:val="000000"/>
                <w:sz w:val="18"/>
              </w:rPr>
              <w:t xml:space="preserve"> utilitas, SCADA/</w:t>
            </w:r>
            <w:r w:rsidRPr="00715218">
              <w:rPr>
                <w:i/>
                <w:color w:val="000000"/>
                <w:sz w:val="18"/>
              </w:rPr>
              <w:t>monitoring</w:t>
            </w:r>
            <w:r w:rsidRPr="00506302">
              <w:rPr>
                <w:color w:val="000000"/>
                <w:sz w:val="18"/>
              </w:rPr>
              <w:t xml:space="preserve"> </w:t>
            </w:r>
            <w:r w:rsidR="00C33F6D" w:rsidRPr="00506302">
              <w:rPr>
                <w:color w:val="000000"/>
                <w:sz w:val="18"/>
              </w:rPr>
              <w:t>instalasi pengolahan air bersih</w:t>
            </w:r>
            <w:r w:rsidRPr="00506302">
              <w:rPr>
                <w:color w:val="000000"/>
                <w:sz w:val="18"/>
              </w:rPr>
              <w:t>, PLTBm/PLTS, CCTV</w:t>
            </w:r>
          </w:p>
        </w:tc>
        <w:tc>
          <w:tcPr>
            <w:tcW w:w="4953" w:type="dxa"/>
          </w:tcPr>
          <w:p w14:paraId="20E30A0B" w14:textId="06DA6724" w:rsidR="00BA21ED" w:rsidRPr="00506302" w:rsidRDefault="00BA21ED" w:rsidP="00370BAD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Engineering</w:t>
            </w:r>
            <w:r w:rsidRPr="00506302">
              <w:rPr>
                <w:color w:val="000000"/>
                <w:sz w:val="18"/>
              </w:rPr>
              <w:t xml:space="preserve"> pembangkit dan utilitas</w:t>
            </w:r>
          </w:p>
        </w:tc>
      </w:tr>
      <w:tr w:rsidR="00BA21ED" w:rsidRPr="00BA21ED" w14:paraId="135376B8" w14:textId="77777777" w:rsidTr="00BA21ED">
        <w:tc>
          <w:tcPr>
            <w:tcW w:w="4952" w:type="dxa"/>
          </w:tcPr>
          <w:p w14:paraId="789D3234" w14:textId="203B92F5" w:rsidR="00BA21ED" w:rsidRPr="00506302" w:rsidRDefault="00BA21ED" w:rsidP="004F16E9">
            <w:pPr>
              <w:spacing w:after="160"/>
              <w:jc w:val="both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Antarmuka dengan anak perusahaan (PT SMNT), mitra </w:t>
            </w:r>
            <w:r w:rsidR="009A3A9C" w:rsidRPr="00506302">
              <w:rPr>
                <w:color w:val="000000"/>
                <w:sz w:val="18"/>
              </w:rPr>
              <w:t>pembangkit listrik swasta</w:t>
            </w:r>
            <w:r w:rsidRPr="00506302">
              <w:rPr>
                <w:color w:val="000000"/>
                <w:sz w:val="18"/>
              </w:rPr>
              <w:t xml:space="preserve">/operator, </w:t>
            </w:r>
            <w:r w:rsidRPr="00715218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>, regulator dan grup PTPN</w:t>
            </w:r>
          </w:p>
        </w:tc>
        <w:tc>
          <w:tcPr>
            <w:tcW w:w="4953" w:type="dxa"/>
          </w:tcPr>
          <w:p w14:paraId="419BDBFE" w14:textId="1632AE23" w:rsidR="00BA21ED" w:rsidRPr="00506302" w:rsidRDefault="00BA21ED" w:rsidP="00370BAD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Sistem internal milik </w:t>
            </w:r>
            <w:r w:rsidRPr="00715218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dan mitra</w:t>
            </w:r>
          </w:p>
        </w:tc>
      </w:tr>
    </w:tbl>
    <w:p w14:paraId="43A35E89" w14:textId="6D6E8163" w:rsidR="00BA21ED" w:rsidRPr="006F7F48" w:rsidRDefault="00BA21ED" w:rsidP="00BA21ED">
      <w:pPr>
        <w:pStyle w:val="Heading2"/>
      </w:pPr>
      <w:bookmarkStart w:id="8" w:name="_Toc242450622"/>
      <w:r w:rsidRPr="006F7F48">
        <w:t>1.4 Periode RSTI</w:t>
      </w:r>
      <w:bookmarkEnd w:id="8"/>
    </w:p>
    <w:p w14:paraId="544ADD82" w14:textId="19C15F53" w:rsidR="00BA21ED" w:rsidRPr="006F7F48" w:rsidRDefault="00BA21ED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RSTI mencakup 2026–2030, mengikuti periode RJPP. 2026 adalah tahun </w:t>
      </w:r>
      <w:r w:rsidRPr="00715218">
        <w:rPr>
          <w:i/>
          <w:color w:val="000000"/>
        </w:rPr>
        <w:t>baseline</w:t>
      </w:r>
      <w:r w:rsidRPr="006F7F48">
        <w:rPr>
          <w:color w:val="000000"/>
        </w:rPr>
        <w:t xml:space="preserve"> dan mobilisasi (H2 2026); 2027–2030 adalah </w:t>
      </w:r>
      <w:r w:rsidRPr="00715218">
        <w:rPr>
          <w:i/>
          <w:color w:val="000000"/>
        </w:rPr>
        <w:t>horizon</w:t>
      </w:r>
      <w:r w:rsidRPr="006F7F48">
        <w:rPr>
          <w:color w:val="000000"/>
        </w:rPr>
        <w:t xml:space="preserve"> eksekusi; 2030 adalah </w:t>
      </w:r>
      <w:r w:rsidRPr="00715218">
        <w:rPr>
          <w:i/>
          <w:color w:val="000000"/>
        </w:rPr>
        <w:t>target state</w:t>
      </w:r>
      <w:r w:rsidRPr="006F7F48">
        <w:rPr>
          <w:color w:val="000000"/>
        </w:rPr>
        <w:t>. RSTI ditinjau setiap tahun bersamaan dengan siklus RKAP, dan diperbarui penuh saat RJPP berikutnya disusun [REC].</w:t>
      </w:r>
    </w:p>
    <w:p w14:paraId="0CBF9108" w14:textId="2C2BA37E" w:rsidR="00BA21ED" w:rsidRPr="006F7F48" w:rsidRDefault="00BA21ED" w:rsidP="00BA21ED">
      <w:pPr>
        <w:pStyle w:val="Heading2"/>
      </w:pPr>
      <w:bookmarkStart w:id="9" w:name="_Toc242450623"/>
      <w:r w:rsidRPr="006F7F48">
        <w:t>1.5 Pendekatan Penyusunan</w:t>
      </w:r>
      <w:bookmarkEnd w:id="9"/>
    </w:p>
    <w:p w14:paraId="1E6D8F9E" w14:textId="77777777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715218">
        <w:rPr>
          <w:b/>
          <w:i/>
          <w:color w:val="1F4E78"/>
          <w:sz w:val="18"/>
        </w:rPr>
        <w:t>Exhibit</w:t>
      </w:r>
      <w:r w:rsidRPr="00BA21ED">
        <w:rPr>
          <w:b/>
          <w:color w:val="1F4E78"/>
          <w:sz w:val="18"/>
        </w:rPr>
        <w:t xml:space="preserve"> 1.2 — Pendekatan penyusunan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89"/>
        <w:gridCol w:w="3184"/>
      </w:tblGrid>
      <w:tr w:rsidR="00BA21ED" w:rsidRPr="00BA21ED" w14:paraId="01F5DC1A" w14:textId="77777777" w:rsidTr="00BA21ED">
        <w:trPr>
          <w:tblHeader/>
        </w:trPr>
        <w:tc>
          <w:tcPr>
            <w:tcW w:w="3301" w:type="dxa"/>
            <w:shd w:val="clear" w:color="17365D" w:fill="17365D"/>
          </w:tcPr>
          <w:p w14:paraId="6C06A201" w14:textId="1DAB919F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Langkah</w:t>
            </w:r>
          </w:p>
        </w:tc>
        <w:tc>
          <w:tcPr>
            <w:tcW w:w="3302" w:type="dxa"/>
            <w:shd w:val="clear" w:color="17365D" w:fill="17365D"/>
          </w:tcPr>
          <w:p w14:paraId="5581E644" w14:textId="59FE3A15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Pertanyaan kunci</w:t>
            </w:r>
          </w:p>
        </w:tc>
        <w:tc>
          <w:tcPr>
            <w:tcW w:w="3302" w:type="dxa"/>
            <w:shd w:val="clear" w:color="17365D" w:fill="17365D"/>
          </w:tcPr>
          <w:p w14:paraId="736B99BD" w14:textId="09070FC0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Output</w:t>
            </w:r>
          </w:p>
        </w:tc>
      </w:tr>
      <w:tr w:rsidR="00BA21ED" w:rsidRPr="00BA21ED" w14:paraId="3F4EE87D" w14:textId="77777777" w:rsidTr="00BA21ED">
        <w:tc>
          <w:tcPr>
            <w:tcW w:w="3301" w:type="dxa"/>
          </w:tcPr>
          <w:p w14:paraId="50098F43" w14:textId="6EF3DD3D" w:rsidR="00BA21ED" w:rsidRPr="00506302" w:rsidRDefault="00BA21ED" w:rsidP="00370BAD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1. </w:t>
            </w:r>
            <w:r w:rsidRPr="00715218">
              <w:rPr>
                <w:b/>
                <w:i/>
                <w:color w:val="000000"/>
                <w:sz w:val="18"/>
              </w:rPr>
              <w:t>Strategic context</w:t>
            </w:r>
          </w:p>
        </w:tc>
        <w:tc>
          <w:tcPr>
            <w:tcW w:w="3302" w:type="dxa"/>
          </w:tcPr>
          <w:p w14:paraId="19C9D190" w14:textId="1C7B589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Apa yang harus dicapai bisnis menurut RJPP?</w:t>
            </w:r>
          </w:p>
        </w:tc>
        <w:tc>
          <w:tcPr>
            <w:tcW w:w="3302" w:type="dxa"/>
          </w:tcPr>
          <w:p w14:paraId="6E795215" w14:textId="43031E4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Business objectives &amp; value drivers</w:t>
            </w:r>
          </w:p>
        </w:tc>
      </w:tr>
      <w:tr w:rsidR="00BA21ED" w:rsidRPr="00BA21ED" w14:paraId="691EACA2" w14:textId="77777777" w:rsidTr="00BA21ED">
        <w:tc>
          <w:tcPr>
            <w:tcW w:w="3301" w:type="dxa"/>
          </w:tcPr>
          <w:p w14:paraId="5139DCCD" w14:textId="69AD802D" w:rsidR="00BA21ED" w:rsidRPr="00506302" w:rsidRDefault="00BA21ED" w:rsidP="00370BAD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lastRenderedPageBreak/>
              <w:t xml:space="preserve">2. </w:t>
            </w:r>
            <w:r w:rsidRPr="00715218">
              <w:rPr>
                <w:b/>
                <w:i/>
                <w:color w:val="000000"/>
                <w:sz w:val="18"/>
              </w:rPr>
              <w:t>Capability mapping</w:t>
            </w:r>
          </w:p>
        </w:tc>
        <w:tc>
          <w:tcPr>
            <w:tcW w:w="3302" w:type="dxa"/>
          </w:tcPr>
          <w:p w14:paraId="33D872B3" w14:textId="401B3E40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Kapabilitas bisnis apa yang menghasilkan nilai tersebut?</w:t>
            </w:r>
          </w:p>
        </w:tc>
        <w:tc>
          <w:tcPr>
            <w:tcW w:w="3302" w:type="dxa"/>
          </w:tcPr>
          <w:p w14:paraId="11B508C8" w14:textId="702FF96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Business capability map</w:t>
            </w:r>
            <w:r w:rsidRPr="00506302">
              <w:rPr>
                <w:color w:val="000000"/>
                <w:sz w:val="18"/>
              </w:rPr>
              <w:t xml:space="preserve"> (APQC-informed)</w:t>
            </w:r>
          </w:p>
        </w:tc>
      </w:tr>
      <w:tr w:rsidR="00BA21ED" w:rsidRPr="00BA21ED" w14:paraId="7C980630" w14:textId="77777777" w:rsidTr="00BA21ED">
        <w:tc>
          <w:tcPr>
            <w:tcW w:w="3301" w:type="dxa"/>
          </w:tcPr>
          <w:p w14:paraId="58D1A3BC" w14:textId="7B801B04" w:rsidR="00BA21ED" w:rsidRPr="00506302" w:rsidRDefault="00BA21ED" w:rsidP="00370BAD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3. Diagnostic</w:t>
            </w:r>
          </w:p>
        </w:tc>
        <w:tc>
          <w:tcPr>
            <w:tcW w:w="3302" w:type="dxa"/>
          </w:tcPr>
          <w:p w14:paraId="7D8337D0" w14:textId="7C995B9D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Seberapa siap TI saat ini? (hipotesis + validasi)</w:t>
            </w:r>
          </w:p>
        </w:tc>
        <w:tc>
          <w:tcPr>
            <w:tcW w:w="3302" w:type="dxa"/>
          </w:tcPr>
          <w:p w14:paraId="2E012292" w14:textId="225C9D4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Current state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maturity heatmap</w:t>
            </w:r>
          </w:p>
        </w:tc>
      </w:tr>
      <w:tr w:rsidR="00BA21ED" w:rsidRPr="00BA21ED" w14:paraId="1A61DD04" w14:textId="77777777" w:rsidTr="00BA21ED">
        <w:tc>
          <w:tcPr>
            <w:tcW w:w="3301" w:type="dxa"/>
          </w:tcPr>
          <w:p w14:paraId="6F3266C1" w14:textId="560AA7C0" w:rsidR="00BA21ED" w:rsidRPr="00506302" w:rsidRDefault="00BA21ED" w:rsidP="00370BAD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4. </w:t>
            </w:r>
            <w:r w:rsidRPr="00715218">
              <w:rPr>
                <w:b/>
                <w:i/>
                <w:color w:val="000000"/>
                <w:sz w:val="18"/>
              </w:rPr>
              <w:t>Gap analysis</w:t>
            </w:r>
          </w:p>
        </w:tc>
        <w:tc>
          <w:tcPr>
            <w:tcW w:w="3302" w:type="dxa"/>
          </w:tcPr>
          <w:p w14:paraId="7B9CFBF6" w14:textId="71D24D5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Di mana selisih </w:t>
            </w:r>
            <w:r w:rsidRPr="00715218">
              <w:rPr>
                <w:i/>
                <w:color w:val="000000"/>
                <w:sz w:val="18"/>
              </w:rPr>
              <w:t>current</w:t>
            </w:r>
            <w:r w:rsidRPr="00506302">
              <w:rPr>
                <w:color w:val="000000"/>
                <w:sz w:val="18"/>
              </w:rPr>
              <w:t xml:space="preserve"> vs target dan apa dampaknya?</w:t>
            </w:r>
          </w:p>
        </w:tc>
        <w:tc>
          <w:tcPr>
            <w:tcW w:w="3302" w:type="dxa"/>
          </w:tcPr>
          <w:p w14:paraId="507B0454" w14:textId="2BEEAFBE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Gap matrix</w:t>
            </w:r>
            <w:r w:rsidRPr="00506302">
              <w:rPr>
                <w:color w:val="000000"/>
                <w:sz w:val="18"/>
              </w:rPr>
              <w:t xml:space="preserve"> berbasis </w:t>
            </w:r>
            <w:r w:rsidRPr="00715218">
              <w:rPr>
                <w:i/>
                <w:color w:val="000000"/>
                <w:sz w:val="18"/>
              </w:rPr>
              <w:t>impact &amp; urgency</w:t>
            </w:r>
          </w:p>
        </w:tc>
      </w:tr>
      <w:tr w:rsidR="00BA21ED" w:rsidRPr="00BA21ED" w14:paraId="446DE7D4" w14:textId="77777777" w:rsidTr="00BA21ED">
        <w:tc>
          <w:tcPr>
            <w:tcW w:w="3301" w:type="dxa"/>
          </w:tcPr>
          <w:p w14:paraId="37689568" w14:textId="7ED8E675" w:rsidR="00BA21ED" w:rsidRPr="00506302" w:rsidRDefault="00BA21ED" w:rsidP="00370BAD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5. </w:t>
            </w:r>
            <w:r w:rsidRPr="00715218">
              <w:rPr>
                <w:b/>
                <w:i/>
                <w:color w:val="000000"/>
                <w:sz w:val="18"/>
              </w:rPr>
              <w:t>Strategic direction</w:t>
            </w:r>
          </w:p>
        </w:tc>
        <w:tc>
          <w:tcPr>
            <w:tcW w:w="3302" w:type="dxa"/>
          </w:tcPr>
          <w:p w14:paraId="42387E0A" w14:textId="620E1FE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 mana TI diarahkan dan apa prinsipnya?</w:t>
            </w:r>
          </w:p>
        </w:tc>
        <w:tc>
          <w:tcPr>
            <w:tcW w:w="3302" w:type="dxa"/>
          </w:tcPr>
          <w:p w14:paraId="0C481583" w14:textId="52EB7F85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Vision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themes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objectives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principles</w:t>
            </w:r>
          </w:p>
        </w:tc>
      </w:tr>
      <w:tr w:rsidR="00BA21ED" w:rsidRPr="00BA21ED" w14:paraId="335B3178" w14:textId="77777777" w:rsidTr="00BA21ED">
        <w:tc>
          <w:tcPr>
            <w:tcW w:w="3301" w:type="dxa"/>
          </w:tcPr>
          <w:p w14:paraId="4763946B" w14:textId="2F87E28A" w:rsidR="00BA21ED" w:rsidRPr="00506302" w:rsidRDefault="00BA21ED" w:rsidP="00370BAD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6. </w:t>
            </w:r>
            <w:r w:rsidRPr="00715218">
              <w:rPr>
                <w:b/>
                <w:i/>
                <w:color w:val="000000"/>
                <w:sz w:val="18"/>
              </w:rPr>
              <w:t>Target design</w:t>
            </w:r>
          </w:p>
        </w:tc>
        <w:tc>
          <w:tcPr>
            <w:tcW w:w="3302" w:type="dxa"/>
          </w:tcPr>
          <w:p w14:paraId="5241B5FF" w14:textId="0B0A9E14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Seperti apa </w:t>
            </w:r>
            <w:r w:rsidRPr="00715218">
              <w:rPr>
                <w:i/>
                <w:color w:val="000000"/>
                <w:sz w:val="18"/>
              </w:rPr>
              <w:t>capability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architecture</w:t>
            </w:r>
            <w:r w:rsidRPr="00506302">
              <w:rPr>
                <w:color w:val="000000"/>
                <w:sz w:val="18"/>
              </w:rPr>
              <w:t xml:space="preserve"> dan </w:t>
            </w:r>
            <w:r w:rsidRPr="00715218">
              <w:rPr>
                <w:i/>
                <w:color w:val="000000"/>
                <w:sz w:val="18"/>
              </w:rPr>
              <w:t>operating model target</w:t>
            </w:r>
            <w:r w:rsidRPr="00506302">
              <w:rPr>
                <w:color w:val="000000"/>
                <w:sz w:val="18"/>
              </w:rPr>
              <w:t>?</w:t>
            </w:r>
          </w:p>
        </w:tc>
        <w:tc>
          <w:tcPr>
            <w:tcW w:w="3302" w:type="dxa"/>
          </w:tcPr>
          <w:p w14:paraId="3DEFCB68" w14:textId="315F25D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Target maturity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architecture</w:t>
            </w:r>
            <w:r w:rsidRPr="00506302">
              <w:rPr>
                <w:color w:val="000000"/>
                <w:sz w:val="18"/>
              </w:rPr>
              <w:t>, TOM</w:t>
            </w:r>
          </w:p>
        </w:tc>
      </w:tr>
      <w:tr w:rsidR="00BA21ED" w:rsidRPr="00BA21ED" w14:paraId="44C74F87" w14:textId="77777777" w:rsidTr="00BA21ED">
        <w:tc>
          <w:tcPr>
            <w:tcW w:w="3301" w:type="dxa"/>
          </w:tcPr>
          <w:p w14:paraId="4C859685" w14:textId="2A3C0C11" w:rsidR="00BA21ED" w:rsidRPr="00506302" w:rsidRDefault="00BA21ED" w:rsidP="00370BAD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7. Portfolio &amp; </w:t>
            </w:r>
            <w:r w:rsidRPr="00715218">
              <w:rPr>
                <w:b/>
                <w:i/>
                <w:color w:val="000000"/>
                <w:sz w:val="18"/>
              </w:rPr>
              <w:t>roadmap</w:t>
            </w:r>
          </w:p>
        </w:tc>
        <w:tc>
          <w:tcPr>
            <w:tcW w:w="3302" w:type="dxa"/>
          </w:tcPr>
          <w:p w14:paraId="3BEC428F" w14:textId="5CA7A2E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Inisiatif apa, kapan, dengan biaya dan nilai apa?</w:t>
            </w:r>
          </w:p>
        </w:tc>
        <w:tc>
          <w:tcPr>
            <w:tcW w:w="3302" w:type="dxa"/>
          </w:tcPr>
          <w:p w14:paraId="71C24468" w14:textId="2621FAC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Prioritized</w:t>
            </w:r>
            <w:r w:rsidRPr="00506302">
              <w:rPr>
                <w:color w:val="000000"/>
                <w:sz w:val="18"/>
              </w:rPr>
              <w:t xml:space="preserve"> portfolio, </w:t>
            </w:r>
            <w:r w:rsidRPr="00715218">
              <w:rPr>
                <w:i/>
                <w:color w:val="000000"/>
                <w:sz w:val="18"/>
              </w:rPr>
              <w:t>roadmap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investment</w:t>
            </w:r>
          </w:p>
        </w:tc>
      </w:tr>
      <w:tr w:rsidR="00BA21ED" w:rsidRPr="00BA21ED" w14:paraId="4116AB04" w14:textId="77777777" w:rsidTr="00BA21ED">
        <w:tc>
          <w:tcPr>
            <w:tcW w:w="3301" w:type="dxa"/>
          </w:tcPr>
          <w:p w14:paraId="2D42D0BA" w14:textId="009F2D65" w:rsidR="00BA21ED" w:rsidRPr="00506302" w:rsidRDefault="00BA21ED" w:rsidP="00370BAD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8. </w:t>
            </w:r>
            <w:r w:rsidRPr="00715218">
              <w:rPr>
                <w:b/>
                <w:i/>
                <w:color w:val="000000"/>
                <w:sz w:val="18"/>
              </w:rPr>
              <w:t>Governance &amp; measurement</w:t>
            </w:r>
          </w:p>
        </w:tc>
        <w:tc>
          <w:tcPr>
            <w:tcW w:w="3302" w:type="dxa"/>
          </w:tcPr>
          <w:p w14:paraId="774E2B83" w14:textId="759D218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Bagaimana eksekusi dikendalikan dan nilai dibuktikan?</w:t>
            </w:r>
          </w:p>
        </w:tc>
        <w:tc>
          <w:tcPr>
            <w:tcW w:w="3302" w:type="dxa"/>
          </w:tcPr>
          <w:p w14:paraId="0CE8266C" w14:textId="281C2DD5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scorecard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risk register</w:t>
            </w:r>
          </w:p>
        </w:tc>
      </w:tr>
    </w:tbl>
    <w:p w14:paraId="7D03669E" w14:textId="00BD2C4B" w:rsidR="00BA21ED" w:rsidRPr="006F7F48" w:rsidRDefault="00BA21ED" w:rsidP="00640BA1">
      <w:pPr>
        <w:jc w:val="both"/>
        <w:rPr>
          <w:color w:val="000000"/>
        </w:rPr>
      </w:pPr>
      <w:r w:rsidRPr="006F7F48">
        <w:rPr>
          <w:rFonts w:hint="eastAsia"/>
          <w:color w:val="000000"/>
        </w:rPr>
        <w:t xml:space="preserve">Setiap rekomendasi mengikuti rantai logika: </w:t>
      </w:r>
      <w:r w:rsidRPr="00715218">
        <w:rPr>
          <w:rFonts w:hint="eastAsia"/>
          <w:i/>
          <w:color w:val="000000"/>
        </w:rPr>
        <w:t>Business Need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715218">
        <w:rPr>
          <w:rFonts w:hint="eastAsia"/>
          <w:i/>
          <w:color w:val="000000"/>
        </w:rPr>
        <w:t>Business Capability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715218">
        <w:rPr>
          <w:rFonts w:hint="eastAsia"/>
          <w:i/>
          <w:color w:val="000000"/>
        </w:rPr>
        <w:t>Current Gap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715218">
        <w:rPr>
          <w:rFonts w:hint="eastAsia"/>
          <w:i/>
          <w:color w:val="000000"/>
        </w:rPr>
        <w:t>Target Capability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715218">
        <w:rPr>
          <w:rFonts w:hint="eastAsia"/>
          <w:i/>
          <w:color w:val="000000"/>
        </w:rPr>
        <w:t>Technology Response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715218">
        <w:rPr>
          <w:rFonts w:hint="eastAsia"/>
          <w:i/>
          <w:color w:val="000000"/>
        </w:rPr>
        <w:t>Initiative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715218">
        <w:rPr>
          <w:rFonts w:hint="eastAsia"/>
          <w:i/>
          <w:color w:val="000000"/>
        </w:rPr>
        <w:t>Investment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715218">
        <w:rPr>
          <w:rFonts w:hint="eastAsia"/>
          <w:i/>
          <w:color w:val="000000"/>
        </w:rPr>
        <w:t>Expected Value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="00407BFC" w:rsidRPr="006F7F48">
        <w:rPr>
          <w:color w:val="000000"/>
        </w:rPr>
        <w:t>indikator kinerja utama (KPI)</w:t>
      </w:r>
      <w:r w:rsidRPr="006F7F48">
        <w:rPr>
          <w:rFonts w:hint="eastAsia"/>
          <w:color w:val="000000"/>
        </w:rPr>
        <w:t>.</w:t>
      </w:r>
    </w:p>
    <w:p w14:paraId="1FDA6608" w14:textId="18890A6A" w:rsidR="00BA21ED" w:rsidRPr="006F7F48" w:rsidRDefault="00BA21ED" w:rsidP="00BA21ED">
      <w:pPr>
        <w:pStyle w:val="Heading2"/>
      </w:pPr>
      <w:bookmarkStart w:id="10" w:name="_Toc242450624"/>
      <w:r w:rsidRPr="006F7F48">
        <w:t>1.6 Prinsip Penyusunan</w:t>
      </w:r>
      <w:bookmarkEnd w:id="10"/>
    </w:p>
    <w:p w14:paraId="49AB0239" w14:textId="77777777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715218">
        <w:rPr>
          <w:b/>
          <w:i/>
          <w:color w:val="1F4E78"/>
          <w:sz w:val="18"/>
        </w:rPr>
        <w:t>Exhibit</w:t>
      </w:r>
      <w:r w:rsidRPr="00BA21ED">
        <w:rPr>
          <w:b/>
          <w:color w:val="1F4E78"/>
          <w:sz w:val="18"/>
        </w:rPr>
        <w:t xml:space="preserve"> 1.3 — Prinsip penyusunan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8"/>
        <w:gridCol w:w="4787"/>
      </w:tblGrid>
      <w:tr w:rsidR="00BA21ED" w:rsidRPr="00BA21ED" w14:paraId="025BEE8D" w14:textId="77777777" w:rsidTr="00BA21ED">
        <w:trPr>
          <w:tblHeader/>
        </w:trPr>
        <w:tc>
          <w:tcPr>
            <w:tcW w:w="4952" w:type="dxa"/>
            <w:shd w:val="clear" w:color="17365D" w:fill="17365D"/>
          </w:tcPr>
          <w:p w14:paraId="19F0C4D7" w14:textId="4A257D91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Prinsip</w:t>
            </w:r>
          </w:p>
        </w:tc>
        <w:tc>
          <w:tcPr>
            <w:tcW w:w="4953" w:type="dxa"/>
            <w:shd w:val="clear" w:color="17365D" w:fill="17365D"/>
          </w:tcPr>
          <w:p w14:paraId="44BC2ECB" w14:textId="1B4F047C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Makna praktis bagi KINRA</w:t>
            </w:r>
          </w:p>
        </w:tc>
      </w:tr>
      <w:tr w:rsidR="00BA21ED" w:rsidRPr="00BA21ED" w14:paraId="6549E940" w14:textId="77777777" w:rsidTr="00BA21ED">
        <w:tc>
          <w:tcPr>
            <w:tcW w:w="4952" w:type="dxa"/>
          </w:tcPr>
          <w:p w14:paraId="1BDB51AB" w14:textId="416BD699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Business-first &amp; value-driven</w:t>
            </w:r>
          </w:p>
        </w:tc>
        <w:tc>
          <w:tcPr>
            <w:tcW w:w="4953" w:type="dxa"/>
          </w:tcPr>
          <w:p w14:paraId="47D8DAAD" w14:textId="6114855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Tidak ada inisiatif tanpa tujuan bisnis RJPP, pemilik bisnis dan ukuran nilai</w:t>
            </w:r>
          </w:p>
        </w:tc>
      </w:tr>
      <w:tr w:rsidR="00BA21ED" w:rsidRPr="00BA21ED" w14:paraId="2C900D45" w14:textId="77777777" w:rsidTr="00BA21ED">
        <w:tc>
          <w:tcPr>
            <w:tcW w:w="4952" w:type="dxa"/>
          </w:tcPr>
          <w:p w14:paraId="5F862440" w14:textId="6B4C7209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Capability-driven &amp; architecture-led</w:t>
            </w:r>
          </w:p>
        </w:tc>
        <w:tc>
          <w:tcPr>
            <w:tcW w:w="4953" w:type="dxa"/>
          </w:tcPr>
          <w:p w14:paraId="38298996" w14:textId="6EBFA0C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Investasi membangun kapabilitas yang dapat dipakai ulang, bukan aplikasi per divisi</w:t>
            </w:r>
          </w:p>
        </w:tc>
      </w:tr>
      <w:tr w:rsidR="00BA21ED" w:rsidRPr="00BA21ED" w14:paraId="12D8B19E" w14:textId="77777777" w:rsidTr="00BA21ED">
        <w:tc>
          <w:tcPr>
            <w:tcW w:w="4952" w:type="dxa"/>
          </w:tcPr>
          <w:p w14:paraId="2D59D860" w14:textId="4887E682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Risk-based &amp; security-by-design</w:t>
            </w:r>
          </w:p>
        </w:tc>
        <w:tc>
          <w:tcPr>
            <w:tcW w:w="4953" w:type="dxa"/>
          </w:tcPr>
          <w:p w14:paraId="6ACE9937" w14:textId="20A2D894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Kontrol keamanan dan ketahanan masuk sejak desain, proporsional terhadap risiko</w:t>
            </w:r>
          </w:p>
        </w:tc>
      </w:tr>
      <w:tr w:rsidR="00BA21ED" w:rsidRPr="00BA21ED" w14:paraId="05DD2293" w14:textId="77777777" w:rsidTr="00BA21ED">
        <w:tc>
          <w:tcPr>
            <w:tcW w:w="4952" w:type="dxa"/>
          </w:tcPr>
          <w:p w14:paraId="1E22BDC3" w14:textId="225B66F5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Data-driven</w:t>
            </w:r>
          </w:p>
        </w:tc>
        <w:tc>
          <w:tcPr>
            <w:tcW w:w="4953" w:type="dxa"/>
          </w:tcPr>
          <w:p w14:paraId="35D6A0A1" w14:textId="2789798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Data diperlakukan sebagai aset dengan pemilik, standar dan kualitas yang terukur</w:t>
            </w:r>
          </w:p>
        </w:tc>
      </w:tr>
      <w:tr w:rsidR="00BA21ED" w:rsidRPr="00BA21ED" w14:paraId="3E16D58C" w14:textId="77777777" w:rsidTr="00BA21ED">
        <w:tc>
          <w:tcPr>
            <w:tcW w:w="4952" w:type="dxa"/>
          </w:tcPr>
          <w:p w14:paraId="0F840BF7" w14:textId="6008168B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Cloud-smart</w:t>
            </w:r>
          </w:p>
        </w:tc>
        <w:tc>
          <w:tcPr>
            <w:tcW w:w="4953" w:type="dxa"/>
          </w:tcPr>
          <w:p w14:paraId="57CBBCCC" w14:textId="3155BEE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Cloud</w:t>
            </w:r>
            <w:r w:rsidRPr="00506302">
              <w:rPr>
                <w:color w:val="000000"/>
                <w:sz w:val="18"/>
              </w:rPr>
              <w:t xml:space="preserve"> dipilih berdasarkan kecocokan </w:t>
            </w:r>
            <w:r w:rsidRPr="00715218">
              <w:rPr>
                <w:i/>
                <w:color w:val="000000"/>
                <w:sz w:val="18"/>
              </w:rPr>
              <w:t>workload</w:t>
            </w:r>
            <w:r w:rsidRPr="00506302">
              <w:rPr>
                <w:color w:val="000000"/>
                <w:sz w:val="18"/>
              </w:rPr>
              <w:t xml:space="preserve">, biaya, latensi OT dan regulasi—bukan </w:t>
            </w:r>
            <w:r w:rsidRPr="00715218">
              <w:rPr>
                <w:i/>
                <w:color w:val="000000"/>
                <w:sz w:val="18"/>
              </w:rPr>
              <w:t>default</w:t>
            </w:r>
          </w:p>
        </w:tc>
      </w:tr>
      <w:tr w:rsidR="00BA21ED" w:rsidRPr="00BA21ED" w14:paraId="645D6B70" w14:textId="77777777" w:rsidTr="00BA21ED">
        <w:tc>
          <w:tcPr>
            <w:tcW w:w="4952" w:type="dxa"/>
          </w:tcPr>
          <w:p w14:paraId="0D0B23DE" w14:textId="418A10D7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Interoperability-by-design</w:t>
            </w:r>
          </w:p>
        </w:tc>
        <w:tc>
          <w:tcPr>
            <w:tcW w:w="4953" w:type="dxa"/>
          </w:tcPr>
          <w:p w14:paraId="7F6BC47A" w14:textId="1341BE1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Integrasi melalui </w:t>
            </w:r>
            <w:r w:rsidR="00407BFC" w:rsidRPr="00506302">
              <w:rPr>
                <w:color w:val="000000"/>
                <w:sz w:val="18"/>
              </w:rPr>
              <w:t>antarmuka pemrograman aplikasi (API)</w:t>
            </w:r>
            <w:r w:rsidRPr="00506302">
              <w:rPr>
                <w:color w:val="000000"/>
                <w:sz w:val="18"/>
              </w:rPr>
              <w:t xml:space="preserve"> dan standar terbuka; hindari </w:t>
            </w:r>
            <w:r w:rsidRPr="00715218">
              <w:rPr>
                <w:i/>
                <w:color w:val="000000"/>
                <w:sz w:val="18"/>
              </w:rPr>
              <w:t>point-to-point</w:t>
            </w:r>
            <w:r w:rsidRPr="00506302">
              <w:rPr>
                <w:color w:val="000000"/>
                <w:sz w:val="18"/>
              </w:rPr>
              <w:t xml:space="preserve"> dan </w:t>
            </w:r>
            <w:r w:rsidRPr="00715218">
              <w:rPr>
                <w:i/>
                <w:color w:val="000000"/>
                <w:sz w:val="18"/>
              </w:rPr>
              <w:t>vendor lock-in</w:t>
            </w:r>
          </w:p>
        </w:tc>
      </w:tr>
      <w:tr w:rsidR="00BA21ED" w:rsidRPr="00BA21ED" w14:paraId="3E0A55E1" w14:textId="77777777" w:rsidTr="00BA21ED">
        <w:tc>
          <w:tcPr>
            <w:tcW w:w="4952" w:type="dxa"/>
          </w:tcPr>
          <w:p w14:paraId="6EEF8FE9" w14:textId="004C7B92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Tenant-centric</w:t>
            </w:r>
          </w:p>
        </w:tc>
        <w:tc>
          <w:tcPr>
            <w:tcW w:w="4953" w:type="dxa"/>
          </w:tcPr>
          <w:p w14:paraId="7770D0E2" w14:textId="112D3E6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Desain layanan dimulai dari </w:t>
            </w:r>
            <w:r w:rsidRPr="00715218">
              <w:rPr>
                <w:i/>
                <w:color w:val="000000"/>
                <w:sz w:val="18"/>
              </w:rPr>
              <w:t>journey investor</w:t>
            </w:r>
            <w:r w:rsidRPr="00506302">
              <w:rPr>
                <w:color w:val="000000"/>
                <w:sz w:val="18"/>
              </w:rPr>
              <w:t xml:space="preserve"> dan </w:t>
            </w:r>
            <w:r w:rsidRPr="00715218">
              <w:rPr>
                <w:i/>
                <w:color w:val="000000"/>
                <w:sz w:val="18"/>
              </w:rPr>
              <w:t>tenant</w:t>
            </w:r>
          </w:p>
        </w:tc>
      </w:tr>
      <w:tr w:rsidR="00BA21ED" w:rsidRPr="00BA21ED" w14:paraId="7FF09AE9" w14:textId="77777777" w:rsidTr="00BA21ED">
        <w:tc>
          <w:tcPr>
            <w:tcW w:w="4952" w:type="dxa"/>
          </w:tcPr>
          <w:p w14:paraId="2D8D623F" w14:textId="0FC0796D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Scalable &amp; resilient</w:t>
            </w:r>
          </w:p>
        </w:tc>
        <w:tc>
          <w:tcPr>
            <w:tcW w:w="4953" w:type="dxa"/>
          </w:tcPr>
          <w:p w14:paraId="23FEC5A2" w14:textId="65FEF151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Kapasitas mengikuti pertumbuhan </w:t>
            </w:r>
            <w:r w:rsidRPr="00715218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tanpa </w:t>
            </w:r>
            <w:r w:rsidRPr="00715218">
              <w:rPr>
                <w:i/>
                <w:color w:val="000000"/>
                <w:sz w:val="18"/>
              </w:rPr>
              <w:t>redesign</w:t>
            </w:r>
          </w:p>
        </w:tc>
      </w:tr>
      <w:tr w:rsidR="00BA21ED" w:rsidRPr="00BA21ED" w14:paraId="36F6BE6B" w14:textId="77777777" w:rsidTr="00BA21ED">
        <w:tc>
          <w:tcPr>
            <w:tcW w:w="4952" w:type="dxa"/>
          </w:tcPr>
          <w:p w14:paraId="4C73CC4A" w14:textId="007C8E99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Build where strategic</w:t>
            </w:r>
            <w:r w:rsidRPr="00506302">
              <w:rPr>
                <w:b/>
                <w:color w:val="000000"/>
                <w:sz w:val="18"/>
              </w:rPr>
              <w:t xml:space="preserve">, </w:t>
            </w:r>
            <w:r w:rsidRPr="004F344A">
              <w:rPr>
                <w:b/>
                <w:i/>
                <w:color w:val="000000"/>
                <w:sz w:val="18"/>
              </w:rPr>
              <w:t>buy</w:t>
            </w:r>
            <w:r w:rsidRPr="00506302">
              <w:rPr>
                <w:b/>
                <w:color w:val="000000"/>
                <w:sz w:val="18"/>
              </w:rPr>
              <w:t xml:space="preserve"> </w:t>
            </w:r>
            <w:r w:rsidRPr="00715218">
              <w:rPr>
                <w:b/>
                <w:i/>
                <w:color w:val="000000"/>
                <w:sz w:val="18"/>
              </w:rPr>
              <w:t>where commodity</w:t>
            </w:r>
          </w:p>
        </w:tc>
        <w:tc>
          <w:tcPr>
            <w:tcW w:w="4953" w:type="dxa"/>
          </w:tcPr>
          <w:p w14:paraId="1170FF17" w14:textId="5C6967E0" w:rsidR="00BA21ED" w:rsidRPr="00506302" w:rsidRDefault="0069018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Adopsi</w:t>
            </w:r>
            <w:r w:rsidR="00BA21ED" w:rsidRPr="00506302">
              <w:rPr>
                <w:color w:val="000000"/>
                <w:sz w:val="18"/>
              </w:rPr>
              <w:t xml:space="preserve"> </w:t>
            </w:r>
            <w:r w:rsidR="00407BFC" w:rsidRPr="00715218">
              <w:rPr>
                <w:i/>
                <w:color w:val="000000"/>
                <w:sz w:val="18"/>
              </w:rPr>
              <w:t>Software as a Service</w:t>
            </w:r>
            <w:r w:rsidR="00407BFC" w:rsidRPr="00506302">
              <w:rPr>
                <w:color w:val="000000"/>
                <w:sz w:val="18"/>
              </w:rPr>
              <w:t xml:space="preserve"> (SaaS)</w:t>
            </w:r>
            <w:r w:rsidR="00BA21ED" w:rsidRPr="00506302">
              <w:rPr>
                <w:color w:val="000000"/>
                <w:sz w:val="18"/>
              </w:rPr>
              <w:t xml:space="preserve"> untuk fungsi umum; bangun/konfigurasi hanya untuk diferensiasi layanan kawasan</w:t>
            </w:r>
          </w:p>
        </w:tc>
      </w:tr>
      <w:tr w:rsidR="00BA21ED" w:rsidRPr="00BA21ED" w14:paraId="6F050393" w14:textId="77777777" w:rsidTr="00BA21ED">
        <w:tc>
          <w:tcPr>
            <w:tcW w:w="4952" w:type="dxa"/>
          </w:tcPr>
          <w:p w14:paraId="32F3D707" w14:textId="06D06B6C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Progressive maturity</w:t>
            </w:r>
          </w:p>
        </w:tc>
        <w:tc>
          <w:tcPr>
            <w:tcW w:w="4953" w:type="dxa"/>
          </w:tcPr>
          <w:p w14:paraId="4F8CFE4F" w14:textId="04B5CC94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Naik bertahap ke level yang dibutuhkan, bukan mengejar level tertinggi</w:t>
            </w:r>
          </w:p>
        </w:tc>
      </w:tr>
      <w:tr w:rsidR="00BA21ED" w:rsidRPr="00BA21ED" w14:paraId="4B7E5F94" w14:textId="77777777" w:rsidTr="00BA21ED">
        <w:tc>
          <w:tcPr>
            <w:tcW w:w="4952" w:type="dxa"/>
          </w:tcPr>
          <w:p w14:paraId="2E67074E" w14:textId="4D760209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No technology for technology's sake</w:t>
            </w:r>
          </w:p>
        </w:tc>
        <w:tc>
          <w:tcPr>
            <w:tcW w:w="4953" w:type="dxa"/>
          </w:tcPr>
          <w:p w14:paraId="418FFA33" w14:textId="4338FCE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rFonts w:hint="eastAsia"/>
                <w:color w:val="000000"/>
                <w:sz w:val="18"/>
              </w:rPr>
              <w:t xml:space="preserve">Setiap teknologi diuji: </w:t>
            </w:r>
            <w:r w:rsidRPr="00715218">
              <w:rPr>
                <w:rFonts w:hint="eastAsia"/>
                <w:i/>
                <w:color w:val="000000"/>
                <w:sz w:val="18"/>
              </w:rPr>
              <w:t>use case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715218">
              <w:rPr>
                <w:rFonts w:hint="eastAsia"/>
                <w:i/>
                <w:color w:val="000000"/>
                <w:sz w:val="18"/>
              </w:rPr>
              <w:t>value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715218">
              <w:rPr>
                <w:rFonts w:hint="eastAsia"/>
                <w:i/>
                <w:color w:val="000000"/>
                <w:sz w:val="18"/>
              </w:rPr>
              <w:t>feasibility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715218">
              <w:rPr>
                <w:rFonts w:hint="eastAsia"/>
                <w:i/>
                <w:color w:val="000000"/>
                <w:sz w:val="18"/>
              </w:rPr>
              <w:t>risk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715218">
              <w:rPr>
                <w:rFonts w:hint="eastAsia"/>
                <w:i/>
                <w:color w:val="000000"/>
                <w:sz w:val="18"/>
              </w:rPr>
              <w:t>investment</w:t>
            </w:r>
          </w:p>
        </w:tc>
      </w:tr>
    </w:tbl>
    <w:p w14:paraId="7C81AAC9" w14:textId="5077E4AC" w:rsidR="00BA21ED" w:rsidRPr="006F7F48" w:rsidRDefault="00BA21ED" w:rsidP="00BA21ED">
      <w:pPr>
        <w:pStyle w:val="Heading2"/>
      </w:pPr>
      <w:bookmarkStart w:id="11" w:name="_Toc242450625"/>
      <w:r w:rsidRPr="006F7F48">
        <w:lastRenderedPageBreak/>
        <w:t xml:space="preserve">1.7 </w:t>
      </w:r>
      <w:r w:rsidR="00A4754C" w:rsidRPr="006F7F48">
        <w:t>Posisi RSTI terhadap Strategi Korporat</w:t>
      </w:r>
      <w:bookmarkEnd w:id="11"/>
    </w:p>
    <w:p w14:paraId="58840D0E" w14:textId="59FF1BAE" w:rsidR="00BA21ED" w:rsidRPr="006F7F48" w:rsidRDefault="00BA21ED" w:rsidP="00640BA1">
      <w:pPr>
        <w:jc w:val="both"/>
        <w:rPr>
          <w:color w:val="000000"/>
        </w:rPr>
      </w:pPr>
      <w:r w:rsidRPr="006F7F48">
        <w:rPr>
          <w:rFonts w:hint="eastAsia"/>
          <w:color w:val="000000"/>
        </w:rPr>
        <w:t xml:space="preserve">RSTI adalah turunan fungsional RJPP dan menjadi dasar usulan anggaran TI dalam RKAP. Hierarkinya: RJPP (apa dan mengapa bisnis)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RSTI (kapabilitas TI yang dibutuhkan)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RKAP TI tahunan (apa yang didanai)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program/proyek (bagaimana dieksekusi). Bila RJPP</w:t>
      </w:r>
      <w:r w:rsidRPr="006F7F48">
        <w:rPr>
          <w:color w:val="000000"/>
        </w:rPr>
        <w:t xml:space="preserve"> berubah, prioritas RSTI ditinjau ulang melalui IT </w:t>
      </w:r>
      <w:r w:rsidRPr="00715218">
        <w:rPr>
          <w:i/>
          <w:color w:val="000000"/>
        </w:rPr>
        <w:t>Steering Committee</w:t>
      </w:r>
      <w:r w:rsidRPr="006F7F48">
        <w:rPr>
          <w:color w:val="000000"/>
        </w:rPr>
        <w:t xml:space="preserve"> [REC].</w:t>
      </w:r>
    </w:p>
    <w:p w14:paraId="0072A901" w14:textId="65768690" w:rsidR="00BA21ED" w:rsidRDefault="00BA21ED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4F5C005B" w14:textId="178675EF" w:rsidR="00BA21ED" w:rsidRPr="006F7F48" w:rsidRDefault="00BA21ED" w:rsidP="00BA21ED">
      <w:pPr>
        <w:pStyle w:val="Heading1"/>
      </w:pPr>
      <w:bookmarkStart w:id="12" w:name="_Toc242450626"/>
      <w:r w:rsidRPr="006F7F48">
        <w:lastRenderedPageBreak/>
        <w:t>BAB 2 — KONTEKS STRATEGIS PERUSAHAAN</w:t>
      </w:r>
      <w:bookmarkEnd w:id="12"/>
    </w:p>
    <w:p w14:paraId="36A7F3A1" w14:textId="00D1B51F" w:rsidR="00BA21ED" w:rsidRPr="006F7F48" w:rsidRDefault="00BA21ED" w:rsidP="00BA21ED">
      <w:pPr>
        <w:pStyle w:val="Heading2"/>
      </w:pPr>
      <w:bookmarkStart w:id="13" w:name="_Toc242450627"/>
      <w:r w:rsidRPr="006F7F48">
        <w:t xml:space="preserve">2.1 </w:t>
      </w:r>
      <w:r w:rsidR="00A4754C" w:rsidRPr="006F7F48">
        <w:t>Profil dan Model Bisnis KINRA</w:t>
      </w:r>
      <w:bookmarkEnd w:id="13"/>
    </w:p>
    <w:p w14:paraId="65C42FA2" w14:textId="23506105" w:rsidR="00BA21ED" w:rsidRPr="006F7F48" w:rsidRDefault="00BA21ED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KINRA adalah entitas grup PTPN III yang mengelola KEK Sei Mangkei berdasarkan PP No. 29 Tahun 2012 </w:t>
      </w:r>
      <w:r w:rsidR="00DF5626" w:rsidRPr="006F7F48">
        <w:rPr>
          <w:color w:val="000000"/>
        </w:rPr>
        <w:t>[F, RJPP hlm. 15]</w:t>
      </w:r>
      <w:r w:rsidRPr="006F7F48">
        <w:rPr>
          <w:color w:val="000000"/>
        </w:rPr>
        <w:t xml:space="preserve">. Model bisnisnya lebih tepat dipandang sebagai </w:t>
      </w:r>
      <w:r w:rsidRPr="00715218">
        <w:rPr>
          <w:i/>
          <w:color w:val="000000"/>
        </w:rPr>
        <w:t>Industrial Estate Infrastructure &amp; Services Platform</w:t>
      </w:r>
      <w:r w:rsidRPr="006F7F48">
        <w:rPr>
          <w:color w:val="000000"/>
        </w:rPr>
        <w:t>: nilai tercipta dari layanan berulang di atas lahan, bukan hanya dari penjualan/sewa lahan.</w:t>
      </w:r>
    </w:p>
    <w:p w14:paraId="163BD75A" w14:textId="76F6B900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715218">
        <w:rPr>
          <w:b/>
          <w:i/>
          <w:color w:val="1F4E78"/>
          <w:sz w:val="18"/>
        </w:rPr>
        <w:t>Exhibit</w:t>
      </w:r>
      <w:r w:rsidRPr="00BA21ED">
        <w:rPr>
          <w:b/>
          <w:color w:val="1F4E78"/>
          <w:sz w:val="18"/>
        </w:rPr>
        <w:t xml:space="preserve"> 2.1 — </w:t>
      </w:r>
      <w:r w:rsidR="0041270A" w:rsidRPr="0041270A">
        <w:rPr>
          <w:b/>
          <w:color w:val="1F4E78"/>
          <w:sz w:val="18"/>
        </w:rPr>
        <w:t>Nilai KINRA bergeser dari transaksi lahan ke</w:t>
      </w:r>
      <w:r w:rsidRPr="00BA21ED">
        <w:rPr>
          <w:b/>
          <w:color w:val="1F4E78"/>
          <w:sz w:val="18"/>
        </w:rPr>
        <w:t xml:space="preserve"> layanan </w:t>
      </w:r>
      <w:r w:rsidR="0041270A" w:rsidRPr="0041270A">
        <w:rPr>
          <w:b/>
          <w:color w:val="1F4E78"/>
          <w:sz w:val="18"/>
        </w:rPr>
        <w:t>berulang di atas lah</w:t>
      </w:r>
      <w:r w:rsidRPr="00BA21ED">
        <w:rPr>
          <w:b/>
          <w:color w:val="1F4E78"/>
          <w:sz w:val="18"/>
        </w:rPr>
        <w:t>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1"/>
        <w:gridCol w:w="3200"/>
        <w:gridCol w:w="3194"/>
      </w:tblGrid>
      <w:tr w:rsidR="00BA21ED" w:rsidRPr="00BA21ED" w14:paraId="4028F71C" w14:textId="77777777" w:rsidTr="00BA21ED">
        <w:trPr>
          <w:tblHeader/>
        </w:trPr>
        <w:tc>
          <w:tcPr>
            <w:tcW w:w="3301" w:type="dxa"/>
            <w:shd w:val="clear" w:color="17365D" w:fill="17365D"/>
          </w:tcPr>
          <w:p w14:paraId="768DB3B2" w14:textId="37A2A4B8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Lini nilai</w:t>
            </w:r>
          </w:p>
        </w:tc>
        <w:tc>
          <w:tcPr>
            <w:tcW w:w="3302" w:type="dxa"/>
            <w:shd w:val="clear" w:color="17365D" w:fill="17365D"/>
          </w:tcPr>
          <w:p w14:paraId="3533B1C5" w14:textId="7595FEF5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Contoh layanan</w:t>
            </w:r>
          </w:p>
        </w:tc>
        <w:tc>
          <w:tcPr>
            <w:tcW w:w="3302" w:type="dxa"/>
            <w:shd w:val="clear" w:color="17365D" w:fill="17365D"/>
          </w:tcPr>
          <w:p w14:paraId="1B37A105" w14:textId="1662EE39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Karakter pendapatan</w:t>
            </w:r>
          </w:p>
        </w:tc>
      </w:tr>
      <w:tr w:rsidR="00BA21ED" w:rsidRPr="00BA21ED" w14:paraId="0C7B3783" w14:textId="77777777" w:rsidTr="00BA21ED">
        <w:tc>
          <w:tcPr>
            <w:tcW w:w="3301" w:type="dxa"/>
          </w:tcPr>
          <w:p w14:paraId="7E9CD325" w14:textId="6C59C5DD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Land &amp; property</w:t>
            </w:r>
          </w:p>
        </w:tc>
        <w:tc>
          <w:tcPr>
            <w:tcW w:w="3302" w:type="dxa"/>
          </w:tcPr>
          <w:p w14:paraId="615D3ACF" w14:textId="323949C0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Penjualan/sewa lahan, </w:t>
            </w:r>
            <w:r w:rsidR="00815E42" w:rsidRPr="00506302">
              <w:rPr>
                <w:color w:val="000000"/>
                <w:sz w:val="18"/>
              </w:rPr>
              <w:t>pabrik siap pakai</w:t>
            </w:r>
            <w:r w:rsidRPr="00506302">
              <w:rPr>
                <w:color w:val="000000"/>
                <w:sz w:val="18"/>
              </w:rPr>
              <w:t xml:space="preserve">, </w:t>
            </w:r>
            <w:r w:rsidR="00C33F6D" w:rsidRPr="00506302">
              <w:rPr>
                <w:color w:val="000000"/>
                <w:sz w:val="18"/>
              </w:rPr>
              <w:t>industri kecil menengah</w:t>
            </w:r>
            <w:r w:rsidRPr="00506302">
              <w:rPr>
                <w:color w:val="000000"/>
                <w:sz w:val="18"/>
              </w:rPr>
              <w:t>, hunian</w:t>
            </w:r>
          </w:p>
        </w:tc>
        <w:tc>
          <w:tcPr>
            <w:tcW w:w="3302" w:type="dxa"/>
          </w:tcPr>
          <w:p w14:paraId="50A60784" w14:textId="254456FA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Transaksional, bernilai besar</w:t>
            </w:r>
          </w:p>
        </w:tc>
      </w:tr>
      <w:tr w:rsidR="00BA21ED" w:rsidRPr="00BA21ED" w14:paraId="1AA1DB33" w14:textId="77777777" w:rsidTr="00BA21ED">
        <w:tc>
          <w:tcPr>
            <w:tcW w:w="3301" w:type="dxa"/>
          </w:tcPr>
          <w:p w14:paraId="6E0D46EC" w14:textId="49C9685F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Utilities</w:t>
            </w:r>
          </w:p>
        </w:tc>
        <w:tc>
          <w:tcPr>
            <w:tcW w:w="3302" w:type="dxa"/>
          </w:tcPr>
          <w:p w14:paraId="0E66BDA1" w14:textId="4EB5DD2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Air bersih, pengolahan limbah, listrik, gas, energi terbarukan</w:t>
            </w:r>
          </w:p>
        </w:tc>
        <w:tc>
          <w:tcPr>
            <w:tcW w:w="3302" w:type="dxa"/>
          </w:tcPr>
          <w:p w14:paraId="16858090" w14:textId="31F1F670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Berulang, berbasis volume—butuh </w:t>
            </w:r>
            <w:r w:rsidRPr="00715218">
              <w:rPr>
                <w:i/>
                <w:color w:val="000000"/>
                <w:sz w:val="18"/>
              </w:rPr>
              <w:t>metering</w:t>
            </w:r>
            <w:r w:rsidRPr="00506302">
              <w:rPr>
                <w:color w:val="000000"/>
                <w:sz w:val="18"/>
              </w:rPr>
              <w:t xml:space="preserve"> dan </w:t>
            </w:r>
            <w:r w:rsidRPr="00715218">
              <w:rPr>
                <w:i/>
                <w:color w:val="000000"/>
                <w:sz w:val="18"/>
              </w:rPr>
              <w:t>billing</w:t>
            </w:r>
            <w:r w:rsidRPr="00506302">
              <w:rPr>
                <w:color w:val="000000"/>
                <w:sz w:val="18"/>
              </w:rPr>
              <w:t xml:space="preserve"> akurat</w:t>
            </w:r>
          </w:p>
        </w:tc>
      </w:tr>
      <w:tr w:rsidR="00BA21ED" w:rsidRPr="00BA21ED" w14:paraId="78C4952E" w14:textId="77777777" w:rsidTr="00BA21ED">
        <w:tc>
          <w:tcPr>
            <w:tcW w:w="3301" w:type="dxa"/>
          </w:tcPr>
          <w:p w14:paraId="4E62E08F" w14:textId="2A87F54A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Estate services</w:t>
            </w:r>
          </w:p>
        </w:tc>
        <w:tc>
          <w:tcPr>
            <w:tcW w:w="3302" w:type="dxa"/>
          </w:tcPr>
          <w:p w14:paraId="424DAE28" w14:textId="3CD9E01D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Service charge</w:t>
            </w:r>
            <w:r w:rsidRPr="00506302">
              <w:rPr>
                <w:color w:val="000000"/>
                <w:sz w:val="18"/>
              </w:rPr>
              <w:t xml:space="preserve">, keamanan, </w:t>
            </w:r>
            <w:r w:rsidRPr="00715218">
              <w:rPr>
                <w:i/>
                <w:color w:val="000000"/>
                <w:sz w:val="18"/>
              </w:rPr>
              <w:t>facility management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tank farm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715218">
              <w:rPr>
                <w:i/>
                <w:color w:val="000000"/>
                <w:sz w:val="18"/>
              </w:rPr>
              <w:t>dry port</w:t>
            </w:r>
            <w:r w:rsidRPr="00506302">
              <w:rPr>
                <w:color w:val="000000"/>
                <w:sz w:val="18"/>
              </w:rPr>
              <w:t xml:space="preserve"> (melalui PT SMNT)</w:t>
            </w:r>
          </w:p>
        </w:tc>
        <w:tc>
          <w:tcPr>
            <w:tcW w:w="3302" w:type="dxa"/>
          </w:tcPr>
          <w:p w14:paraId="391F1710" w14:textId="7756FD23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Berulang, berbasis </w:t>
            </w:r>
            <w:r w:rsidR="00407BFC" w:rsidRPr="00506302">
              <w:rPr>
                <w:color w:val="000000"/>
                <w:sz w:val="18"/>
              </w:rPr>
              <w:t>kesepakatan tingkat layanan (SLA)</w:t>
            </w:r>
          </w:p>
        </w:tc>
      </w:tr>
      <w:tr w:rsidR="00BA21ED" w:rsidRPr="00BA21ED" w14:paraId="2DD8C1FF" w14:textId="77777777" w:rsidTr="00BA21ED">
        <w:tc>
          <w:tcPr>
            <w:tcW w:w="3301" w:type="dxa"/>
          </w:tcPr>
          <w:p w14:paraId="289BF3C8" w14:textId="3FCCB7D2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Tenant &amp; investor services</w:t>
            </w:r>
          </w:p>
        </w:tc>
        <w:tc>
          <w:tcPr>
            <w:tcW w:w="3302" w:type="dxa"/>
          </w:tcPr>
          <w:p w14:paraId="01E4130E" w14:textId="2BB4DC91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Promosi investasi, dukungan perizinan KEK, layanan </w:t>
            </w:r>
            <w:r w:rsidRPr="00715218">
              <w:rPr>
                <w:i/>
                <w:color w:val="000000"/>
                <w:sz w:val="18"/>
              </w:rPr>
              <w:t>tenant</w:t>
            </w:r>
          </w:p>
        </w:tc>
        <w:tc>
          <w:tcPr>
            <w:tcW w:w="3302" w:type="dxa"/>
          </w:tcPr>
          <w:p w14:paraId="25BBB9EF" w14:textId="547E6205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Enabler</w:t>
            </w:r>
            <w:r w:rsidRPr="00506302">
              <w:rPr>
                <w:color w:val="000000"/>
                <w:sz w:val="18"/>
              </w:rPr>
              <w:t xml:space="preserve"> okupansi dan retensi</w:t>
            </w:r>
          </w:p>
        </w:tc>
      </w:tr>
      <w:tr w:rsidR="00BA21ED" w:rsidRPr="00BA21ED" w14:paraId="3E57569D" w14:textId="77777777" w:rsidTr="00BA21ED">
        <w:tc>
          <w:tcPr>
            <w:tcW w:w="3301" w:type="dxa"/>
          </w:tcPr>
          <w:p w14:paraId="6F9718A5" w14:textId="0F832E44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715218">
              <w:rPr>
                <w:b/>
                <w:i/>
                <w:color w:val="000000"/>
                <w:sz w:val="18"/>
              </w:rPr>
              <w:t>New business</w:t>
            </w:r>
          </w:p>
        </w:tc>
        <w:tc>
          <w:tcPr>
            <w:tcW w:w="3302" w:type="dxa"/>
          </w:tcPr>
          <w:p w14:paraId="129956F3" w14:textId="7E870A7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Parkir, </w:t>
            </w:r>
            <w:r w:rsidR="00815E42" w:rsidRPr="00506302">
              <w:rPr>
                <w:color w:val="000000"/>
                <w:sz w:val="18"/>
              </w:rPr>
              <w:t>pusat konvensi &amp; pameran</w:t>
            </w:r>
            <w:r w:rsidRPr="00506302">
              <w:rPr>
                <w:color w:val="000000"/>
                <w:sz w:val="18"/>
              </w:rPr>
              <w:t>, kredit karbon</w:t>
            </w:r>
          </w:p>
        </w:tc>
        <w:tc>
          <w:tcPr>
            <w:tcW w:w="3302" w:type="dxa"/>
          </w:tcPr>
          <w:p w14:paraId="1FA95610" w14:textId="2F855BA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Diversifikasi pendapatan</w:t>
            </w:r>
          </w:p>
        </w:tc>
      </w:tr>
    </w:tbl>
    <w:p w14:paraId="3FFD8049" w14:textId="3F19689D" w:rsidR="00BA21ED" w:rsidRPr="006F7F48" w:rsidRDefault="00BA21ED" w:rsidP="00BA21ED">
      <w:pPr>
        <w:pStyle w:val="Heading2"/>
      </w:pPr>
      <w:bookmarkStart w:id="14" w:name="_Toc242450628"/>
      <w:r w:rsidRPr="006F7F48">
        <w:t xml:space="preserve">2.2 </w:t>
      </w:r>
      <w:r w:rsidR="00A4754C" w:rsidRPr="006F7F48">
        <w:t>Arah Strategis Perusahaan</w:t>
      </w:r>
      <w:bookmarkEnd w:id="14"/>
    </w:p>
    <w:p w14:paraId="3C3B9FCD" w14:textId="05B17F2B" w:rsidR="00BA21ED" w:rsidRPr="006F7F48" w:rsidRDefault="00BA21ED" w:rsidP="00640BA1">
      <w:pPr>
        <w:jc w:val="both"/>
        <w:rPr>
          <w:color w:val="000000"/>
        </w:rPr>
      </w:pPr>
      <w:r w:rsidRPr="00715218">
        <w:rPr>
          <w:i/>
          <w:color w:val="000000"/>
        </w:rPr>
        <w:t>Strategic House</w:t>
      </w:r>
      <w:r w:rsidRPr="006F7F48">
        <w:rPr>
          <w:color w:val="000000"/>
        </w:rPr>
        <w:t xml:space="preserve"> RJPP terdiri atas tiga pilar—</w:t>
      </w:r>
      <w:r w:rsidRPr="00715218">
        <w:rPr>
          <w:i/>
          <w:color w:val="000000"/>
        </w:rPr>
        <w:t>Performance Driven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Stability &amp; Growth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New Business Expansion</w:t>
      </w:r>
      <w:r w:rsidRPr="006F7F48">
        <w:rPr>
          <w:color w:val="000000"/>
        </w:rPr>
        <w:t xml:space="preserve">—dan lima </w:t>
      </w:r>
      <w:r w:rsidRPr="00715218">
        <w:rPr>
          <w:i/>
          <w:color w:val="000000"/>
        </w:rPr>
        <w:t>enablers</w:t>
      </w:r>
      <w:r w:rsidRPr="006F7F48">
        <w:rPr>
          <w:color w:val="000000"/>
        </w:rPr>
        <w:t xml:space="preserve">: </w:t>
      </w:r>
      <w:r w:rsidRPr="00715218">
        <w:rPr>
          <w:i/>
          <w:color w:val="000000"/>
        </w:rPr>
        <w:t>Branding &amp; Commercial Excellence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Operational Excellence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Governance &amp; Organization</w:t>
      </w:r>
      <w:r w:rsidRPr="006F7F48">
        <w:rPr>
          <w:color w:val="000000"/>
        </w:rPr>
        <w:t xml:space="preserve">, </w:t>
      </w:r>
      <w:r w:rsidRPr="00715218">
        <w:rPr>
          <w:i/>
          <w:color w:val="000000"/>
        </w:rPr>
        <w:t>People &amp; Culture</w:t>
      </w:r>
      <w:r w:rsidRPr="006F7F48">
        <w:rPr>
          <w:color w:val="000000"/>
        </w:rPr>
        <w:t xml:space="preserve">, serta Financial &amp; </w:t>
      </w:r>
      <w:r w:rsidRPr="00715218">
        <w:rPr>
          <w:i/>
          <w:color w:val="000000"/>
        </w:rPr>
        <w:t>Risk Management</w:t>
      </w:r>
      <w:r w:rsidRPr="006F7F48">
        <w:rPr>
          <w:color w:val="000000"/>
        </w:rPr>
        <w:t xml:space="preserve"> </w:t>
      </w:r>
      <w:r w:rsidR="00DF5626" w:rsidRPr="006F7F48">
        <w:rPr>
          <w:color w:val="000000"/>
        </w:rPr>
        <w:t>[F, RJPP hlm. 51]</w:t>
      </w:r>
      <w:r w:rsidRPr="006F7F48">
        <w:rPr>
          <w:color w:val="000000"/>
        </w:rPr>
        <w:t xml:space="preserve">. Aspirasi 2030 adalah </w:t>
      </w:r>
      <w:r w:rsidRPr="00715218">
        <w:rPr>
          <w:i/>
          <w:color w:val="000000"/>
        </w:rPr>
        <w:t>Green Industrial Cluster</w:t>
      </w:r>
      <w:r w:rsidRPr="006F7F48">
        <w:rPr>
          <w:color w:val="000000"/>
        </w:rPr>
        <w:t xml:space="preserve"> berbasis ekonomi sirkular [F, RJPP </w:t>
      </w:r>
      <w:r w:rsidR="00BC0EC6" w:rsidRPr="006F7F48">
        <w:rPr>
          <w:color w:val="000000"/>
        </w:rPr>
        <w:t>hlm. 46, 50</w:t>
      </w:r>
      <w:r w:rsidRPr="006F7F48">
        <w:rPr>
          <w:color w:val="000000"/>
        </w:rPr>
        <w:t>].</w:t>
      </w:r>
    </w:p>
    <w:p w14:paraId="0A2C3B29" w14:textId="15710483" w:rsidR="00BA21ED" w:rsidRPr="006F7F48" w:rsidRDefault="00BA21ED" w:rsidP="00BA21ED">
      <w:pPr>
        <w:pStyle w:val="Heading2"/>
      </w:pPr>
      <w:bookmarkStart w:id="15" w:name="_Toc242450629"/>
      <w:r w:rsidRPr="006F7F48">
        <w:t xml:space="preserve">2.3 </w:t>
      </w:r>
      <w:r w:rsidR="00A4754C" w:rsidRPr="006F7F48">
        <w:t>Tujuan Bisnis (</w:t>
      </w:r>
      <w:r w:rsidR="00A4754C" w:rsidRPr="00715218">
        <w:rPr>
          <w:i/>
        </w:rPr>
        <w:t>Business Objectives</w:t>
      </w:r>
      <w:r w:rsidR="00A4754C" w:rsidRPr="006F7F48">
        <w:t>)</w:t>
      </w:r>
      <w:bookmarkEnd w:id="15"/>
    </w:p>
    <w:p w14:paraId="183EEE44" w14:textId="77777777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715218">
        <w:rPr>
          <w:b/>
          <w:i/>
          <w:color w:val="1F4E78"/>
          <w:sz w:val="18"/>
        </w:rPr>
        <w:t>Exhibit</w:t>
      </w:r>
      <w:r w:rsidRPr="00BA21ED">
        <w:rPr>
          <w:b/>
          <w:color w:val="1F4E78"/>
          <w:sz w:val="18"/>
        </w:rPr>
        <w:t xml:space="preserve"> 2.2 — </w:t>
      </w:r>
      <w:r w:rsidRPr="00715218">
        <w:rPr>
          <w:b/>
          <w:i/>
          <w:color w:val="1F4E78"/>
          <w:sz w:val="18"/>
        </w:rPr>
        <w:t>Business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4820"/>
        <w:gridCol w:w="3928"/>
      </w:tblGrid>
      <w:tr w:rsidR="00BA21ED" w:rsidRPr="00BA21ED" w14:paraId="7090BB3A" w14:textId="77777777" w:rsidTr="007162EE">
        <w:trPr>
          <w:tblHeader/>
        </w:trPr>
        <w:tc>
          <w:tcPr>
            <w:tcW w:w="817" w:type="dxa"/>
            <w:shd w:val="clear" w:color="17365D" w:fill="17365D"/>
          </w:tcPr>
          <w:p w14:paraId="2D31B0EC" w14:textId="7320AF31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w="4820" w:type="dxa"/>
            <w:shd w:val="clear" w:color="17365D" w:fill="17365D"/>
          </w:tcPr>
          <w:p w14:paraId="665D29AB" w14:textId="47EDEE26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715218">
              <w:rPr>
                <w:b/>
                <w:i/>
                <w:color w:val="FFFFFF"/>
                <w:sz w:val="18"/>
              </w:rPr>
              <w:t>Business objective</w:t>
            </w:r>
            <w:r w:rsidRPr="00506302">
              <w:rPr>
                <w:b/>
                <w:color w:val="FFFFFF"/>
                <w:sz w:val="18"/>
              </w:rPr>
              <w:t xml:space="preserve"> (diturunkan dari RJPP)</w:t>
            </w:r>
          </w:p>
        </w:tc>
        <w:tc>
          <w:tcPr>
            <w:tcW w:w="3928" w:type="dxa"/>
            <w:shd w:val="clear" w:color="17365D" w:fill="17365D"/>
          </w:tcPr>
          <w:p w14:paraId="1F148075" w14:textId="0DD611AF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Indikator RJPP</w:t>
            </w:r>
          </w:p>
        </w:tc>
      </w:tr>
      <w:tr w:rsidR="00BA21ED" w:rsidRPr="00BA21ED" w14:paraId="04BA39E0" w14:textId="77777777" w:rsidTr="007162EE">
        <w:tc>
          <w:tcPr>
            <w:tcW w:w="817" w:type="dxa"/>
          </w:tcPr>
          <w:p w14:paraId="7B6B9F25" w14:textId="68710CEF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BO1</w:t>
            </w:r>
          </w:p>
        </w:tc>
        <w:tc>
          <w:tcPr>
            <w:tcW w:w="4820" w:type="dxa"/>
          </w:tcPr>
          <w:p w14:paraId="6AC5510A" w14:textId="540A2D0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Mempercepat akuisisi investor dan okupansi lahan</w:t>
            </w:r>
          </w:p>
        </w:tc>
        <w:tc>
          <w:tcPr>
            <w:tcW w:w="3928" w:type="dxa"/>
          </w:tcPr>
          <w:p w14:paraId="2EC2DD8D" w14:textId="256E373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Penjualan lahan per tahun, </w:t>
            </w:r>
            <w:r w:rsidRPr="00715218">
              <w:rPr>
                <w:i/>
                <w:color w:val="000000"/>
                <w:sz w:val="18"/>
              </w:rPr>
              <w:t>pipeline investor</w:t>
            </w:r>
            <w:r w:rsidRPr="00506302">
              <w:rPr>
                <w:color w:val="000000"/>
                <w:sz w:val="18"/>
              </w:rPr>
              <w:t xml:space="preserve"> [F]</w:t>
            </w:r>
          </w:p>
        </w:tc>
      </w:tr>
      <w:tr w:rsidR="00BA21ED" w:rsidRPr="00BA21ED" w14:paraId="7258C572" w14:textId="77777777" w:rsidTr="007162EE">
        <w:tc>
          <w:tcPr>
            <w:tcW w:w="817" w:type="dxa"/>
          </w:tcPr>
          <w:p w14:paraId="774AFD12" w14:textId="10491260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BO2</w:t>
            </w:r>
          </w:p>
        </w:tc>
        <w:tc>
          <w:tcPr>
            <w:tcW w:w="4820" w:type="dxa"/>
          </w:tcPr>
          <w:p w14:paraId="12DB8C4F" w14:textId="5E5294B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Menumbuhkan pendapatan utilitas dengan keandalan tinggi</w:t>
            </w:r>
          </w:p>
        </w:tc>
        <w:tc>
          <w:tcPr>
            <w:tcW w:w="3928" w:type="dxa"/>
          </w:tcPr>
          <w:p w14:paraId="0BA2746A" w14:textId="2120E26A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Volume air, limbah, listrik; </w:t>
            </w:r>
            <w:r w:rsidRPr="00715218">
              <w:rPr>
                <w:i/>
                <w:color w:val="000000"/>
                <w:sz w:val="18"/>
              </w:rPr>
              <w:t>reliability</w:t>
            </w:r>
            <w:r w:rsidRPr="00506302">
              <w:rPr>
                <w:color w:val="000000"/>
                <w:sz w:val="18"/>
              </w:rPr>
              <w:t xml:space="preserve"> &gt;99% [F]</w:t>
            </w:r>
          </w:p>
        </w:tc>
      </w:tr>
      <w:tr w:rsidR="00BA21ED" w:rsidRPr="00BA21ED" w14:paraId="6F7FAAC7" w14:textId="77777777" w:rsidTr="007162EE">
        <w:tc>
          <w:tcPr>
            <w:tcW w:w="817" w:type="dxa"/>
          </w:tcPr>
          <w:p w14:paraId="529B966E" w14:textId="059AC87D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BO3</w:t>
            </w:r>
          </w:p>
        </w:tc>
        <w:tc>
          <w:tcPr>
            <w:tcW w:w="4820" w:type="dxa"/>
          </w:tcPr>
          <w:p w14:paraId="35E6E915" w14:textId="1E0A1DEE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Meningkatkan kepuasan dan retensi </w:t>
            </w:r>
            <w:r w:rsidRPr="00715218">
              <w:rPr>
                <w:i/>
                <w:color w:val="000000"/>
                <w:sz w:val="18"/>
              </w:rPr>
              <w:t>tenant</w:t>
            </w:r>
          </w:p>
        </w:tc>
        <w:tc>
          <w:tcPr>
            <w:tcW w:w="3928" w:type="dxa"/>
          </w:tcPr>
          <w:p w14:paraId="76888C6A" w14:textId="052B07F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Kepuasan </w:t>
            </w:r>
            <w:r w:rsidRPr="00715218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≥81% [F]</w:t>
            </w:r>
          </w:p>
        </w:tc>
      </w:tr>
      <w:tr w:rsidR="00BA21ED" w:rsidRPr="00BA21ED" w14:paraId="5D8D2D39" w14:textId="77777777" w:rsidTr="007162EE">
        <w:tc>
          <w:tcPr>
            <w:tcW w:w="817" w:type="dxa"/>
          </w:tcPr>
          <w:p w14:paraId="0FC78045" w14:textId="5EDDFDD3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BO4</w:t>
            </w:r>
          </w:p>
        </w:tc>
        <w:tc>
          <w:tcPr>
            <w:tcW w:w="4820" w:type="dxa"/>
          </w:tcPr>
          <w:p w14:paraId="739080CC" w14:textId="055F791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Mendiversifikasi pendapatan melalui bisnis baru</w:t>
            </w:r>
          </w:p>
        </w:tc>
        <w:tc>
          <w:tcPr>
            <w:tcW w:w="3928" w:type="dxa"/>
          </w:tcPr>
          <w:p w14:paraId="09AA18FC" w14:textId="799E03A1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Pendapatan parkir, hunian, </w:t>
            </w:r>
            <w:r w:rsidR="00C33F6D" w:rsidRPr="00506302">
              <w:rPr>
                <w:color w:val="000000"/>
                <w:sz w:val="18"/>
              </w:rPr>
              <w:t>industri kecil menengah</w:t>
            </w:r>
            <w:r w:rsidRPr="00506302">
              <w:rPr>
                <w:color w:val="000000"/>
                <w:sz w:val="18"/>
              </w:rPr>
              <w:t>/</w:t>
            </w:r>
            <w:r w:rsidR="00815E42" w:rsidRPr="00506302">
              <w:rPr>
                <w:color w:val="000000"/>
                <w:sz w:val="18"/>
              </w:rPr>
              <w:t>pabrik siap pakai</w:t>
            </w:r>
            <w:r w:rsidRPr="00506302">
              <w:rPr>
                <w:color w:val="000000"/>
                <w:sz w:val="18"/>
              </w:rPr>
              <w:t xml:space="preserve">, </w:t>
            </w:r>
            <w:r w:rsidR="00815E42" w:rsidRPr="00506302">
              <w:rPr>
                <w:color w:val="000000"/>
                <w:sz w:val="18"/>
              </w:rPr>
              <w:t>pusat konvensi &amp; pameran</w:t>
            </w:r>
            <w:r w:rsidRPr="00506302">
              <w:rPr>
                <w:color w:val="000000"/>
                <w:sz w:val="18"/>
              </w:rPr>
              <w:t>, karbon [F]</w:t>
            </w:r>
          </w:p>
        </w:tc>
      </w:tr>
      <w:tr w:rsidR="00BA21ED" w:rsidRPr="00BA21ED" w14:paraId="232EEBBE" w14:textId="77777777" w:rsidTr="007162EE">
        <w:tc>
          <w:tcPr>
            <w:tcW w:w="817" w:type="dxa"/>
          </w:tcPr>
          <w:p w14:paraId="0C0CCDF5" w14:textId="5C586A5C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BO5</w:t>
            </w:r>
          </w:p>
        </w:tc>
        <w:tc>
          <w:tcPr>
            <w:tcW w:w="4820" w:type="dxa"/>
          </w:tcPr>
          <w:p w14:paraId="6245F935" w14:textId="46F542EF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Mewujudkan </w:t>
            </w:r>
            <w:r w:rsidRPr="00715218">
              <w:rPr>
                <w:i/>
                <w:color w:val="000000"/>
                <w:sz w:val="18"/>
              </w:rPr>
              <w:t>Green Industrial Cluster</w:t>
            </w:r>
          </w:p>
        </w:tc>
        <w:tc>
          <w:tcPr>
            <w:tcW w:w="3928" w:type="dxa"/>
          </w:tcPr>
          <w:p w14:paraId="317651DA" w14:textId="4A1599C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Bauran energi terbarukan, intensitas emisi [F]</w:t>
            </w:r>
          </w:p>
        </w:tc>
      </w:tr>
      <w:tr w:rsidR="00BA21ED" w:rsidRPr="00BA21ED" w14:paraId="2DE2DC0D" w14:textId="77777777" w:rsidTr="007162EE">
        <w:tc>
          <w:tcPr>
            <w:tcW w:w="817" w:type="dxa"/>
          </w:tcPr>
          <w:p w14:paraId="5A169FCE" w14:textId="39BA122F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BO6</w:t>
            </w:r>
          </w:p>
        </w:tc>
        <w:tc>
          <w:tcPr>
            <w:tcW w:w="4820" w:type="dxa"/>
          </w:tcPr>
          <w:p w14:paraId="30FD7C20" w14:textId="32585E35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Memperkuat tata kelola, risiko dan efisiensi</w:t>
            </w:r>
          </w:p>
        </w:tc>
        <w:tc>
          <w:tcPr>
            <w:tcW w:w="3928" w:type="dxa"/>
          </w:tcPr>
          <w:p w14:paraId="078FACBF" w14:textId="0322D58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GCG, </w:t>
            </w:r>
            <w:r w:rsidRPr="00715218">
              <w:rPr>
                <w:i/>
                <w:color w:val="000000"/>
                <w:sz w:val="18"/>
              </w:rPr>
              <w:t>risk appetite</w:t>
            </w:r>
            <w:r w:rsidRPr="00506302">
              <w:rPr>
                <w:color w:val="000000"/>
                <w:sz w:val="18"/>
              </w:rPr>
              <w:t>, keamanan siber diaudit rutin [F]</w:t>
            </w:r>
          </w:p>
        </w:tc>
      </w:tr>
    </w:tbl>
    <w:p w14:paraId="6BF258F4" w14:textId="464E96FD" w:rsidR="00BA21ED" w:rsidRPr="006F7F48" w:rsidRDefault="00BA21ED" w:rsidP="00BA21ED">
      <w:pPr>
        <w:pStyle w:val="Heading2"/>
      </w:pPr>
      <w:bookmarkStart w:id="16" w:name="_Toc242450630"/>
      <w:r w:rsidRPr="006F7F48">
        <w:t xml:space="preserve">2.4 </w:t>
      </w:r>
      <w:r w:rsidR="00A4754C" w:rsidRPr="006F7F48">
        <w:t>Penggerak Nilai Bisnis (</w:t>
      </w:r>
      <w:r w:rsidR="00A4754C" w:rsidRPr="00715218">
        <w:rPr>
          <w:i/>
        </w:rPr>
        <w:t>Value Drivers</w:t>
      </w:r>
      <w:r w:rsidR="00A4754C" w:rsidRPr="006F7F48">
        <w:t>)</w:t>
      </w:r>
      <w:bookmarkEnd w:id="16"/>
    </w:p>
    <w:p w14:paraId="0F8676F6" w14:textId="57DA5F28" w:rsidR="00BA21ED" w:rsidRPr="006F7F48" w:rsidRDefault="00BA21ED" w:rsidP="00640BA1">
      <w:pPr>
        <w:pStyle w:val="ListBullet"/>
        <w:jc w:val="both"/>
        <w:rPr>
          <w:color w:val="000000"/>
        </w:rPr>
      </w:pPr>
      <w:r w:rsidRPr="00715218">
        <w:rPr>
          <w:b/>
          <w:i/>
          <w:color w:val="000000"/>
        </w:rPr>
        <w:t>Revenue growth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 xml:space="preserve">konversi </w:t>
      </w:r>
      <w:r w:rsidRPr="00715218">
        <w:rPr>
          <w:i/>
          <w:color w:val="000000"/>
        </w:rPr>
        <w:t>pipeline investor</w:t>
      </w:r>
      <w:r w:rsidRPr="006F7F48">
        <w:rPr>
          <w:color w:val="000000"/>
        </w:rPr>
        <w:t xml:space="preserve"> dan percepatan </w:t>
      </w:r>
      <w:r w:rsidRPr="00715218">
        <w:rPr>
          <w:i/>
          <w:color w:val="000000"/>
        </w:rPr>
        <w:t>time-to-operate tenant</w:t>
      </w:r>
      <w:r w:rsidRPr="006F7F48">
        <w:rPr>
          <w:color w:val="000000"/>
        </w:rPr>
        <w:t>.</w:t>
      </w:r>
    </w:p>
    <w:p w14:paraId="51AF10C4" w14:textId="13014FED" w:rsidR="00BA21ED" w:rsidRPr="006F7F48" w:rsidRDefault="00BA21ED" w:rsidP="00640BA1">
      <w:pPr>
        <w:pStyle w:val="ListBullet"/>
        <w:jc w:val="both"/>
        <w:rPr>
          <w:color w:val="000000"/>
        </w:rPr>
      </w:pPr>
      <w:r w:rsidRPr="00715218">
        <w:rPr>
          <w:b/>
          <w:i/>
          <w:color w:val="000000"/>
        </w:rPr>
        <w:lastRenderedPageBreak/>
        <w:t>Revenue assurance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 xml:space="preserve">akurasi </w:t>
      </w:r>
      <w:r w:rsidRPr="00715218">
        <w:rPr>
          <w:i/>
          <w:color w:val="000000"/>
        </w:rPr>
        <w:t>meter-to-cash</w:t>
      </w:r>
      <w:r w:rsidRPr="006F7F48">
        <w:rPr>
          <w:color w:val="000000"/>
        </w:rPr>
        <w:t xml:space="preserve"> utilitas dan </w:t>
      </w:r>
      <w:r w:rsidRPr="00715218">
        <w:rPr>
          <w:i/>
          <w:color w:val="000000"/>
        </w:rPr>
        <w:t>service charge</w:t>
      </w:r>
      <w:r w:rsidRPr="006F7F48">
        <w:rPr>
          <w:color w:val="000000"/>
        </w:rPr>
        <w:t>.</w:t>
      </w:r>
    </w:p>
    <w:p w14:paraId="772266F8" w14:textId="771FD5E3" w:rsidR="00BA21ED" w:rsidRPr="006F7F48" w:rsidRDefault="00BA21ED" w:rsidP="00640BA1">
      <w:pPr>
        <w:pStyle w:val="ListBullet"/>
        <w:jc w:val="both"/>
        <w:rPr>
          <w:color w:val="000000"/>
        </w:rPr>
      </w:pPr>
      <w:r w:rsidRPr="00715218">
        <w:rPr>
          <w:b/>
          <w:i/>
          <w:color w:val="000000"/>
        </w:rPr>
        <w:t>Cost-to-serve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 xml:space="preserve">layanan </w:t>
      </w:r>
      <w:r w:rsidRPr="00715218">
        <w:rPr>
          <w:i/>
          <w:color w:val="000000"/>
        </w:rPr>
        <w:t>tenant self-service</w:t>
      </w:r>
      <w:r w:rsidRPr="006F7F48">
        <w:rPr>
          <w:color w:val="000000"/>
        </w:rPr>
        <w:t xml:space="preserve"> dan otomasi proses </w:t>
      </w:r>
      <w:r w:rsidRPr="00715218">
        <w:rPr>
          <w:i/>
          <w:color w:val="000000"/>
        </w:rPr>
        <w:t>back-office</w:t>
      </w:r>
      <w:r w:rsidRPr="006F7F48">
        <w:rPr>
          <w:color w:val="000000"/>
        </w:rPr>
        <w:t>.</w:t>
      </w:r>
    </w:p>
    <w:p w14:paraId="6A935189" w14:textId="4E973500" w:rsidR="00BA21ED" w:rsidRPr="006F7F48" w:rsidRDefault="00BA21ED" w:rsidP="00640BA1">
      <w:pPr>
        <w:pStyle w:val="ListBullet"/>
        <w:jc w:val="both"/>
        <w:rPr>
          <w:color w:val="000000"/>
        </w:rPr>
      </w:pPr>
      <w:r w:rsidRPr="00715218">
        <w:rPr>
          <w:b/>
          <w:i/>
          <w:color w:val="000000"/>
        </w:rPr>
        <w:t>Reliability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>deteksi dini gangguan utilitas dan infrastruktur.</w:t>
      </w:r>
    </w:p>
    <w:p w14:paraId="3ADE8525" w14:textId="68C28D48" w:rsidR="00BA21ED" w:rsidRPr="006F7F48" w:rsidRDefault="00BA21ED" w:rsidP="00640BA1">
      <w:pPr>
        <w:pStyle w:val="ListBullet"/>
        <w:jc w:val="both"/>
        <w:rPr>
          <w:color w:val="000000"/>
        </w:rPr>
      </w:pPr>
      <w:r w:rsidRPr="00715218">
        <w:rPr>
          <w:b/>
          <w:i/>
          <w:color w:val="000000"/>
        </w:rPr>
        <w:t>Risk &amp; compliance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>proteksi data, kontinuitas layanan, kepatuhan KEK/BUMN.</w:t>
      </w:r>
    </w:p>
    <w:p w14:paraId="0E196EAE" w14:textId="223EEF96" w:rsidR="00BA21ED" w:rsidRPr="006F7F48" w:rsidRDefault="00BA21ED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ESG premium: </w:t>
      </w:r>
      <w:r w:rsidRPr="006F7F48">
        <w:rPr>
          <w:color w:val="000000"/>
        </w:rPr>
        <w:t>data energi-emisi terverifikasi sebagai daya tarik investor hijau.</w:t>
      </w:r>
    </w:p>
    <w:p w14:paraId="5FCDEA5A" w14:textId="337781FB" w:rsidR="00BA21ED" w:rsidRPr="006F7F48" w:rsidRDefault="00BA21ED" w:rsidP="00BA21ED">
      <w:pPr>
        <w:pStyle w:val="Heading2"/>
      </w:pPr>
      <w:bookmarkStart w:id="17" w:name="_Toc242450631"/>
      <w:r w:rsidRPr="006F7F48">
        <w:t xml:space="preserve">2.5 </w:t>
      </w:r>
      <w:r w:rsidR="00A4754C" w:rsidRPr="006F7F48">
        <w:t>Tantangan Bisnis</w:t>
      </w:r>
      <w:bookmarkEnd w:id="17"/>
    </w:p>
    <w:p w14:paraId="6B8699E5" w14:textId="77777777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715218">
        <w:rPr>
          <w:b/>
          <w:i/>
          <w:color w:val="1F4E78"/>
          <w:sz w:val="18"/>
        </w:rPr>
        <w:t>Exhibit</w:t>
      </w:r>
      <w:r w:rsidRPr="00BA21ED">
        <w:rPr>
          <w:b/>
          <w:color w:val="1F4E78"/>
          <w:sz w:val="18"/>
        </w:rPr>
        <w:t xml:space="preserve"> 2.3 — Tantangan bisnis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2"/>
        <w:gridCol w:w="3169"/>
        <w:gridCol w:w="3184"/>
      </w:tblGrid>
      <w:tr w:rsidR="00BA21ED" w:rsidRPr="00BA21ED" w14:paraId="02F6FD0E" w14:textId="77777777" w:rsidTr="00BA21ED">
        <w:trPr>
          <w:tblHeader/>
        </w:trPr>
        <w:tc>
          <w:tcPr>
            <w:tcW w:w="3301" w:type="dxa"/>
            <w:shd w:val="clear" w:color="17365D" w:fill="17365D"/>
          </w:tcPr>
          <w:p w14:paraId="549E38F3" w14:textId="039450A3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Tantangan</w:t>
            </w:r>
          </w:p>
        </w:tc>
        <w:tc>
          <w:tcPr>
            <w:tcW w:w="3302" w:type="dxa"/>
            <w:shd w:val="clear" w:color="17365D" w:fill="17365D"/>
          </w:tcPr>
          <w:p w14:paraId="54FBB19F" w14:textId="6BE641C6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715218">
              <w:rPr>
                <w:b/>
                <w:i/>
                <w:color w:val="FFFFFF"/>
                <w:sz w:val="18"/>
              </w:rPr>
              <w:t>Evidence</w:t>
            </w:r>
          </w:p>
        </w:tc>
        <w:tc>
          <w:tcPr>
            <w:tcW w:w="3302" w:type="dxa"/>
            <w:shd w:val="clear" w:color="17365D" w:fill="17365D"/>
          </w:tcPr>
          <w:p w14:paraId="56D9F774" w14:textId="7B762A7C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Implikasi TI</w:t>
            </w:r>
          </w:p>
        </w:tc>
      </w:tr>
      <w:tr w:rsidR="00BA21ED" w:rsidRPr="00BA21ED" w14:paraId="6A898BCD" w14:textId="77777777" w:rsidTr="00BA21ED">
        <w:tc>
          <w:tcPr>
            <w:tcW w:w="3301" w:type="dxa"/>
          </w:tcPr>
          <w:p w14:paraId="5856A261" w14:textId="7F48C3EA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Ketergantungan pada PTPN III dan institusi lain atas lahan/infrastruktur</w:t>
            </w:r>
          </w:p>
        </w:tc>
        <w:tc>
          <w:tcPr>
            <w:tcW w:w="3302" w:type="dxa"/>
          </w:tcPr>
          <w:p w14:paraId="0EA04819" w14:textId="3ECA5589" w:rsidR="00BA21ED" w:rsidRPr="00506302" w:rsidRDefault="00344AB8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[F] RJPP hlm. 15 (SWOT – </w:t>
            </w:r>
            <w:r w:rsidRPr="00715218">
              <w:rPr>
                <w:i/>
                <w:color w:val="000000"/>
                <w:sz w:val="18"/>
              </w:rPr>
              <w:t>Weakness</w:t>
            </w:r>
            <w:r w:rsidRPr="00506302">
              <w:rPr>
                <w:color w:val="000000"/>
                <w:sz w:val="18"/>
              </w:rPr>
              <w:t>)</w:t>
            </w:r>
          </w:p>
        </w:tc>
        <w:tc>
          <w:tcPr>
            <w:tcW w:w="3302" w:type="dxa"/>
          </w:tcPr>
          <w:p w14:paraId="35FA9DEE" w14:textId="42BBF64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Data lahan dan status infrastruktur harus transparan bagi investor</w:t>
            </w:r>
          </w:p>
        </w:tc>
      </w:tr>
      <w:tr w:rsidR="00BA21ED" w:rsidRPr="00BA21ED" w14:paraId="7609D22E" w14:textId="77777777" w:rsidTr="00BA21ED">
        <w:tc>
          <w:tcPr>
            <w:tcW w:w="3301" w:type="dxa"/>
          </w:tcPr>
          <w:p w14:paraId="39C5173B" w14:textId="3FE3E54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Kewenangan investasi/kerja sama terbatas, birokrasi panjang</w:t>
            </w:r>
          </w:p>
        </w:tc>
        <w:tc>
          <w:tcPr>
            <w:tcW w:w="3302" w:type="dxa"/>
          </w:tcPr>
          <w:p w14:paraId="59191184" w14:textId="0173A16E" w:rsidR="00BA21ED" w:rsidRPr="00506302" w:rsidRDefault="00344AB8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[F] RJPP hlm. 15 (SWOT – </w:t>
            </w:r>
            <w:r w:rsidRPr="00715218">
              <w:rPr>
                <w:i/>
                <w:color w:val="000000"/>
                <w:sz w:val="18"/>
              </w:rPr>
              <w:t>Weakness</w:t>
            </w:r>
            <w:r w:rsidRPr="00506302">
              <w:rPr>
                <w:color w:val="000000"/>
                <w:sz w:val="18"/>
              </w:rPr>
              <w:t>)</w:t>
            </w:r>
          </w:p>
        </w:tc>
        <w:tc>
          <w:tcPr>
            <w:tcW w:w="3302" w:type="dxa"/>
          </w:tcPr>
          <w:p w14:paraId="31C1E20D" w14:textId="523BF4F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Portfolio harus </w:t>
            </w:r>
            <w:r w:rsidRPr="00715218">
              <w:rPr>
                <w:i/>
                <w:color w:val="000000"/>
                <w:sz w:val="18"/>
              </w:rPr>
              <w:t>stage-gated</w:t>
            </w:r>
            <w:r w:rsidRPr="00506302">
              <w:rPr>
                <w:color w:val="000000"/>
                <w:sz w:val="18"/>
              </w:rPr>
              <w:t xml:space="preserve"> dan selaras siklus anggaran</w:t>
            </w:r>
          </w:p>
        </w:tc>
      </w:tr>
      <w:tr w:rsidR="00BA21ED" w:rsidRPr="00BA21ED" w14:paraId="094B85D8" w14:textId="77777777" w:rsidTr="00BA21ED">
        <w:tc>
          <w:tcPr>
            <w:tcW w:w="3301" w:type="dxa"/>
          </w:tcPr>
          <w:p w14:paraId="71D11729" w14:textId="61317FE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Kekosongan struktur dan keterbatasan SDM di bidang tertentu</w:t>
            </w:r>
          </w:p>
        </w:tc>
        <w:tc>
          <w:tcPr>
            <w:tcW w:w="3302" w:type="dxa"/>
          </w:tcPr>
          <w:p w14:paraId="7D7261AC" w14:textId="67783777" w:rsidR="00BA21ED" w:rsidRPr="00506302" w:rsidRDefault="00344AB8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[F] RJPP hlm. 15 (SWOT – </w:t>
            </w:r>
            <w:r w:rsidRPr="00715218">
              <w:rPr>
                <w:i/>
                <w:color w:val="000000"/>
                <w:sz w:val="18"/>
              </w:rPr>
              <w:t>Weakness</w:t>
            </w:r>
            <w:r w:rsidRPr="00506302">
              <w:rPr>
                <w:color w:val="000000"/>
                <w:sz w:val="18"/>
              </w:rPr>
              <w:t>)</w:t>
            </w:r>
          </w:p>
        </w:tc>
        <w:tc>
          <w:tcPr>
            <w:tcW w:w="3302" w:type="dxa"/>
          </w:tcPr>
          <w:p w14:paraId="281A0556" w14:textId="3E3CF8EA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Model sourcing</w:t>
            </w:r>
            <w:r w:rsidRPr="00506302">
              <w:rPr>
                <w:color w:val="000000"/>
                <w:sz w:val="18"/>
              </w:rPr>
              <w:t xml:space="preserve"> berbasis mitra; </w:t>
            </w:r>
            <w:r w:rsidRPr="00715218">
              <w:rPr>
                <w:i/>
                <w:color w:val="000000"/>
                <w:sz w:val="18"/>
              </w:rPr>
              <w:t>retained capability</w:t>
            </w:r>
            <w:r w:rsidRPr="00506302">
              <w:rPr>
                <w:color w:val="000000"/>
                <w:sz w:val="18"/>
              </w:rPr>
              <w:t xml:space="preserve"> inti</w:t>
            </w:r>
          </w:p>
        </w:tc>
      </w:tr>
      <w:tr w:rsidR="00BA21ED" w:rsidRPr="00BA21ED" w14:paraId="09313642" w14:textId="77777777" w:rsidTr="00BA21ED">
        <w:tc>
          <w:tcPr>
            <w:tcW w:w="3301" w:type="dxa"/>
          </w:tcPr>
          <w:p w14:paraId="315A5B87" w14:textId="742D81C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Digitalisasi dan mekanisasi</w:t>
            </w:r>
            <w:r w:rsidR="00BE4A5C" w:rsidRPr="00506302">
              <w:rPr>
                <w:color w:val="000000"/>
                <w:sz w:val="18"/>
              </w:rPr>
              <w:t>/otomasi operasi kawasan (utilitas, perawatan infrastruktur)</w:t>
            </w:r>
            <w:r w:rsidRPr="00506302">
              <w:rPr>
                <w:color w:val="000000"/>
                <w:sz w:val="18"/>
              </w:rPr>
              <w:t xml:space="preserve"> belum optimal</w:t>
            </w:r>
          </w:p>
        </w:tc>
        <w:tc>
          <w:tcPr>
            <w:tcW w:w="3302" w:type="dxa"/>
          </w:tcPr>
          <w:p w14:paraId="72761C63" w14:textId="0EB3B219" w:rsidR="00BA21ED" w:rsidRPr="00506302" w:rsidRDefault="00344AB8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[F] RJPP hlm. 15 (SWOT – </w:t>
            </w:r>
            <w:r w:rsidRPr="00715218">
              <w:rPr>
                <w:i/>
                <w:color w:val="000000"/>
                <w:sz w:val="18"/>
              </w:rPr>
              <w:t>Weakness</w:t>
            </w:r>
            <w:r w:rsidRPr="00506302">
              <w:rPr>
                <w:color w:val="000000"/>
                <w:sz w:val="18"/>
              </w:rPr>
              <w:t>)</w:t>
            </w:r>
          </w:p>
        </w:tc>
        <w:tc>
          <w:tcPr>
            <w:tcW w:w="3302" w:type="dxa"/>
          </w:tcPr>
          <w:p w14:paraId="382BF3B5" w14:textId="677C191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Fondasi digital adalah prasyarat pertumbuhan</w:t>
            </w:r>
            <w:r w:rsidR="004E6622" w:rsidRPr="00506302">
              <w:rPr>
                <w:color w:val="000000"/>
                <w:sz w:val="18"/>
              </w:rPr>
              <w:t xml:space="preserve">; otomasi utilitas (SCADA/IoT di WTP/IPAL) terintegrasi ke </w:t>
            </w:r>
            <w:r w:rsidR="004E6622" w:rsidRPr="00715218">
              <w:rPr>
                <w:i/>
                <w:color w:val="000000"/>
                <w:sz w:val="18"/>
              </w:rPr>
              <w:t>command center</w:t>
            </w:r>
          </w:p>
        </w:tc>
      </w:tr>
      <w:tr w:rsidR="00BA21ED" w:rsidRPr="00BA21ED" w14:paraId="7ED319DE" w14:textId="77777777" w:rsidTr="00BA21ED">
        <w:tc>
          <w:tcPr>
            <w:tcW w:w="3301" w:type="dxa"/>
          </w:tcPr>
          <w:p w14:paraId="3FFB2ABD" w14:textId="7800CC1A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Brand</w:t>
            </w:r>
            <w:r w:rsidRPr="00506302">
              <w:rPr>
                <w:color w:val="000000"/>
                <w:sz w:val="18"/>
              </w:rPr>
              <w:t xml:space="preserve"> kawasan belum kuat di antara investor besar</w:t>
            </w:r>
          </w:p>
        </w:tc>
        <w:tc>
          <w:tcPr>
            <w:tcW w:w="3302" w:type="dxa"/>
          </w:tcPr>
          <w:p w14:paraId="21A3674F" w14:textId="62CADFAA" w:rsidR="00BA21ED" w:rsidRPr="00506302" w:rsidRDefault="00344AB8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[F] RJPP hlm. 15 (SWOT – </w:t>
            </w:r>
            <w:r w:rsidRPr="00715218">
              <w:rPr>
                <w:i/>
                <w:color w:val="000000"/>
                <w:sz w:val="18"/>
              </w:rPr>
              <w:t>Weakness</w:t>
            </w:r>
            <w:r w:rsidRPr="00506302">
              <w:rPr>
                <w:color w:val="000000"/>
                <w:sz w:val="18"/>
              </w:rPr>
              <w:t>)</w:t>
            </w:r>
          </w:p>
        </w:tc>
        <w:tc>
          <w:tcPr>
            <w:tcW w:w="3302" w:type="dxa"/>
          </w:tcPr>
          <w:p w14:paraId="14BF0297" w14:textId="7546B1B0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715218">
              <w:rPr>
                <w:i/>
                <w:color w:val="000000"/>
                <w:sz w:val="18"/>
              </w:rPr>
              <w:t>Digital investor experience</w:t>
            </w:r>
            <w:r w:rsidRPr="00506302">
              <w:rPr>
                <w:color w:val="000000"/>
                <w:sz w:val="18"/>
              </w:rPr>
              <w:t xml:space="preserve"> sebagai diferensiasi</w:t>
            </w:r>
          </w:p>
        </w:tc>
      </w:tr>
    </w:tbl>
    <w:p w14:paraId="26355F96" w14:textId="3B2DCAFD" w:rsidR="00BA21ED" w:rsidRPr="006F7F48" w:rsidRDefault="00BA21ED" w:rsidP="00BA21ED">
      <w:pPr>
        <w:pStyle w:val="Heading2"/>
      </w:pPr>
      <w:bookmarkStart w:id="18" w:name="_Toc242450632"/>
      <w:r w:rsidRPr="006F7F48">
        <w:t xml:space="preserve">2.6 </w:t>
      </w:r>
      <w:r w:rsidR="00A4754C" w:rsidRPr="006F7F48">
        <w:t>Lingkungan Eksternal</w:t>
      </w:r>
      <w:bookmarkEnd w:id="18"/>
    </w:p>
    <w:p w14:paraId="209F4E37" w14:textId="50DF3D86" w:rsidR="00BA21ED" w:rsidRPr="006F7F48" w:rsidRDefault="00BA21ED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Persaingan antar kawasan industri dan KEK meningkat; investor menilai kawasan dari kepastian lahan, utilitas, perizinan dan layanan </w:t>
      </w:r>
      <w:r w:rsidR="00DF5626" w:rsidRPr="006F7F48">
        <w:rPr>
          <w:color w:val="000000"/>
        </w:rPr>
        <w:t>[F, RJPP hlm. 5–13]</w:t>
      </w:r>
      <w:r w:rsidRPr="006F7F48">
        <w:rPr>
          <w:color w:val="000000"/>
        </w:rPr>
        <w:t xml:space="preserve">. Program hilirisasi sawit dan Indonesia Emas 2045 memperkuat posisi Sei Mangkei, sementara ekspektasi ESG investor global meningkat [F, RJPP </w:t>
      </w:r>
      <w:r w:rsidR="00BC0EC6" w:rsidRPr="006F7F48">
        <w:rPr>
          <w:color w:val="000000"/>
        </w:rPr>
        <w:t>hlm. 31–39</w:t>
      </w:r>
      <w:r w:rsidRPr="006F7F48">
        <w:rPr>
          <w:color w:val="000000"/>
        </w:rPr>
        <w:t>].</w:t>
      </w:r>
    </w:p>
    <w:p w14:paraId="00693CDF" w14:textId="30E63ED6" w:rsidR="00BA21ED" w:rsidRPr="006F7F48" w:rsidRDefault="00BA21ED" w:rsidP="00BA21ED">
      <w:pPr>
        <w:pStyle w:val="Heading2"/>
      </w:pPr>
      <w:bookmarkStart w:id="19" w:name="_Toc242450633"/>
      <w:r w:rsidRPr="006F7F48">
        <w:t xml:space="preserve">2.7 </w:t>
      </w:r>
      <w:r w:rsidR="00A4754C" w:rsidRPr="006F7F48">
        <w:t>Tren Industri</w:t>
      </w:r>
      <w:bookmarkEnd w:id="19"/>
    </w:p>
    <w:p w14:paraId="710698CC" w14:textId="623B29DF" w:rsidR="00BA21ED" w:rsidRPr="006F7F48" w:rsidRDefault="00BA21ED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Smart &amp; green estate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 xml:space="preserve">pengelola kawasan bergeser dari </w:t>
      </w:r>
      <w:r w:rsidRPr="00953F39">
        <w:rPr>
          <w:i/>
          <w:color w:val="000000"/>
        </w:rPr>
        <w:t>landlord</w:t>
      </w:r>
      <w:r w:rsidRPr="006F7F48">
        <w:rPr>
          <w:color w:val="000000"/>
        </w:rPr>
        <w:t xml:space="preserve"> menjadi penyedia layanan terintegrasi berbasis data </w:t>
      </w:r>
      <w:r w:rsidR="00BC0EC6" w:rsidRPr="006F7F48">
        <w:rPr>
          <w:color w:val="000000"/>
        </w:rPr>
        <w:t>[F, RJPP hlm. 31–33]</w:t>
      </w:r>
      <w:r w:rsidRPr="006F7F48">
        <w:rPr>
          <w:color w:val="000000"/>
        </w:rPr>
        <w:t>.</w:t>
      </w:r>
    </w:p>
    <w:p w14:paraId="10254810" w14:textId="3FE309D0" w:rsidR="00BA21ED" w:rsidRPr="006F7F48" w:rsidRDefault="00BA21ED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Smart facility management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 xml:space="preserve">IoT, </w:t>
      </w:r>
      <w:r w:rsidRPr="00953F39">
        <w:rPr>
          <w:i/>
          <w:color w:val="000000"/>
        </w:rPr>
        <w:t>edge computing</w:t>
      </w:r>
      <w:r w:rsidRPr="006F7F48">
        <w:rPr>
          <w:color w:val="000000"/>
        </w:rPr>
        <w:t xml:space="preserve"> dan analitik untuk pemeliharaan prediktif </w:t>
      </w:r>
      <w:r w:rsidR="00BC0EC6" w:rsidRPr="006F7F48">
        <w:rPr>
          <w:color w:val="000000"/>
        </w:rPr>
        <w:t>[F, RJPP hlm. 32–33]</w:t>
      </w:r>
      <w:r w:rsidRPr="006F7F48">
        <w:rPr>
          <w:color w:val="000000"/>
        </w:rPr>
        <w:t>.</w:t>
      </w:r>
    </w:p>
    <w:p w14:paraId="29AC3DF0" w14:textId="19CF1CF0" w:rsidR="00BA21ED" w:rsidRPr="006F7F48" w:rsidRDefault="00BA21ED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Integrated supply chain &amp; logistics hub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 xml:space="preserve">integrasi dengan </w:t>
      </w:r>
      <w:r w:rsidRPr="00953F39">
        <w:rPr>
          <w:i/>
          <w:color w:val="000000"/>
        </w:rPr>
        <w:t>dry port</w:t>
      </w:r>
      <w:r w:rsidRPr="006F7F48">
        <w:rPr>
          <w:color w:val="000000"/>
        </w:rPr>
        <w:t xml:space="preserve"> dan logistik regional.</w:t>
      </w:r>
    </w:p>
    <w:p w14:paraId="43E8EE79" w14:textId="5176DE05" w:rsidR="00BA21ED" w:rsidRPr="006F7F48" w:rsidRDefault="00BA21ED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Decarbonisation</w:t>
      </w:r>
      <w:r w:rsidRPr="006F7F48">
        <w:rPr>
          <w:b/>
          <w:color w:val="000000"/>
        </w:rPr>
        <w:t xml:space="preserve">: </w:t>
      </w:r>
      <w:r w:rsidRPr="006F7F48">
        <w:rPr>
          <w:color w:val="000000"/>
        </w:rPr>
        <w:t xml:space="preserve">kebutuhan </w:t>
      </w:r>
      <w:r w:rsidR="00407BFC" w:rsidRPr="00953F39">
        <w:rPr>
          <w:i/>
          <w:color w:val="000000"/>
        </w:rPr>
        <w:t>Measurement</w:t>
      </w:r>
      <w:r w:rsidR="00407BFC" w:rsidRPr="006F7F48">
        <w:rPr>
          <w:i/>
          <w:color w:val="000000"/>
        </w:rPr>
        <w:t xml:space="preserve">, </w:t>
      </w:r>
      <w:r w:rsidR="00407BFC" w:rsidRPr="00953F39">
        <w:rPr>
          <w:i/>
          <w:color w:val="000000"/>
        </w:rPr>
        <w:t>Reporting &amp; Verification</w:t>
      </w:r>
      <w:r w:rsidR="00407BFC" w:rsidRPr="006F7F48">
        <w:rPr>
          <w:color w:val="000000"/>
        </w:rPr>
        <w:t xml:space="preserve"> (MRV)</w:t>
      </w:r>
      <w:r w:rsidRPr="006F7F48">
        <w:rPr>
          <w:color w:val="000000"/>
        </w:rPr>
        <w:t xml:space="preserve"> energi-emisi untuk kredit karbon dan sertifikasi hijau.</w:t>
      </w:r>
    </w:p>
    <w:p w14:paraId="40B05709" w14:textId="4426EA28" w:rsidR="00BA21ED" w:rsidRPr="006F7F48" w:rsidRDefault="00BA21ED" w:rsidP="00BA21ED">
      <w:pPr>
        <w:pStyle w:val="Heading2"/>
      </w:pPr>
      <w:bookmarkStart w:id="20" w:name="_Toc242450634"/>
      <w:r w:rsidRPr="006F7F48">
        <w:t xml:space="preserve">2.8 </w:t>
      </w:r>
      <w:r w:rsidR="00A4754C" w:rsidRPr="006F7F48">
        <w:t>Konteks Regulasi</w:t>
      </w:r>
      <w:bookmarkEnd w:id="20"/>
    </w:p>
    <w:p w14:paraId="6C19B48C" w14:textId="77777777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BA21ED">
        <w:rPr>
          <w:b/>
          <w:color w:val="1F4E78"/>
          <w:sz w:val="18"/>
        </w:rPr>
        <w:t xml:space="preserve"> 2.4 — Konteks regulasi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7"/>
        <w:gridCol w:w="3198"/>
        <w:gridCol w:w="3180"/>
      </w:tblGrid>
      <w:tr w:rsidR="00BA21ED" w:rsidRPr="00BA21ED" w14:paraId="0DE99930" w14:textId="77777777" w:rsidTr="00BA21ED">
        <w:trPr>
          <w:tblHeader/>
        </w:trPr>
        <w:tc>
          <w:tcPr>
            <w:tcW w:w="3301" w:type="dxa"/>
            <w:shd w:val="clear" w:color="17365D" w:fill="17365D"/>
          </w:tcPr>
          <w:p w14:paraId="5744FDA3" w14:textId="6D249775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Regulasi / kebijakan</w:t>
            </w:r>
          </w:p>
        </w:tc>
        <w:tc>
          <w:tcPr>
            <w:tcW w:w="3302" w:type="dxa"/>
            <w:shd w:val="clear" w:color="17365D" w:fill="17365D"/>
          </w:tcPr>
          <w:p w14:paraId="0CC338C0" w14:textId="2FD35FE3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Relevansi bagi TI</w:t>
            </w:r>
          </w:p>
        </w:tc>
        <w:tc>
          <w:tcPr>
            <w:tcW w:w="3302" w:type="dxa"/>
            <w:shd w:val="clear" w:color="17365D" w:fill="17365D"/>
          </w:tcPr>
          <w:p w14:paraId="3864CBC2" w14:textId="5B124F05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Status</w:t>
            </w:r>
          </w:p>
        </w:tc>
      </w:tr>
      <w:tr w:rsidR="00BA21ED" w:rsidRPr="00BA21ED" w14:paraId="669B2B87" w14:textId="77777777" w:rsidTr="00BA21ED">
        <w:tc>
          <w:tcPr>
            <w:tcW w:w="3301" w:type="dxa"/>
          </w:tcPr>
          <w:p w14:paraId="55A67365" w14:textId="686E5E90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UU 39/2009 tentang KEK dan PP 29/2012 KEK Sei Mangkei</w:t>
            </w:r>
          </w:p>
        </w:tc>
        <w:tc>
          <w:tcPr>
            <w:tcW w:w="3302" w:type="dxa"/>
          </w:tcPr>
          <w:p w14:paraId="6DA5C2EE" w14:textId="6D2E9BC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Kewajiban layanan dan pelaporan pengelola KEK</w:t>
            </w:r>
          </w:p>
        </w:tc>
        <w:tc>
          <w:tcPr>
            <w:tcW w:w="3302" w:type="dxa"/>
          </w:tcPr>
          <w:p w14:paraId="0B340B1E" w14:textId="301BA0A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[F]</w:t>
            </w:r>
          </w:p>
        </w:tc>
      </w:tr>
      <w:tr w:rsidR="00BA21ED" w:rsidRPr="00BA21ED" w14:paraId="2CE39F4B" w14:textId="77777777" w:rsidTr="00BA21ED">
        <w:tc>
          <w:tcPr>
            <w:tcW w:w="3301" w:type="dxa"/>
          </w:tcPr>
          <w:p w14:paraId="69E1CBA2" w14:textId="2EEEDB5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PP 5/2021 – Perizinan berbasis risiko (OSS-RBA)</w:t>
            </w:r>
          </w:p>
        </w:tc>
        <w:tc>
          <w:tcPr>
            <w:tcW w:w="3302" w:type="dxa"/>
          </w:tcPr>
          <w:p w14:paraId="164DEDC8" w14:textId="1C618D0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Integrasi layanan perizinan dan data investor</w:t>
            </w:r>
          </w:p>
        </w:tc>
        <w:tc>
          <w:tcPr>
            <w:tcW w:w="3302" w:type="dxa"/>
          </w:tcPr>
          <w:p w14:paraId="46A7C2A9" w14:textId="656CC32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[F]; mekanisme integrasi [TBD]</w:t>
            </w:r>
          </w:p>
        </w:tc>
      </w:tr>
      <w:tr w:rsidR="00BA21ED" w:rsidRPr="00BA21ED" w14:paraId="455FCD92" w14:textId="77777777" w:rsidTr="00BA21ED">
        <w:tc>
          <w:tcPr>
            <w:tcW w:w="3301" w:type="dxa"/>
          </w:tcPr>
          <w:p w14:paraId="3362C82E" w14:textId="18886992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PP 20/2024 – Perwilayahan Industri</w:t>
            </w:r>
          </w:p>
        </w:tc>
        <w:tc>
          <w:tcPr>
            <w:tcW w:w="3302" w:type="dxa"/>
          </w:tcPr>
          <w:p w14:paraId="6FA64E92" w14:textId="4446BFCF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Standar layanan kawasan industri</w:t>
            </w:r>
          </w:p>
        </w:tc>
        <w:tc>
          <w:tcPr>
            <w:tcW w:w="3302" w:type="dxa"/>
          </w:tcPr>
          <w:p w14:paraId="5A212A47" w14:textId="693943C2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[F, RJPP]</w:t>
            </w:r>
          </w:p>
        </w:tc>
      </w:tr>
      <w:tr w:rsidR="00BA21ED" w:rsidRPr="00BA21ED" w14:paraId="0FB66A98" w14:textId="77777777" w:rsidTr="00BA21ED">
        <w:tc>
          <w:tcPr>
            <w:tcW w:w="3301" w:type="dxa"/>
          </w:tcPr>
          <w:p w14:paraId="075E2379" w14:textId="54E96854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lastRenderedPageBreak/>
              <w:t>UU 27/2022 – Pelindungan Data Pribadi</w:t>
            </w:r>
          </w:p>
        </w:tc>
        <w:tc>
          <w:tcPr>
            <w:tcW w:w="3302" w:type="dxa"/>
          </w:tcPr>
          <w:p w14:paraId="41838CBC" w14:textId="19544C3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Data karyawan, kontak </w:t>
            </w:r>
            <w:r w:rsidRPr="00953F39">
              <w:rPr>
                <w:i/>
                <w:color w:val="000000"/>
                <w:sz w:val="18"/>
              </w:rPr>
              <w:t>tenant/investor</w:t>
            </w:r>
            <w:r w:rsidRPr="00506302">
              <w:rPr>
                <w:color w:val="000000"/>
                <w:sz w:val="18"/>
              </w:rPr>
              <w:t>, penghuni, CCTV</w:t>
            </w:r>
          </w:p>
        </w:tc>
        <w:tc>
          <w:tcPr>
            <w:tcW w:w="3302" w:type="dxa"/>
          </w:tcPr>
          <w:p w14:paraId="6EBACF7A" w14:textId="51FC8A75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[F]; </w:t>
            </w:r>
            <w:r w:rsidRPr="00953F39">
              <w:rPr>
                <w:i/>
                <w:color w:val="000000"/>
                <w:sz w:val="18"/>
              </w:rPr>
              <w:t>gap</w:t>
            </w:r>
            <w:r w:rsidRPr="00506302">
              <w:rPr>
                <w:color w:val="000000"/>
                <w:sz w:val="18"/>
              </w:rPr>
              <w:t xml:space="preserve"> kepatuhan [TBD]</w:t>
            </w:r>
          </w:p>
        </w:tc>
      </w:tr>
      <w:tr w:rsidR="00BA21ED" w:rsidRPr="00BA21ED" w14:paraId="4D103FE8" w14:textId="77777777" w:rsidTr="00BA21ED">
        <w:tc>
          <w:tcPr>
            <w:tcW w:w="3301" w:type="dxa"/>
          </w:tcPr>
          <w:p w14:paraId="6423F2A7" w14:textId="6058985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Perpres 82/2022 – Pelindungan Infrastruktur Informasi Vital</w:t>
            </w:r>
          </w:p>
        </w:tc>
        <w:tc>
          <w:tcPr>
            <w:tcW w:w="3302" w:type="dxa"/>
          </w:tcPr>
          <w:p w14:paraId="5220DBAA" w14:textId="4DE18362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Utilitas kawasan berpotensi tergolong </w:t>
            </w:r>
            <w:r w:rsidR="00407BFC" w:rsidRPr="00506302">
              <w:rPr>
                <w:color w:val="000000"/>
                <w:sz w:val="18"/>
              </w:rPr>
              <w:t>Infrastruktur Informasi Vital (IIV)</w:t>
            </w:r>
          </w:p>
        </w:tc>
        <w:tc>
          <w:tcPr>
            <w:tcW w:w="3302" w:type="dxa"/>
          </w:tcPr>
          <w:p w14:paraId="5197F148" w14:textId="4E21DEC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Penerapan [TBD]</w:t>
            </w:r>
          </w:p>
        </w:tc>
      </w:tr>
      <w:tr w:rsidR="00BA21ED" w:rsidRPr="00BA21ED" w14:paraId="3CAA5250" w14:textId="77777777" w:rsidTr="00BA21ED">
        <w:tc>
          <w:tcPr>
            <w:tcW w:w="3301" w:type="dxa"/>
          </w:tcPr>
          <w:p w14:paraId="03707E94" w14:textId="046C377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Kebijakan tata kelola TI Kementerian BUMN dan grup PTPN</w:t>
            </w:r>
          </w:p>
        </w:tc>
        <w:tc>
          <w:tcPr>
            <w:tcW w:w="3302" w:type="dxa"/>
          </w:tcPr>
          <w:p w14:paraId="0DB49856" w14:textId="46986210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Standar </w:t>
            </w:r>
            <w:r w:rsidRPr="00953F39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>, pelaporan dan audit TI</w:t>
            </w:r>
          </w:p>
        </w:tc>
        <w:tc>
          <w:tcPr>
            <w:tcW w:w="3302" w:type="dxa"/>
          </w:tcPr>
          <w:p w14:paraId="6444C0EE" w14:textId="5EF6E27E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[TBD]—perlu konfirmasi</w:t>
            </w:r>
          </w:p>
        </w:tc>
      </w:tr>
    </w:tbl>
    <w:p w14:paraId="1F638B18" w14:textId="7CC7F37C" w:rsidR="00BA21ED" w:rsidRPr="006F7F48" w:rsidRDefault="00BA21ED" w:rsidP="00BA21ED">
      <w:pPr>
        <w:pStyle w:val="Heading2"/>
      </w:pPr>
      <w:bookmarkStart w:id="21" w:name="_Toc242450635"/>
      <w:r w:rsidRPr="006F7F48">
        <w:t xml:space="preserve">2.9 </w:t>
      </w:r>
      <w:r w:rsidR="00A4754C" w:rsidRPr="006F7F48">
        <w:t>Tren Teknologi</w:t>
      </w:r>
      <w:bookmarkEnd w:id="21"/>
    </w:p>
    <w:p w14:paraId="0DCF7A99" w14:textId="77777777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BA21ED">
        <w:rPr>
          <w:b/>
          <w:color w:val="1F4E78"/>
          <w:sz w:val="18"/>
        </w:rPr>
        <w:t xml:space="preserve"> 2.5 — </w:t>
      </w:r>
      <w:r w:rsidRPr="00953F39">
        <w:rPr>
          <w:b/>
          <w:i/>
          <w:color w:val="1F4E78"/>
          <w:sz w:val="18"/>
        </w:rPr>
        <w:t>Technology trend</w:t>
      </w:r>
      <w:r w:rsidRPr="00BA21ED">
        <w:rPr>
          <w:b/>
          <w:color w:val="1F4E78"/>
          <w:sz w:val="18"/>
        </w:rPr>
        <w:t xml:space="preserve"> radar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2"/>
        <w:gridCol w:w="3197"/>
        <w:gridCol w:w="3186"/>
      </w:tblGrid>
      <w:tr w:rsidR="00BA21ED" w:rsidRPr="00BA21ED" w14:paraId="4DB548FD" w14:textId="77777777" w:rsidTr="00BA21ED">
        <w:trPr>
          <w:tblHeader/>
        </w:trPr>
        <w:tc>
          <w:tcPr>
            <w:tcW w:w="3301" w:type="dxa"/>
            <w:shd w:val="clear" w:color="17365D" w:fill="17365D"/>
          </w:tcPr>
          <w:p w14:paraId="6448F792" w14:textId="7E796094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Tren</w:t>
            </w:r>
          </w:p>
        </w:tc>
        <w:tc>
          <w:tcPr>
            <w:tcW w:w="3302" w:type="dxa"/>
            <w:shd w:val="clear" w:color="17365D" w:fill="17365D"/>
          </w:tcPr>
          <w:p w14:paraId="5E4E7640" w14:textId="117B0115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Relevansi bagi KINRA</w:t>
            </w:r>
          </w:p>
        </w:tc>
        <w:tc>
          <w:tcPr>
            <w:tcW w:w="3302" w:type="dxa"/>
            <w:shd w:val="clear" w:color="17365D" w:fill="17365D"/>
          </w:tcPr>
          <w:p w14:paraId="031B69C4" w14:textId="36E54B16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Sikap RSTI</w:t>
            </w:r>
          </w:p>
        </w:tc>
      </w:tr>
      <w:tr w:rsidR="00BA21ED" w:rsidRPr="00BA21ED" w14:paraId="5101186C" w14:textId="77777777" w:rsidTr="00BA21ED">
        <w:tc>
          <w:tcPr>
            <w:tcW w:w="3301" w:type="dxa"/>
          </w:tcPr>
          <w:p w14:paraId="3EBDE203" w14:textId="157E574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SaaS &amp; </w:t>
            </w:r>
            <w:r w:rsidRPr="00953F39">
              <w:rPr>
                <w:i/>
                <w:color w:val="000000"/>
                <w:sz w:val="18"/>
              </w:rPr>
              <w:t>cloud-smart</w:t>
            </w:r>
          </w:p>
        </w:tc>
        <w:tc>
          <w:tcPr>
            <w:tcW w:w="3302" w:type="dxa"/>
          </w:tcPr>
          <w:p w14:paraId="15945E3D" w14:textId="2AE6C87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Mempercepat </w:t>
            </w:r>
            <w:r w:rsidRPr="00953F39">
              <w:rPr>
                <w:i/>
                <w:color w:val="000000"/>
                <w:sz w:val="18"/>
              </w:rPr>
              <w:t>deployment</w:t>
            </w:r>
            <w:r w:rsidRPr="00506302">
              <w:rPr>
                <w:color w:val="000000"/>
                <w:sz w:val="18"/>
              </w:rPr>
              <w:t xml:space="preserve"> dengan tim TI kecil</w:t>
            </w:r>
          </w:p>
        </w:tc>
        <w:tc>
          <w:tcPr>
            <w:tcW w:w="3302" w:type="dxa"/>
            <w:shd w:val="clear" w:color="C6E0B4" w:fill="C6E0B4"/>
          </w:tcPr>
          <w:p w14:paraId="77F01922" w14:textId="72A51AE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Adopt</w:t>
            </w:r>
          </w:p>
        </w:tc>
      </w:tr>
      <w:tr w:rsidR="00BA21ED" w:rsidRPr="00BA21ED" w14:paraId="3A7DB3C6" w14:textId="77777777" w:rsidTr="00BA21ED">
        <w:tc>
          <w:tcPr>
            <w:tcW w:w="3301" w:type="dxa"/>
          </w:tcPr>
          <w:p w14:paraId="3212D6CE" w14:textId="4305E70F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API &amp; </w:t>
            </w:r>
            <w:r w:rsidRPr="00953F39">
              <w:rPr>
                <w:i/>
                <w:color w:val="000000"/>
                <w:sz w:val="18"/>
              </w:rPr>
              <w:t>integration platforms</w:t>
            </w:r>
          </w:p>
        </w:tc>
        <w:tc>
          <w:tcPr>
            <w:tcW w:w="3302" w:type="dxa"/>
          </w:tcPr>
          <w:p w14:paraId="17C76213" w14:textId="547E0DE1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Menyatukan layanan </w:t>
            </w: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>, utilitas dan keuangan</w:t>
            </w:r>
          </w:p>
        </w:tc>
        <w:tc>
          <w:tcPr>
            <w:tcW w:w="3302" w:type="dxa"/>
            <w:shd w:val="clear" w:color="C6E0B4" w:fill="C6E0B4"/>
          </w:tcPr>
          <w:p w14:paraId="570A2015" w14:textId="02E74C01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Adopt</w:t>
            </w:r>
          </w:p>
        </w:tc>
      </w:tr>
      <w:tr w:rsidR="00BA21ED" w:rsidRPr="00BA21ED" w14:paraId="5B50C4AA" w14:textId="77777777" w:rsidTr="00BA21ED">
        <w:tc>
          <w:tcPr>
            <w:tcW w:w="3301" w:type="dxa"/>
          </w:tcPr>
          <w:p w14:paraId="03668D39" w14:textId="7E5B7EFA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Industrial</w:t>
            </w:r>
            <w:r w:rsidRPr="00506302">
              <w:rPr>
                <w:color w:val="000000"/>
                <w:sz w:val="18"/>
              </w:rPr>
              <w:t xml:space="preserve"> IoT &amp; </w:t>
            </w:r>
            <w:r w:rsidRPr="00953F39">
              <w:rPr>
                <w:i/>
                <w:color w:val="000000"/>
                <w:sz w:val="18"/>
              </w:rPr>
              <w:t>edge</w:t>
            </w:r>
          </w:p>
        </w:tc>
        <w:tc>
          <w:tcPr>
            <w:tcW w:w="3302" w:type="dxa"/>
          </w:tcPr>
          <w:p w14:paraId="10447277" w14:textId="17233B01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Monitoring</w:t>
            </w:r>
            <w:r w:rsidRPr="00506302">
              <w:rPr>
                <w:color w:val="000000"/>
                <w:sz w:val="18"/>
              </w:rPr>
              <w:t xml:space="preserve"> utilitas </w:t>
            </w:r>
            <w:r w:rsidRPr="00953F39">
              <w:rPr>
                <w:i/>
                <w:color w:val="000000"/>
                <w:sz w:val="18"/>
              </w:rPr>
              <w:t>real-time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reliability</w:t>
            </w:r>
          </w:p>
        </w:tc>
        <w:tc>
          <w:tcPr>
            <w:tcW w:w="3302" w:type="dxa"/>
            <w:shd w:val="clear" w:color="C6E0B4" w:fill="C6E0B4"/>
          </w:tcPr>
          <w:p w14:paraId="2CE7FFE5" w14:textId="3D9B5B46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rFonts w:hint="eastAsia"/>
                <w:i/>
                <w:color w:val="000000"/>
                <w:sz w:val="18"/>
              </w:rPr>
              <w:t>Adopt</w:t>
            </w:r>
            <w:r w:rsidRPr="00506302">
              <w:rPr>
                <w:rFonts w:hint="eastAsia"/>
                <w:color w:val="000000"/>
                <w:sz w:val="18"/>
              </w:rPr>
              <w:t xml:space="preserve"> bertahap (pilot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8"/>
              </w:rPr>
              <w:t>scale</w:t>
            </w:r>
            <w:r w:rsidRPr="00506302">
              <w:rPr>
                <w:rFonts w:hint="eastAsia"/>
                <w:color w:val="000000"/>
                <w:sz w:val="18"/>
              </w:rPr>
              <w:t>)</w:t>
            </w:r>
          </w:p>
        </w:tc>
      </w:tr>
      <w:tr w:rsidR="00BA21ED" w:rsidRPr="00BA21ED" w14:paraId="78A8921A" w14:textId="77777777" w:rsidTr="00BA21ED">
        <w:tc>
          <w:tcPr>
            <w:tcW w:w="3301" w:type="dxa"/>
          </w:tcPr>
          <w:p w14:paraId="44958ABE" w14:textId="0C0951F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GIS &amp; </w:t>
            </w:r>
            <w:r w:rsidRPr="00953F39">
              <w:rPr>
                <w:i/>
                <w:color w:val="000000"/>
                <w:sz w:val="18"/>
              </w:rPr>
              <w:t>digital estate map</w:t>
            </w:r>
          </w:p>
        </w:tc>
        <w:tc>
          <w:tcPr>
            <w:tcW w:w="3302" w:type="dxa"/>
          </w:tcPr>
          <w:p w14:paraId="37F884D3" w14:textId="5C9A39C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Single view</w:t>
            </w:r>
            <w:r w:rsidRPr="00506302">
              <w:rPr>
                <w:color w:val="000000"/>
                <w:sz w:val="18"/>
              </w:rPr>
              <w:t xml:space="preserve"> lahan, aset, utilitas</w:t>
            </w:r>
          </w:p>
        </w:tc>
        <w:tc>
          <w:tcPr>
            <w:tcW w:w="3302" w:type="dxa"/>
            <w:shd w:val="clear" w:color="C6E0B4" w:fill="C6E0B4"/>
          </w:tcPr>
          <w:p w14:paraId="540C5869" w14:textId="23A7B1AF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Adopt</w:t>
            </w:r>
          </w:p>
        </w:tc>
      </w:tr>
      <w:tr w:rsidR="00BA21ED" w:rsidRPr="00BA21ED" w14:paraId="2B682C7D" w14:textId="77777777" w:rsidTr="00BA21ED">
        <w:tc>
          <w:tcPr>
            <w:tcW w:w="3301" w:type="dxa"/>
          </w:tcPr>
          <w:p w14:paraId="75F9E71A" w14:textId="73583BFF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Video analytics &amp; drone</w:t>
            </w:r>
          </w:p>
        </w:tc>
        <w:tc>
          <w:tcPr>
            <w:tcW w:w="3302" w:type="dxa"/>
          </w:tcPr>
          <w:p w14:paraId="0F23D3CC" w14:textId="1B02930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Keamanan dan inspeksi kawasan luas</w:t>
            </w:r>
          </w:p>
        </w:tc>
        <w:tc>
          <w:tcPr>
            <w:tcW w:w="3302" w:type="dxa"/>
            <w:shd w:val="clear" w:color="FFE699" w:fill="FFE699"/>
          </w:tcPr>
          <w:p w14:paraId="6C80FC9E" w14:textId="4CCF7B3D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Trial</w:t>
            </w:r>
            <w:r w:rsidRPr="00506302">
              <w:rPr>
                <w:color w:val="000000"/>
                <w:sz w:val="18"/>
              </w:rPr>
              <w:t xml:space="preserve"> dengan </w:t>
            </w:r>
            <w:r w:rsidRPr="00953F39">
              <w:rPr>
                <w:i/>
                <w:color w:val="000000"/>
                <w:sz w:val="18"/>
              </w:rPr>
              <w:t>business case</w:t>
            </w:r>
          </w:p>
        </w:tc>
      </w:tr>
      <w:tr w:rsidR="00BA21ED" w:rsidRPr="00BA21ED" w14:paraId="67E511EC" w14:textId="77777777" w:rsidTr="00BA21ED">
        <w:tc>
          <w:tcPr>
            <w:tcW w:w="3301" w:type="dxa"/>
          </w:tcPr>
          <w:p w14:paraId="567F9140" w14:textId="4EB7AB20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GenAI &amp; </w:t>
            </w:r>
            <w:r w:rsidRPr="00953F39">
              <w:rPr>
                <w:i/>
                <w:color w:val="000000"/>
                <w:sz w:val="18"/>
              </w:rPr>
              <w:t>advanced analytics</w:t>
            </w:r>
          </w:p>
        </w:tc>
        <w:tc>
          <w:tcPr>
            <w:tcW w:w="3302" w:type="dxa"/>
          </w:tcPr>
          <w:p w14:paraId="76F415EB" w14:textId="772CCDE7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Asisten manajemen, prediksi, layanan </w:t>
            </w:r>
            <w:r w:rsidRPr="00953F39">
              <w:rPr>
                <w:i/>
                <w:color w:val="000000"/>
                <w:sz w:val="18"/>
              </w:rPr>
              <w:t>tenant</w:t>
            </w:r>
          </w:p>
        </w:tc>
        <w:tc>
          <w:tcPr>
            <w:tcW w:w="3302" w:type="dxa"/>
            <w:shd w:val="clear" w:color="D9D9D9" w:fill="D9D9D9"/>
          </w:tcPr>
          <w:p w14:paraId="0CF9D821" w14:textId="0CE40A9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Explore</w:t>
            </w:r>
            <w:r w:rsidRPr="00506302">
              <w:rPr>
                <w:color w:val="000000"/>
                <w:sz w:val="18"/>
              </w:rPr>
              <w:t xml:space="preserve"> setelah data siap</w:t>
            </w:r>
          </w:p>
        </w:tc>
      </w:tr>
      <w:tr w:rsidR="00BA21ED" w:rsidRPr="00BA21ED" w14:paraId="36DAAF07" w14:textId="77777777" w:rsidTr="00BA21ED">
        <w:tc>
          <w:tcPr>
            <w:tcW w:w="3301" w:type="dxa"/>
          </w:tcPr>
          <w:p w14:paraId="59ED83D1" w14:textId="2377C78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Digital twin</w:t>
            </w:r>
          </w:p>
        </w:tc>
        <w:tc>
          <w:tcPr>
            <w:tcW w:w="3302" w:type="dxa"/>
          </w:tcPr>
          <w:p w14:paraId="07E6D726" w14:textId="452E837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Simulasi kawasan dan aset</w:t>
            </w:r>
          </w:p>
        </w:tc>
        <w:tc>
          <w:tcPr>
            <w:tcW w:w="3302" w:type="dxa"/>
            <w:shd w:val="clear" w:color="D9D9D9" w:fill="D9D9D9"/>
          </w:tcPr>
          <w:p w14:paraId="3DD887B3" w14:textId="2476955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Explore</w:t>
            </w:r>
            <w:r w:rsidRPr="00506302">
              <w:rPr>
                <w:color w:val="000000"/>
                <w:sz w:val="18"/>
              </w:rPr>
              <w:t>—justifikasi ekonomi dibutuhkan</w:t>
            </w:r>
          </w:p>
        </w:tc>
      </w:tr>
    </w:tbl>
    <w:p w14:paraId="28DC7B54" w14:textId="64793BA1" w:rsidR="00BA21ED" w:rsidRPr="006F7F48" w:rsidRDefault="00BA21ED" w:rsidP="00BA21ED">
      <w:pPr>
        <w:pStyle w:val="Heading2"/>
      </w:pPr>
      <w:bookmarkStart w:id="22" w:name="_Toc242450636"/>
      <w:r w:rsidRPr="006F7F48">
        <w:t xml:space="preserve">2.10 </w:t>
      </w:r>
      <w:r w:rsidR="00A4754C" w:rsidRPr="006F7F48">
        <w:t>Implikasi Strategis bagi TI</w:t>
      </w:r>
      <w:bookmarkEnd w:id="22"/>
    </w:p>
    <w:p w14:paraId="2A21FEC1" w14:textId="45A0ED45" w:rsidR="00BA21ED" w:rsidRDefault="00BA21ED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rFonts w:hint="eastAsia"/>
          <w:b/>
          <w:i/>
          <w:color w:val="1F4E78"/>
          <w:sz w:val="18"/>
        </w:rPr>
        <w:t>Exhibit</w:t>
      </w:r>
      <w:r w:rsidRPr="00BA21ED">
        <w:rPr>
          <w:rFonts w:hint="eastAsia"/>
          <w:b/>
          <w:color w:val="1F4E78"/>
          <w:sz w:val="18"/>
        </w:rPr>
        <w:t xml:space="preserve"> 2.6 </w:t>
      </w:r>
      <w:r w:rsidRPr="00BA21ED">
        <w:rPr>
          <w:rFonts w:hint="eastAsia"/>
          <w:b/>
          <w:color w:val="1F4E78"/>
          <w:sz w:val="18"/>
        </w:rPr>
        <w:t>—</w:t>
      </w:r>
      <w:r w:rsidRPr="00BA21ED">
        <w:rPr>
          <w:rFonts w:hint="eastAsia"/>
          <w:b/>
          <w:color w:val="1F4E78"/>
          <w:sz w:val="18"/>
        </w:rPr>
        <w:t xml:space="preserve"> </w:t>
      </w:r>
      <w:r w:rsidR="00AA7AC6">
        <w:rPr>
          <w:b/>
          <w:color w:val="1F4E78"/>
          <w:sz w:val="18"/>
        </w:rPr>
        <w:t>Seluruh pilar RJPP bertumpu pada tiga fondasi TI yang sama (</w:t>
      </w:r>
      <w:r w:rsidRPr="00953F39">
        <w:rPr>
          <w:rFonts w:hint="eastAsia"/>
          <w:b/>
          <w:i/>
          <w:color w:val="1F4E78"/>
          <w:sz w:val="18"/>
        </w:rPr>
        <w:t>Strategic Alignment Map</w:t>
      </w:r>
      <w:r w:rsidRPr="00BA21ED">
        <w:rPr>
          <w:rFonts w:hint="eastAsia"/>
          <w:b/>
          <w:color w:val="1F4E78"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368"/>
        <w:gridCol w:w="2422"/>
        <w:gridCol w:w="2383"/>
      </w:tblGrid>
      <w:tr w:rsidR="00BA21ED" w:rsidRPr="00BA21ED" w14:paraId="73D38BCD" w14:textId="77777777" w:rsidTr="00BA21ED">
        <w:trPr>
          <w:tblHeader/>
        </w:trPr>
        <w:tc>
          <w:tcPr>
            <w:tcW w:w="2476" w:type="dxa"/>
            <w:shd w:val="clear" w:color="17365D" w:fill="17365D"/>
          </w:tcPr>
          <w:p w14:paraId="5637F04B" w14:textId="285C2BA5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 xml:space="preserve">Pilar / </w:t>
            </w:r>
            <w:r w:rsidRPr="00953F39">
              <w:rPr>
                <w:b/>
                <w:i/>
                <w:color w:val="FFFFFF"/>
                <w:sz w:val="18"/>
              </w:rPr>
              <w:t>enabler</w:t>
            </w:r>
            <w:r w:rsidRPr="00506302">
              <w:rPr>
                <w:b/>
                <w:color w:val="FFFFFF"/>
                <w:sz w:val="18"/>
              </w:rPr>
              <w:t xml:space="preserve"> RJPP</w:t>
            </w:r>
          </w:p>
        </w:tc>
        <w:tc>
          <w:tcPr>
            <w:tcW w:w="2476" w:type="dxa"/>
            <w:shd w:val="clear" w:color="17365D" w:fill="17365D"/>
          </w:tcPr>
          <w:p w14:paraId="3B0A4BCE" w14:textId="7303334D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Business objective</w:t>
            </w:r>
          </w:p>
        </w:tc>
        <w:tc>
          <w:tcPr>
            <w:tcW w:w="2476" w:type="dxa"/>
            <w:shd w:val="clear" w:color="17365D" w:fill="17365D"/>
          </w:tcPr>
          <w:p w14:paraId="150B0085" w14:textId="5CD4136C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Business capability</w:t>
            </w:r>
          </w:p>
        </w:tc>
        <w:tc>
          <w:tcPr>
            <w:tcW w:w="2477" w:type="dxa"/>
            <w:shd w:val="clear" w:color="17365D" w:fill="17365D"/>
          </w:tcPr>
          <w:p w14:paraId="621FAA42" w14:textId="4EF9F937" w:rsidR="00BA21ED" w:rsidRPr="00506302" w:rsidRDefault="00BA21E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Strategic theme</w:t>
            </w:r>
            <w:r w:rsidRPr="00506302">
              <w:rPr>
                <w:b/>
                <w:color w:val="FFFFFF"/>
                <w:sz w:val="18"/>
              </w:rPr>
              <w:t xml:space="preserve"> TI</w:t>
            </w:r>
          </w:p>
        </w:tc>
      </w:tr>
      <w:tr w:rsidR="00BA21ED" w:rsidRPr="00BA21ED" w14:paraId="1AFE9687" w14:textId="77777777" w:rsidTr="00BA21ED">
        <w:tc>
          <w:tcPr>
            <w:tcW w:w="2476" w:type="dxa"/>
          </w:tcPr>
          <w:p w14:paraId="15A731E9" w14:textId="66DA8ACB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Performance Driven</w:t>
            </w:r>
          </w:p>
        </w:tc>
        <w:tc>
          <w:tcPr>
            <w:tcW w:w="2476" w:type="dxa"/>
          </w:tcPr>
          <w:p w14:paraId="4A32637A" w14:textId="690B8973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BO1, BO3</w:t>
            </w:r>
          </w:p>
        </w:tc>
        <w:tc>
          <w:tcPr>
            <w:tcW w:w="2476" w:type="dxa"/>
          </w:tcPr>
          <w:p w14:paraId="0A1F2321" w14:textId="7AA4FCB5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Investor acquisition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relationship</w:t>
            </w:r>
          </w:p>
        </w:tc>
        <w:tc>
          <w:tcPr>
            <w:tcW w:w="2477" w:type="dxa"/>
          </w:tcPr>
          <w:p w14:paraId="67935A5D" w14:textId="267F963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T4 </w:t>
            </w:r>
            <w:r w:rsidRPr="00953F39">
              <w:rPr>
                <w:i/>
                <w:color w:val="000000"/>
                <w:sz w:val="18"/>
              </w:rPr>
              <w:t>Investor &amp; Tenant Digital Platform</w:t>
            </w:r>
          </w:p>
        </w:tc>
      </w:tr>
      <w:tr w:rsidR="00BA21ED" w:rsidRPr="00BA21ED" w14:paraId="6BE5BB8A" w14:textId="77777777" w:rsidTr="00BA21ED">
        <w:tc>
          <w:tcPr>
            <w:tcW w:w="2476" w:type="dxa"/>
          </w:tcPr>
          <w:p w14:paraId="33E16C5F" w14:textId="07B30D42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Stability &amp; Growth</w:t>
            </w:r>
          </w:p>
        </w:tc>
        <w:tc>
          <w:tcPr>
            <w:tcW w:w="2476" w:type="dxa"/>
          </w:tcPr>
          <w:p w14:paraId="6A073C3F" w14:textId="7B105CD0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BO2, BO5</w:t>
            </w:r>
          </w:p>
        </w:tc>
        <w:tc>
          <w:tcPr>
            <w:tcW w:w="2476" w:type="dxa"/>
          </w:tcPr>
          <w:p w14:paraId="329F1E85" w14:textId="3DC58E7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Utility operations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revenue assurance</w:t>
            </w:r>
          </w:p>
        </w:tc>
        <w:tc>
          <w:tcPr>
            <w:tcW w:w="2477" w:type="dxa"/>
          </w:tcPr>
          <w:p w14:paraId="1D62A1CB" w14:textId="5EF79BF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T5 </w:t>
            </w:r>
            <w:r w:rsidRPr="00953F39">
              <w:rPr>
                <w:i/>
                <w:color w:val="000000"/>
                <w:sz w:val="18"/>
              </w:rPr>
              <w:t>Smart &amp; Green Estate Operations</w:t>
            </w:r>
            <w:r w:rsidRPr="00506302">
              <w:rPr>
                <w:color w:val="000000"/>
                <w:sz w:val="18"/>
              </w:rPr>
              <w:t>; T4</w:t>
            </w:r>
          </w:p>
        </w:tc>
      </w:tr>
      <w:tr w:rsidR="00BA21ED" w:rsidRPr="00BA21ED" w14:paraId="3E5EB0AB" w14:textId="77777777" w:rsidTr="00BA21ED">
        <w:tc>
          <w:tcPr>
            <w:tcW w:w="2476" w:type="dxa"/>
          </w:tcPr>
          <w:p w14:paraId="67589252" w14:textId="5C27FF31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New Business Expansion</w:t>
            </w:r>
          </w:p>
        </w:tc>
        <w:tc>
          <w:tcPr>
            <w:tcW w:w="2476" w:type="dxa"/>
          </w:tcPr>
          <w:p w14:paraId="4BF230ED" w14:textId="0575E32E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BO4</w:t>
            </w:r>
          </w:p>
        </w:tc>
        <w:tc>
          <w:tcPr>
            <w:tcW w:w="2476" w:type="dxa"/>
          </w:tcPr>
          <w:p w14:paraId="254BC579" w14:textId="1699102A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Service commercialisation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reservation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billing</w:t>
            </w:r>
          </w:p>
        </w:tc>
        <w:tc>
          <w:tcPr>
            <w:tcW w:w="2477" w:type="dxa"/>
          </w:tcPr>
          <w:p w14:paraId="66E37079" w14:textId="090DD46F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T4; T3 </w:t>
            </w:r>
            <w:r w:rsidRPr="00953F39">
              <w:rPr>
                <w:i/>
                <w:color w:val="000000"/>
                <w:sz w:val="18"/>
              </w:rPr>
              <w:t>Integrated Enterprise Platform</w:t>
            </w:r>
          </w:p>
        </w:tc>
      </w:tr>
      <w:tr w:rsidR="00BA21ED" w:rsidRPr="00BA21ED" w14:paraId="13C9CDC9" w14:textId="77777777" w:rsidTr="00BA21ED">
        <w:tc>
          <w:tcPr>
            <w:tcW w:w="2476" w:type="dxa"/>
          </w:tcPr>
          <w:p w14:paraId="51AC5A60" w14:textId="729B4A23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Operational Excellence</w:t>
            </w:r>
            <w:r w:rsidRPr="00506302">
              <w:rPr>
                <w:b/>
                <w:color w:val="000000"/>
                <w:sz w:val="18"/>
              </w:rPr>
              <w:t xml:space="preserve"> (</w:t>
            </w:r>
            <w:r w:rsidRPr="00953F39">
              <w:rPr>
                <w:b/>
                <w:i/>
                <w:color w:val="000000"/>
                <w:sz w:val="18"/>
              </w:rPr>
              <w:t>New Technology</w:t>
            </w:r>
            <w:r w:rsidRPr="00506302"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2476" w:type="dxa"/>
          </w:tcPr>
          <w:p w14:paraId="5C13EEF0" w14:textId="4A781A2C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BO2, BO6</w:t>
            </w:r>
          </w:p>
        </w:tc>
        <w:tc>
          <w:tcPr>
            <w:tcW w:w="2476" w:type="dxa"/>
          </w:tcPr>
          <w:p w14:paraId="03C253C5" w14:textId="7C90F4C1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Asset &amp; facility management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process automation</w:t>
            </w:r>
          </w:p>
        </w:tc>
        <w:tc>
          <w:tcPr>
            <w:tcW w:w="2477" w:type="dxa"/>
          </w:tcPr>
          <w:p w14:paraId="5114533B" w14:textId="600A8A18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T3; T5</w:t>
            </w:r>
          </w:p>
        </w:tc>
      </w:tr>
      <w:tr w:rsidR="00BA21ED" w:rsidRPr="00BA21ED" w14:paraId="17B3FEE9" w14:textId="77777777" w:rsidTr="00BA21ED">
        <w:tc>
          <w:tcPr>
            <w:tcW w:w="2476" w:type="dxa"/>
          </w:tcPr>
          <w:p w14:paraId="3FE85935" w14:textId="0F60AFD6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Governance &amp; Organization</w:t>
            </w:r>
            <w:r w:rsidRPr="00506302">
              <w:rPr>
                <w:b/>
                <w:color w:val="000000"/>
                <w:sz w:val="18"/>
              </w:rPr>
              <w:t xml:space="preserve">; Financial &amp; </w:t>
            </w:r>
            <w:r w:rsidRPr="00953F39">
              <w:rPr>
                <w:b/>
                <w:i/>
                <w:color w:val="000000"/>
                <w:sz w:val="18"/>
              </w:rPr>
              <w:t>Risk</w:t>
            </w:r>
          </w:p>
        </w:tc>
        <w:tc>
          <w:tcPr>
            <w:tcW w:w="2476" w:type="dxa"/>
          </w:tcPr>
          <w:p w14:paraId="4FB32124" w14:textId="0B46548D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BO6</w:t>
            </w:r>
          </w:p>
        </w:tc>
        <w:tc>
          <w:tcPr>
            <w:tcW w:w="2476" w:type="dxa"/>
          </w:tcPr>
          <w:p w14:paraId="260B4895" w14:textId="2426545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risk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compliance</w:t>
            </w:r>
            <w:r w:rsidRPr="00506302">
              <w:rPr>
                <w:color w:val="000000"/>
                <w:sz w:val="18"/>
              </w:rPr>
              <w:t>, finance</w:t>
            </w:r>
          </w:p>
        </w:tc>
        <w:tc>
          <w:tcPr>
            <w:tcW w:w="2477" w:type="dxa"/>
          </w:tcPr>
          <w:p w14:paraId="19EC4231" w14:textId="6D7EE433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T1 </w:t>
            </w:r>
            <w:r w:rsidRPr="00953F39">
              <w:rPr>
                <w:i/>
                <w:color w:val="000000"/>
                <w:sz w:val="18"/>
              </w:rPr>
              <w:t>Governance &amp; Service Excellence</w:t>
            </w:r>
            <w:r w:rsidRPr="00506302">
              <w:rPr>
                <w:color w:val="000000"/>
                <w:sz w:val="18"/>
              </w:rPr>
              <w:t xml:space="preserve">; T2 </w:t>
            </w:r>
            <w:r w:rsidRPr="00953F39">
              <w:rPr>
                <w:i/>
                <w:color w:val="000000"/>
                <w:sz w:val="18"/>
              </w:rPr>
              <w:t>Secure &amp; Resilient</w:t>
            </w:r>
            <w:r w:rsidRPr="00506302">
              <w:rPr>
                <w:color w:val="000000"/>
                <w:sz w:val="18"/>
              </w:rPr>
              <w:t xml:space="preserve"> </w:t>
            </w:r>
            <w:r w:rsidRPr="004F344A">
              <w:rPr>
                <w:i/>
                <w:color w:val="000000"/>
                <w:sz w:val="18"/>
              </w:rPr>
              <w:t>Foundation</w:t>
            </w:r>
          </w:p>
        </w:tc>
      </w:tr>
      <w:tr w:rsidR="00BA21ED" w:rsidRPr="00BA21ED" w14:paraId="1632C4B1" w14:textId="77777777" w:rsidTr="00BA21ED">
        <w:tc>
          <w:tcPr>
            <w:tcW w:w="2476" w:type="dxa"/>
          </w:tcPr>
          <w:p w14:paraId="6F46F174" w14:textId="38055AC2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People &amp; Culture</w:t>
            </w:r>
          </w:p>
        </w:tc>
        <w:tc>
          <w:tcPr>
            <w:tcW w:w="2476" w:type="dxa"/>
          </w:tcPr>
          <w:p w14:paraId="0FA9F3EB" w14:textId="4077A36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BO6</w:t>
            </w:r>
          </w:p>
        </w:tc>
        <w:tc>
          <w:tcPr>
            <w:tcW w:w="2476" w:type="dxa"/>
          </w:tcPr>
          <w:p w14:paraId="05FF2CC1" w14:textId="48C4D24E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Talent &amp; workforce management</w:t>
            </w:r>
          </w:p>
        </w:tc>
        <w:tc>
          <w:tcPr>
            <w:tcW w:w="2477" w:type="dxa"/>
          </w:tcPr>
          <w:p w14:paraId="2964AC4D" w14:textId="41C4C80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T3; T1</w:t>
            </w:r>
          </w:p>
        </w:tc>
      </w:tr>
      <w:tr w:rsidR="00BA21ED" w:rsidRPr="00BA21ED" w14:paraId="55974C6F" w14:textId="77777777" w:rsidTr="00BA21ED">
        <w:tc>
          <w:tcPr>
            <w:tcW w:w="2476" w:type="dxa"/>
          </w:tcPr>
          <w:p w14:paraId="34B06F0D" w14:textId="353AE8F9" w:rsidR="00BA21ED" w:rsidRPr="00506302" w:rsidRDefault="00BA21E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Seluruh pilar</w:t>
            </w:r>
          </w:p>
        </w:tc>
        <w:tc>
          <w:tcPr>
            <w:tcW w:w="2476" w:type="dxa"/>
          </w:tcPr>
          <w:p w14:paraId="6FA11AC4" w14:textId="30085AEB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BO1–BO6</w:t>
            </w:r>
          </w:p>
        </w:tc>
        <w:tc>
          <w:tcPr>
            <w:tcW w:w="2476" w:type="dxa"/>
          </w:tcPr>
          <w:p w14:paraId="128CB144" w14:textId="4B94C7A1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Management decision-making</w:t>
            </w:r>
          </w:p>
        </w:tc>
        <w:tc>
          <w:tcPr>
            <w:tcW w:w="2477" w:type="dxa"/>
          </w:tcPr>
          <w:p w14:paraId="3A792BEF" w14:textId="25BB58A9" w:rsidR="00BA21ED" w:rsidRPr="00506302" w:rsidRDefault="00BA21E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T6 Data, </w:t>
            </w:r>
            <w:r w:rsidRPr="00953F39">
              <w:rPr>
                <w:i/>
                <w:color w:val="000000"/>
                <w:sz w:val="18"/>
              </w:rPr>
              <w:t>Analytics</w:t>
            </w:r>
            <w:r w:rsidRPr="00506302">
              <w:rPr>
                <w:color w:val="000000"/>
                <w:sz w:val="18"/>
              </w:rPr>
              <w:t xml:space="preserve"> &amp; AI</w:t>
            </w:r>
          </w:p>
        </w:tc>
      </w:tr>
    </w:tbl>
    <w:p w14:paraId="29B5C17A" w14:textId="77777777" w:rsidR="00BA21ED" w:rsidRDefault="00BA21ED" w:rsidP="00BA21ED">
      <w:pPr>
        <w:rPr>
          <w:sz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5"/>
      </w:tblGrid>
      <w:tr w:rsidR="00BA21ED" w14:paraId="007E0F76" w14:textId="77777777" w:rsidTr="00BA21ED">
        <w:tc>
          <w:tcPr>
            <w:tcW w:w="9905" w:type="dxa"/>
            <w:shd w:val="clear" w:color="EAF1FB" w:fill="EAF1FB"/>
          </w:tcPr>
          <w:p w14:paraId="02FEB54D" w14:textId="1CD93859" w:rsidR="00BA21ED" w:rsidRPr="00506302" w:rsidRDefault="00BA21ED" w:rsidP="00BA21ED">
            <w:pPr>
              <w:rPr>
                <w:color w:val="000000"/>
                <w:sz w:val="20"/>
              </w:rPr>
            </w:pPr>
            <w:proofErr w:type="gramStart"/>
            <w:r w:rsidRPr="00953F39">
              <w:rPr>
                <w:b/>
                <w:i/>
                <w:color w:val="17365D"/>
                <w:sz w:val="20"/>
              </w:rPr>
              <w:t>So</w:t>
            </w:r>
            <w:proofErr w:type="gramEnd"/>
            <w:r w:rsidRPr="00953F39">
              <w:rPr>
                <w:b/>
                <w:i/>
                <w:color w:val="17365D"/>
                <w:sz w:val="20"/>
              </w:rPr>
              <w:t xml:space="preserve"> what</w:t>
            </w:r>
            <w:r w:rsidRPr="00506302">
              <w:rPr>
                <w:b/>
                <w:color w:val="17365D"/>
                <w:sz w:val="20"/>
              </w:rPr>
              <w:t xml:space="preserve">.  </w:t>
            </w:r>
            <w:r w:rsidRPr="00506302">
              <w:rPr>
                <w:color w:val="000000"/>
                <w:sz w:val="20"/>
              </w:rPr>
              <w:t>Seluruh pilar RJPP bergantung pada tiga hal yang belum tersedia: fondasi TI yang aman, platform layanan investor–</w:t>
            </w:r>
            <w:r w:rsidRPr="00953F39">
              <w:rPr>
                <w:i/>
                <w:color w:val="000000"/>
                <w:sz w:val="20"/>
              </w:rPr>
              <w:t>tenant</w:t>
            </w:r>
            <w:r w:rsidRPr="00506302">
              <w:rPr>
                <w:color w:val="000000"/>
                <w:sz w:val="20"/>
              </w:rPr>
              <w:t>–utilitas yang terintegrasi, dan data yang dapat dipercaya. Itulah tiga tumpuan RSTI.</w:t>
            </w:r>
          </w:p>
        </w:tc>
      </w:tr>
    </w:tbl>
    <w:p w14:paraId="1213215B" w14:textId="0A0622BE" w:rsidR="000A3EAA" w:rsidRPr="006F7F48" w:rsidRDefault="000A3EAA" w:rsidP="000A3EAA">
      <w:pPr>
        <w:pStyle w:val="Heading1"/>
      </w:pPr>
      <w:bookmarkStart w:id="23" w:name="_Toc242450637"/>
      <w:r w:rsidRPr="006F7F48">
        <w:lastRenderedPageBreak/>
        <w:t xml:space="preserve">BAB 3 — </w:t>
      </w:r>
      <w:r w:rsidR="00A4754C" w:rsidRPr="006F7F48">
        <w:t>KONDISI SAAT INI DAN DIAGNOSTIK TI</w:t>
      </w:r>
      <w:bookmarkEnd w:id="23"/>
    </w:p>
    <w:p w14:paraId="051C2A39" w14:textId="7632F50E" w:rsidR="000A3EAA" w:rsidRPr="006F7F48" w:rsidRDefault="000A3EAA" w:rsidP="00640BA1">
      <w:pPr>
        <w:jc w:val="both"/>
        <w:rPr>
          <w:color w:val="000000"/>
        </w:rPr>
      </w:pPr>
      <w:r w:rsidRPr="006F7F48">
        <w:rPr>
          <w:b/>
          <w:color w:val="1F4E78"/>
        </w:rPr>
        <w:t xml:space="preserve">Status analisis. </w:t>
      </w:r>
      <w:r w:rsidRPr="006F7F48">
        <w:rPr>
          <w:color w:val="000000"/>
        </w:rPr>
        <w:t xml:space="preserve">Diagnostic formal belum dilakukan. Setiap domain di bawah disajikan sebagai </w:t>
      </w:r>
      <w:r w:rsidRPr="00953F39">
        <w:rPr>
          <w:i/>
          <w:color w:val="000000"/>
        </w:rPr>
        <w:t>initial hypothesis</w:t>
      </w:r>
      <w:r w:rsidRPr="006F7F48">
        <w:rPr>
          <w:color w:val="000000"/>
        </w:rPr>
        <w:t xml:space="preserve"> [H] dengan </w:t>
      </w:r>
      <w:r w:rsidRPr="00953F39">
        <w:rPr>
          <w:i/>
          <w:color w:val="000000"/>
        </w:rPr>
        <w:t>evidence</w:t>
      </w:r>
      <w:r w:rsidRPr="006F7F48">
        <w:rPr>
          <w:color w:val="000000"/>
        </w:rPr>
        <w:t xml:space="preserve"> yang dibutuhkan, metode validasi, dampak bisnis bila hipotesis benar, dan implikasi strategis. Validasi dijadwalkan dalam 100 hari pertama (Bab 20).</w:t>
      </w:r>
    </w:p>
    <w:p w14:paraId="6558789D" w14:textId="5E0A4E8C" w:rsidR="000A3EAA" w:rsidRPr="006F7F48" w:rsidRDefault="000A3EAA" w:rsidP="000A3EAA">
      <w:pPr>
        <w:pStyle w:val="Heading2"/>
      </w:pPr>
      <w:bookmarkStart w:id="24" w:name="_Toc242450638"/>
      <w:r w:rsidRPr="006F7F48">
        <w:t xml:space="preserve">3.1 </w:t>
      </w:r>
      <w:r w:rsidR="00A4754C" w:rsidRPr="006F7F48">
        <w:t>Tata Kelola TI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2392"/>
        <w:gridCol w:w="2397"/>
        <w:gridCol w:w="2389"/>
      </w:tblGrid>
      <w:tr w:rsidR="000A3EAA" w:rsidRPr="000A3EAA" w14:paraId="1FA6F9F6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4E8615F0" w14:textId="4D8B634A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09048849" w14:textId="776CF787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0DED01CF" w14:textId="2A60FA98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586B18E5" w14:textId="657A5921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1B41FCC9" w14:textId="77777777" w:rsidTr="000A3EAA">
        <w:tc>
          <w:tcPr>
            <w:tcW w:w="2476" w:type="dxa"/>
          </w:tcPr>
          <w:p w14:paraId="63D01401" w14:textId="21BA44DF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Belum ada IT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Steering Committee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kebijakan TI dan mekanisme prioritisasi investasi; keputusan TI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ad hoc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per divisi.</w:t>
            </w:r>
          </w:p>
        </w:tc>
        <w:tc>
          <w:tcPr>
            <w:tcW w:w="2476" w:type="dxa"/>
          </w:tcPr>
          <w:p w14:paraId="409C48B3" w14:textId="01F0D87C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SK/struktur, kebijakan TI, notulen keputusan; wawancara Direksi &amp; SEVP; COBIT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governance assessment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469DC8CE" w14:textId="0FADCCBD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Investasi tidak terkoordinasi; risiko duplikasi dan keputusan tanpa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business case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7" w:type="dxa"/>
          </w:tcPr>
          <w:p w14:paraId="2E2D4F25" w14:textId="19943147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Governance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adalah inisiatif pertama (IT-01).</w:t>
            </w:r>
          </w:p>
        </w:tc>
      </w:tr>
    </w:tbl>
    <w:p w14:paraId="4B9A29A5" w14:textId="77777777" w:rsidR="000A3EAA" w:rsidRPr="000A3EAA" w:rsidRDefault="000A3EAA" w:rsidP="000A3EAA">
      <w:pPr>
        <w:rPr>
          <w:sz w:val="8"/>
        </w:rPr>
      </w:pPr>
    </w:p>
    <w:p w14:paraId="76763790" w14:textId="52B76F7B" w:rsidR="000A3EAA" w:rsidRPr="006F7F48" w:rsidRDefault="000A3EAA" w:rsidP="000A3EAA">
      <w:pPr>
        <w:pStyle w:val="Heading2"/>
      </w:pPr>
      <w:bookmarkStart w:id="25" w:name="_Toc242450639"/>
      <w:r w:rsidRPr="006F7F48">
        <w:t xml:space="preserve">3.2 </w:t>
      </w:r>
      <w:r w:rsidR="00A4754C" w:rsidRPr="006F7F48">
        <w:t>Organisasi dan Model Operasi TI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384"/>
        <w:gridCol w:w="2405"/>
        <w:gridCol w:w="2385"/>
      </w:tblGrid>
      <w:tr w:rsidR="000A3EAA" w:rsidRPr="000A3EAA" w14:paraId="377F733B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2E1005BE" w14:textId="4EF27BEA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37B916AD" w14:textId="47889666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52A7BDB8" w14:textId="5DFEB174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082611A4" w14:textId="0EEA8649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2AB3CDFF" w14:textId="77777777" w:rsidTr="000A3EAA">
        <w:tc>
          <w:tcPr>
            <w:tcW w:w="2476" w:type="dxa"/>
          </w:tcPr>
          <w:p w14:paraId="2F74702F" w14:textId="00CAA294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Fungsi TI kecil di bawah SEVP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Business Support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</w:t>
            </w:r>
            <w:r w:rsidR="00BC0EC6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[F, RJPP hlm. 70, 78]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; peran arsitektur, keamanan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 management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belum terisi [H].</w:t>
            </w:r>
          </w:p>
        </w:tc>
        <w:tc>
          <w:tcPr>
            <w:tcW w:w="2476" w:type="dxa"/>
          </w:tcPr>
          <w:p w14:paraId="21007512" w14:textId="4B7984E2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Struktur organisasi,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job description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headcount &amp; skill inventory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2997FDA5" w14:textId="0FEBB935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Ketergantungan pada individu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; eksekusi transformasi tersendat.</w:t>
            </w:r>
          </w:p>
        </w:tc>
        <w:tc>
          <w:tcPr>
            <w:tcW w:w="2477" w:type="dxa"/>
          </w:tcPr>
          <w:p w14:paraId="46EA6F12" w14:textId="612CD755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Hybrid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TOM dengan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retained capability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inti (Bab 7).</w:t>
            </w:r>
          </w:p>
        </w:tc>
      </w:tr>
    </w:tbl>
    <w:p w14:paraId="7EF134A8" w14:textId="77777777" w:rsidR="000A3EAA" w:rsidRPr="000A3EAA" w:rsidRDefault="000A3EAA" w:rsidP="000A3EAA">
      <w:pPr>
        <w:rPr>
          <w:sz w:val="8"/>
        </w:rPr>
      </w:pPr>
    </w:p>
    <w:p w14:paraId="0F825333" w14:textId="6F203275" w:rsidR="000A3EAA" w:rsidRPr="006F7F48" w:rsidRDefault="000A3EAA" w:rsidP="000A3EAA">
      <w:pPr>
        <w:pStyle w:val="Heading2"/>
      </w:pPr>
      <w:bookmarkStart w:id="26" w:name="_Toc242450640"/>
      <w:r w:rsidRPr="006F7F48">
        <w:t xml:space="preserve">3.3 </w:t>
      </w:r>
      <w:r w:rsidR="00A4754C" w:rsidRPr="006F7F48">
        <w:t>Proses TI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10"/>
        <w:gridCol w:w="2371"/>
        <w:gridCol w:w="2383"/>
      </w:tblGrid>
      <w:tr w:rsidR="000A3EAA" w:rsidRPr="000A3EAA" w14:paraId="0AB30500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5851F957" w14:textId="46EDC8D4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5BD75239" w14:textId="2B3E35D9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6E7A49D1" w14:textId="0CA48E97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646ED374" w14:textId="1FFEF8A5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0A9D12FA" w14:textId="77777777" w:rsidTr="000A3EAA">
        <w:tc>
          <w:tcPr>
            <w:tcW w:w="2476" w:type="dxa"/>
          </w:tcPr>
          <w:p w14:paraId="10D38E25" w14:textId="139597DA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Proses TI (perencanaan, perubahan, pengadaan TI) belum terdokumentasi dan tidak konsisten.</w:t>
            </w:r>
          </w:p>
        </w:tc>
        <w:tc>
          <w:tcPr>
            <w:tcW w:w="2476" w:type="dxa"/>
          </w:tcPr>
          <w:p w14:paraId="1F00DD50" w14:textId="6CEF4BBA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SOP TI,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sampling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tiket/permintaan,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process walkthrough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7F36FE8E" w14:textId="33390DFD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Kualitas layanan tidak dapat diprediksi; temuan audit.</w:t>
            </w:r>
          </w:p>
        </w:tc>
        <w:tc>
          <w:tcPr>
            <w:tcW w:w="2477" w:type="dxa"/>
          </w:tcPr>
          <w:p w14:paraId="7BD08C23" w14:textId="2EDA80A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Standarisasi proses berbasis COBIT/ITIL.</w:t>
            </w:r>
          </w:p>
        </w:tc>
      </w:tr>
    </w:tbl>
    <w:p w14:paraId="2F187E1F" w14:textId="77777777" w:rsidR="000A3EAA" w:rsidRPr="000A3EAA" w:rsidRDefault="000A3EAA" w:rsidP="000A3EAA">
      <w:pPr>
        <w:rPr>
          <w:sz w:val="8"/>
        </w:rPr>
      </w:pPr>
    </w:p>
    <w:p w14:paraId="2707C1F1" w14:textId="2A1E3928" w:rsidR="000A3EAA" w:rsidRPr="006F7F48" w:rsidRDefault="000A3EAA" w:rsidP="000A3EAA">
      <w:pPr>
        <w:pStyle w:val="Heading2"/>
      </w:pPr>
      <w:bookmarkStart w:id="27" w:name="_Toc242450641"/>
      <w:r w:rsidRPr="006F7F48">
        <w:t xml:space="preserve">3.4 </w:t>
      </w:r>
      <w:r w:rsidR="00A4754C" w:rsidRPr="006F7F48">
        <w:t>Manajemen Layanan TI (ITSM)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2424"/>
        <w:gridCol w:w="2378"/>
        <w:gridCol w:w="2383"/>
      </w:tblGrid>
      <w:tr w:rsidR="000A3EAA" w:rsidRPr="000A3EAA" w14:paraId="2024B627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097F0CD1" w14:textId="561B7982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6A1B5FC0" w14:textId="77115CF2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373540F0" w14:textId="7027AAB8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1108F827" w14:textId="3CCD49F5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01452EA7" w14:textId="77777777" w:rsidTr="000A3EAA">
        <w:tc>
          <w:tcPr>
            <w:tcW w:w="2476" w:type="dxa"/>
          </w:tcPr>
          <w:p w14:paraId="3B6CC2AC" w14:textId="2A9B123F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Belum ada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service desk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terpusat,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service catalogue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SLA; insiden ditangani informal.</w:t>
            </w:r>
          </w:p>
        </w:tc>
        <w:tc>
          <w:tcPr>
            <w:tcW w:w="2476" w:type="dxa"/>
          </w:tcPr>
          <w:p w14:paraId="5675056B" w14:textId="1A17D75A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Log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insiden/permintaan 6 bulan,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tool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yang dipakai, survei pengguna.</w:t>
            </w:r>
          </w:p>
        </w:tc>
        <w:tc>
          <w:tcPr>
            <w:tcW w:w="2476" w:type="dxa"/>
          </w:tcPr>
          <w:p w14:paraId="625DB7E8" w14:textId="1FAD50B8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Downtime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tidak terukur; SLA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tidak dapat dibuktikan.</w:t>
            </w:r>
          </w:p>
        </w:tc>
        <w:tc>
          <w:tcPr>
            <w:tcW w:w="2477" w:type="dxa"/>
          </w:tcPr>
          <w:p w14:paraId="4065178C" w14:textId="56FE5F1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ITSM berbasis ITIL 4 (IT-02).</w:t>
            </w:r>
          </w:p>
        </w:tc>
      </w:tr>
    </w:tbl>
    <w:p w14:paraId="708409F6" w14:textId="77777777" w:rsidR="000A3EAA" w:rsidRPr="000A3EAA" w:rsidRDefault="000A3EAA" w:rsidP="000A3EAA">
      <w:pPr>
        <w:rPr>
          <w:sz w:val="8"/>
        </w:rPr>
      </w:pPr>
    </w:p>
    <w:p w14:paraId="509D4277" w14:textId="61A31F1D" w:rsidR="000A3EAA" w:rsidRPr="006F7F48" w:rsidRDefault="000A3EAA" w:rsidP="000A3EAA">
      <w:pPr>
        <w:pStyle w:val="Heading2"/>
      </w:pPr>
      <w:bookmarkStart w:id="28" w:name="_Toc242450642"/>
      <w:r w:rsidRPr="006F7F48">
        <w:t xml:space="preserve">3.5 </w:t>
      </w:r>
      <w:r w:rsidR="00A4754C" w:rsidRPr="006F7F48">
        <w:t>Lanskap Aplikasi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2383"/>
        <w:gridCol w:w="2383"/>
        <w:gridCol w:w="2397"/>
      </w:tblGrid>
      <w:tr w:rsidR="000A3EAA" w:rsidRPr="000A3EAA" w14:paraId="4BB0ECF0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400C3630" w14:textId="5D2A824B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2F87AD53" w14:textId="42D553B5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0311137C" w14:textId="0CF92624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412536B7" w14:textId="4D38EF52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5259E171" w14:textId="77777777" w:rsidTr="000A3EAA">
        <w:tc>
          <w:tcPr>
            <w:tcW w:w="2476" w:type="dxa"/>
          </w:tcPr>
          <w:p w14:paraId="5D7E9797" w14:textId="3B9F0FD6" w:rsidR="000A3EAA" w:rsidRPr="00506302" w:rsidRDefault="00C5164C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C5164C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SAP hanya digunakan untuk modul FI dan HC (payroll), tanpa rencana pengembangan lanjutan [F, konfirmasi Manajemen TI]; proses operasional kawasan (penjualan, kontrak, billing, layanan </w:t>
            </w:r>
            <w:r w:rsidRPr="00C5164C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>tenant, maintenance) terfragmentasi di spreadsheet dan aplikasi lokal [H]</w:t>
            </w:r>
            <w:r w:rsidR="000A3EAA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; integrasi minim.</w:t>
            </w:r>
          </w:p>
        </w:tc>
        <w:tc>
          <w:tcPr>
            <w:tcW w:w="2476" w:type="dxa"/>
          </w:tcPr>
          <w:p w14:paraId="5C8A64FA" w14:textId="2BD8E21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>Inventaris aplikasi (fungsi, pemilik, umur, biaya, kontrak), peta alur data</w:t>
            </w:r>
            <w:r w:rsidR="00514C21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; status lisensi dan kepemilikan instance SAP FI/HC (KINRA atau grup PTPN)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4450C4F4" w14:textId="7D535418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Rekonsiliasi manual, data ganda, keputusan lambat.</w:t>
            </w:r>
          </w:p>
        </w:tc>
        <w:tc>
          <w:tcPr>
            <w:tcW w:w="2477" w:type="dxa"/>
          </w:tcPr>
          <w:p w14:paraId="69A0A153" w14:textId="081FFF72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Rasionalisasi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TIME</w:t>
            </w:r>
            <w:r w:rsidR="00514C21" w:rsidRPr="00514C21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; SAP FI/HC dipertahankan sebagai sistem inti, Odoo sebagai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platform </w:t>
            </w:r>
            <w:r w:rsidR="00514C21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operasional 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terintegrasi (Bab 9).</w:t>
            </w:r>
          </w:p>
        </w:tc>
      </w:tr>
    </w:tbl>
    <w:p w14:paraId="42AEAAF9" w14:textId="77777777" w:rsidR="000A3EAA" w:rsidRPr="000A3EAA" w:rsidRDefault="000A3EAA" w:rsidP="000A3EAA">
      <w:pPr>
        <w:rPr>
          <w:sz w:val="8"/>
        </w:rPr>
      </w:pPr>
    </w:p>
    <w:p w14:paraId="21F6BE30" w14:textId="5DFBE372" w:rsidR="000A3EAA" w:rsidRPr="006F7F48" w:rsidRDefault="000A3EAA" w:rsidP="000A3EAA">
      <w:pPr>
        <w:pStyle w:val="Heading2"/>
      </w:pPr>
      <w:bookmarkStart w:id="29" w:name="_Toc242450643"/>
      <w:r w:rsidRPr="006F7F48">
        <w:t xml:space="preserve">3.6 </w:t>
      </w:r>
      <w:r w:rsidR="00A4754C" w:rsidRPr="006F7F48">
        <w:t>Lanskap Data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2383"/>
        <w:gridCol w:w="2383"/>
        <w:gridCol w:w="2384"/>
      </w:tblGrid>
      <w:tr w:rsidR="000A3EAA" w:rsidRPr="000A3EAA" w14:paraId="1E8261D9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78C7E9D2" w14:textId="5BFC6D2E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28620CC9" w14:textId="7DF57525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54913949" w14:textId="4C9BFACF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624F7D2F" w14:textId="16F1C678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668373C0" w14:textId="77777777" w:rsidTr="000A3EAA">
        <w:tc>
          <w:tcPr>
            <w:tcW w:w="2476" w:type="dxa"/>
          </w:tcPr>
          <w:p w14:paraId="0AF07948" w14:textId="5457B951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Tidak ada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data owner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master data 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/lahan/aset terdistribusi di banyak file.</w:t>
            </w:r>
          </w:p>
        </w:tc>
        <w:tc>
          <w:tcPr>
            <w:tcW w:w="2476" w:type="dxa"/>
          </w:tcPr>
          <w:p w14:paraId="46698284" w14:textId="446D3C75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Inventaris sumber data, uji kualitas sampel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data tenant &amp; billing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58C0E71B" w14:textId="2DB51ACA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Laporan manajemen tidak konsisten; risiko salah tagih.</w:t>
            </w:r>
          </w:p>
        </w:tc>
        <w:tc>
          <w:tcPr>
            <w:tcW w:w="2477" w:type="dxa"/>
          </w:tcPr>
          <w:p w14:paraId="7B6ED8E3" w14:textId="17D1796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Data governance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sebagai fondasi (IT-14).</w:t>
            </w:r>
          </w:p>
        </w:tc>
      </w:tr>
    </w:tbl>
    <w:p w14:paraId="56355ECC" w14:textId="77777777" w:rsidR="000A3EAA" w:rsidRPr="000A3EAA" w:rsidRDefault="000A3EAA" w:rsidP="000A3EAA">
      <w:pPr>
        <w:rPr>
          <w:sz w:val="8"/>
        </w:rPr>
      </w:pPr>
    </w:p>
    <w:p w14:paraId="3CA61E66" w14:textId="79DADFAA" w:rsidR="000A3EAA" w:rsidRPr="006F7F48" w:rsidRDefault="000A3EAA" w:rsidP="000A3EAA">
      <w:pPr>
        <w:pStyle w:val="Heading2"/>
      </w:pPr>
      <w:bookmarkStart w:id="30" w:name="_Toc242450644"/>
      <w:r w:rsidRPr="006F7F48">
        <w:t xml:space="preserve">3.7 </w:t>
      </w:r>
      <w:r w:rsidR="00A4754C" w:rsidRPr="006F7F48">
        <w:t>Infrastruktur Teknologi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17"/>
        <w:gridCol w:w="2372"/>
        <w:gridCol w:w="2397"/>
      </w:tblGrid>
      <w:tr w:rsidR="000A3EAA" w:rsidRPr="000A3EAA" w14:paraId="18006B0C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55834622" w14:textId="3D4CF3D1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28266297" w14:textId="4C326221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63A10555" w14:textId="43EB7796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33567CD9" w14:textId="3B57890A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7AFC54C5" w14:textId="77777777" w:rsidTr="000A3EAA">
        <w:tc>
          <w:tcPr>
            <w:tcW w:w="2476" w:type="dxa"/>
          </w:tcPr>
          <w:p w14:paraId="63177982" w14:textId="28310C6A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 xml:space="preserve">Server </w:t>
            </w:r>
            <w:proofErr w:type="gramStart"/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on-premise</w:t>
            </w:r>
            <w:proofErr w:type="gramEnd"/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terbatas,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end-of-life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tidak terpantau, kapasitas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monitoring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minim.</w:t>
            </w:r>
          </w:p>
        </w:tc>
        <w:tc>
          <w:tcPr>
            <w:tcW w:w="2476" w:type="dxa"/>
          </w:tcPr>
          <w:p w14:paraId="169D5B60" w14:textId="6D71A73E" w:rsidR="000A3EAA" w:rsidRPr="00506302" w:rsidRDefault="00407BFC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basis data konfigurasi (CMDB)</w:t>
            </w:r>
            <w:r w:rsidR="000A3EAA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/inventaris aset, umur perangkat, utilisasi, kontrak </w:t>
            </w:r>
            <w:r w:rsidR="000A3EAA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support</w:t>
            </w:r>
            <w:r w:rsidR="000A3EAA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2DC741FA" w14:textId="70E21F3A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Risiko kegagalan layanan dan biaya darurat.</w:t>
            </w:r>
          </w:p>
        </w:tc>
        <w:tc>
          <w:tcPr>
            <w:tcW w:w="2477" w:type="dxa"/>
          </w:tcPr>
          <w:p w14:paraId="503ACDF7" w14:textId="2DD4DB19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Hybrid infrastructure modernisation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(IT-05).</w:t>
            </w:r>
          </w:p>
        </w:tc>
      </w:tr>
    </w:tbl>
    <w:p w14:paraId="0FBC2687" w14:textId="77777777" w:rsidR="000A3EAA" w:rsidRPr="000A3EAA" w:rsidRDefault="000A3EAA" w:rsidP="000A3EAA">
      <w:pPr>
        <w:rPr>
          <w:sz w:val="8"/>
        </w:rPr>
      </w:pPr>
    </w:p>
    <w:p w14:paraId="6C31EA71" w14:textId="1BB9866B" w:rsidR="000A3EAA" w:rsidRPr="006F7F48" w:rsidRDefault="000A3EAA" w:rsidP="000A3EAA">
      <w:pPr>
        <w:pStyle w:val="Heading2"/>
      </w:pPr>
      <w:bookmarkStart w:id="31" w:name="_Toc242450645"/>
      <w:r w:rsidRPr="006F7F48">
        <w:t xml:space="preserve">3.8 </w:t>
      </w:r>
      <w:r w:rsidR="00A4754C" w:rsidRPr="006F7F48">
        <w:t>Jaringan dan Konektivitas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391"/>
        <w:gridCol w:w="2391"/>
        <w:gridCol w:w="2392"/>
      </w:tblGrid>
      <w:tr w:rsidR="000A3EAA" w:rsidRPr="000A3EAA" w14:paraId="79CA885C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0F41F852" w14:textId="0E0383F5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70E01629" w14:textId="37E9FEB5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5FBF21D2" w14:textId="26DD4224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428169F4" w14:textId="113F377F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453499F7" w14:textId="77777777" w:rsidTr="000A3EAA">
        <w:tc>
          <w:tcPr>
            <w:tcW w:w="2476" w:type="dxa"/>
          </w:tcPr>
          <w:p w14:paraId="69DE1FA4" w14:textId="4140C380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Jaringan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fiber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kawasan tersedia [H]; redundansi, segmentasi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monitoring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belum memadai.</w:t>
            </w:r>
          </w:p>
        </w:tc>
        <w:tc>
          <w:tcPr>
            <w:tcW w:w="2476" w:type="dxa"/>
          </w:tcPr>
          <w:p w14:paraId="0970B7EA" w14:textId="6C98E07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Topologi jaringan,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single point of failure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SLA ISP, uji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failover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444C3D9C" w14:textId="3FE7FC5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Gangguan konektivitas berdampak ke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operasi utilitas.</w:t>
            </w:r>
          </w:p>
        </w:tc>
        <w:tc>
          <w:tcPr>
            <w:tcW w:w="2477" w:type="dxa"/>
          </w:tcPr>
          <w:p w14:paraId="3BE46CF4" w14:textId="41C8579E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Network resilience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&amp; segmentasi IT/OT (IT-05).</w:t>
            </w:r>
          </w:p>
        </w:tc>
      </w:tr>
    </w:tbl>
    <w:p w14:paraId="7CE5687B" w14:textId="77777777" w:rsidR="000A3EAA" w:rsidRPr="000A3EAA" w:rsidRDefault="000A3EAA" w:rsidP="000A3EAA">
      <w:pPr>
        <w:rPr>
          <w:sz w:val="8"/>
        </w:rPr>
      </w:pPr>
    </w:p>
    <w:p w14:paraId="5B11AE26" w14:textId="1A00F95B" w:rsidR="000A3EAA" w:rsidRPr="006F7F48" w:rsidRDefault="000A3EAA" w:rsidP="000A3EAA">
      <w:pPr>
        <w:pStyle w:val="Heading2"/>
      </w:pPr>
      <w:bookmarkStart w:id="32" w:name="_Toc242450646"/>
      <w:r w:rsidRPr="006F7F48">
        <w:t xml:space="preserve">3.9 </w:t>
      </w:r>
      <w:r w:rsidR="00A4754C" w:rsidRPr="006F7F48">
        <w:t>Keamanan Siber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2375"/>
        <w:gridCol w:w="2449"/>
        <w:gridCol w:w="2371"/>
      </w:tblGrid>
      <w:tr w:rsidR="000A3EAA" w:rsidRPr="000A3EAA" w14:paraId="60AEBE54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1189A6A5" w14:textId="58EEDD48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68CAC1EF" w14:textId="5EABFA42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457EDE4B" w14:textId="06AC8D6C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2F22AF60" w14:textId="24BA1ABD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48720321" w14:textId="77777777" w:rsidTr="000A3EAA">
        <w:tc>
          <w:tcPr>
            <w:tcW w:w="2476" w:type="dxa"/>
          </w:tcPr>
          <w:p w14:paraId="2AC88F28" w14:textId="3EB328BB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Kontrol dasar </w:t>
            </w:r>
            <w:r w:rsidR="00101EEA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seperti </w:t>
            </w:r>
            <w:r w:rsidR="00101EEA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patching</w:t>
            </w:r>
            <w:r w:rsidR="00101EEA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="00101EEA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Endpoint Detection &amp; Response</w:t>
            </w:r>
            <w:r w:rsidR="00101EEA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(EDR) dan </w:t>
            </w:r>
            <w:r w:rsidR="00101EEA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logging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tidak konsisten; belum ada 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sistem manajemen keamanan informasi (ISMS)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pusat operasi keamanan (SOC)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6B28C7EC" w14:textId="33A04C32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Vulnerability scan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review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konfigurasi, NIST CSF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self-assessment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168A9323" w14:textId="2797E385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Ransomware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/kebocoran data dapat menghentikan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billing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layanan kawasan.</w:t>
            </w:r>
          </w:p>
        </w:tc>
        <w:tc>
          <w:tcPr>
            <w:tcW w:w="2477" w:type="dxa"/>
          </w:tcPr>
          <w:p w14:paraId="5D3B567E" w14:textId="0900387E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Cyber program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berbasis risiko (IT-03).</w:t>
            </w:r>
          </w:p>
        </w:tc>
      </w:tr>
    </w:tbl>
    <w:p w14:paraId="3837BD4C" w14:textId="77777777" w:rsidR="000A3EAA" w:rsidRPr="000A3EAA" w:rsidRDefault="000A3EAA" w:rsidP="000A3EAA">
      <w:pPr>
        <w:rPr>
          <w:sz w:val="8"/>
        </w:rPr>
      </w:pPr>
    </w:p>
    <w:p w14:paraId="2603DB03" w14:textId="56DC9721" w:rsidR="000A3EAA" w:rsidRPr="006F7F48" w:rsidRDefault="000A3EAA" w:rsidP="000A3EAA">
      <w:pPr>
        <w:pStyle w:val="Heading2"/>
      </w:pPr>
      <w:bookmarkStart w:id="33" w:name="_Toc242450647"/>
      <w:r w:rsidRPr="006F7F48">
        <w:t xml:space="preserve">3.10 </w:t>
      </w:r>
      <w:r w:rsidR="00A4754C" w:rsidRPr="006F7F48">
        <w:t>Manajemen Identitas dan Akses (IAM)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5"/>
        <w:gridCol w:w="2390"/>
        <w:gridCol w:w="2378"/>
        <w:gridCol w:w="2402"/>
      </w:tblGrid>
      <w:tr w:rsidR="000A3EAA" w:rsidRPr="000A3EAA" w14:paraId="5C4658A0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47371011" w14:textId="7736C314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267029CE" w14:textId="0AE6DC3E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38007E35" w14:textId="559BE14E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05F67DD7" w14:textId="581F62AC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086DCBF9" w14:textId="77777777" w:rsidTr="000A3EAA">
        <w:tc>
          <w:tcPr>
            <w:tcW w:w="2476" w:type="dxa"/>
          </w:tcPr>
          <w:p w14:paraId="11C2E2D2" w14:textId="46DF87FE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Akun tersebar per aplikasi; 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autentikasi multifaktor (MFA)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</w:t>
            </w:r>
            <w:r w:rsidR="00101EEA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Privileged Access Management</w:t>
            </w:r>
            <w:r w:rsidR="00101EEA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(PAM)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belum 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 xml:space="preserve">ada;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offboarding manual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7C844CF4" w14:textId="30747615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 xml:space="preserve">Daftar akun aktif vs karyawan, akun admin,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sampling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hak akses.</w:t>
            </w:r>
          </w:p>
        </w:tc>
        <w:tc>
          <w:tcPr>
            <w:tcW w:w="2476" w:type="dxa"/>
          </w:tcPr>
          <w:p w14:paraId="7A893575" w14:textId="7EE2C1E4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Akses tidak sah, terutama oleh mantan karyawan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7" w:type="dxa"/>
          </w:tcPr>
          <w:p w14:paraId="7CD4BD44" w14:textId="0D5065F0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IAM/MFA/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PAM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sebagai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quick win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keamanan (IT-04).</w:t>
            </w:r>
          </w:p>
        </w:tc>
      </w:tr>
    </w:tbl>
    <w:p w14:paraId="4A9A8A5D" w14:textId="77777777" w:rsidR="000A3EAA" w:rsidRPr="000A3EAA" w:rsidRDefault="000A3EAA" w:rsidP="000A3EAA">
      <w:pPr>
        <w:rPr>
          <w:sz w:val="8"/>
        </w:rPr>
      </w:pPr>
    </w:p>
    <w:p w14:paraId="79D60453" w14:textId="7C719567" w:rsidR="000A3EAA" w:rsidRPr="006F7F48" w:rsidRDefault="000A3EAA" w:rsidP="000A3EAA">
      <w:pPr>
        <w:pStyle w:val="Heading2"/>
      </w:pPr>
      <w:bookmarkStart w:id="34" w:name="_Toc242450648"/>
      <w:r w:rsidRPr="006F7F48">
        <w:t xml:space="preserve">3.11 </w:t>
      </w:r>
      <w:r w:rsidR="00A4754C" w:rsidRPr="006F7F48">
        <w:t>Komputasi Awan (</w:t>
      </w:r>
      <w:r w:rsidR="00A4754C" w:rsidRPr="00953F39">
        <w:rPr>
          <w:i/>
        </w:rPr>
        <w:t>Cloud</w:t>
      </w:r>
      <w:r w:rsidR="00A4754C" w:rsidRPr="006F7F48">
        <w:t>)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2"/>
        <w:gridCol w:w="2386"/>
        <w:gridCol w:w="2393"/>
      </w:tblGrid>
      <w:tr w:rsidR="000A3EAA" w:rsidRPr="000A3EAA" w14:paraId="07F8A76A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67AEC85B" w14:textId="142D16D2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37493DC6" w14:textId="20D12D37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0FD3B24B" w14:textId="13C04FEE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476BA729" w14:textId="53C712BC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309D0DF4" w14:textId="77777777" w:rsidTr="000A3EAA">
        <w:tc>
          <w:tcPr>
            <w:tcW w:w="2476" w:type="dxa"/>
          </w:tcPr>
          <w:p w14:paraId="693B46FA" w14:textId="172695C2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Penggunaan SaaS/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cloud ad hoc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tanpa kebijakan dan kontrol biaya (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shadow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IT).</w:t>
            </w:r>
          </w:p>
        </w:tc>
        <w:tc>
          <w:tcPr>
            <w:tcW w:w="2476" w:type="dxa"/>
          </w:tcPr>
          <w:p w14:paraId="221ECAE0" w14:textId="3E4BF6B0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Inventaris langganan, tagihan, lokasi data.</w:t>
            </w:r>
          </w:p>
        </w:tc>
        <w:tc>
          <w:tcPr>
            <w:tcW w:w="2476" w:type="dxa"/>
          </w:tcPr>
          <w:p w14:paraId="1259B5FD" w14:textId="03439528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Risiko data dan biaya tidak terkendali.</w:t>
            </w:r>
          </w:p>
        </w:tc>
        <w:tc>
          <w:tcPr>
            <w:tcW w:w="2477" w:type="dxa"/>
          </w:tcPr>
          <w:p w14:paraId="16A770BF" w14:textId="52BDE37E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Cloud-smart policy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landing zone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(IT-05).</w:t>
            </w:r>
          </w:p>
        </w:tc>
      </w:tr>
    </w:tbl>
    <w:p w14:paraId="28E2686C" w14:textId="77777777" w:rsidR="000A3EAA" w:rsidRPr="000A3EAA" w:rsidRDefault="000A3EAA" w:rsidP="000A3EAA">
      <w:pPr>
        <w:rPr>
          <w:sz w:val="8"/>
        </w:rPr>
      </w:pPr>
    </w:p>
    <w:p w14:paraId="2EA8CA65" w14:textId="009BA8B8" w:rsidR="000A3EAA" w:rsidRPr="006F7F48" w:rsidRDefault="000A3EAA" w:rsidP="000A3EAA">
      <w:pPr>
        <w:pStyle w:val="Heading2"/>
      </w:pPr>
      <w:bookmarkStart w:id="35" w:name="_Toc242450649"/>
      <w:r w:rsidRPr="006F7F48">
        <w:t xml:space="preserve">3.12 </w:t>
      </w:r>
      <w:r w:rsidR="00A4754C" w:rsidRPr="006F7F48">
        <w:t>Keberlangsungan Bisnis dan Pemulihan Bencana (BC/DR)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393"/>
        <w:gridCol w:w="2388"/>
        <w:gridCol w:w="2393"/>
      </w:tblGrid>
      <w:tr w:rsidR="000A3EAA" w:rsidRPr="000A3EAA" w14:paraId="2F5C4DB6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08C837D6" w14:textId="238B6AD5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0412C099" w14:textId="368E3516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5E73555E" w14:textId="08976051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099EE24D" w14:textId="3256B64E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68BFDCED" w14:textId="77777777" w:rsidTr="000A3EAA">
        <w:tc>
          <w:tcPr>
            <w:tcW w:w="2476" w:type="dxa"/>
          </w:tcPr>
          <w:p w14:paraId="031DF944" w14:textId="7D4FB853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Backup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tidak teruji; belum ada 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analisis dampak bisnis (BIA)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target waktu dan titik pemulihan (RTO/RPO)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rencana DR.</w:t>
            </w:r>
          </w:p>
        </w:tc>
        <w:tc>
          <w:tcPr>
            <w:tcW w:w="2476" w:type="dxa"/>
          </w:tcPr>
          <w:p w14:paraId="2FF05762" w14:textId="6818641E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Bukti uji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restore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BIA layanan kritis, lokasi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backup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32550E7D" w14:textId="0AC5C47E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Kehilangan data permanen saat insiden.</w:t>
            </w:r>
          </w:p>
        </w:tc>
        <w:tc>
          <w:tcPr>
            <w:tcW w:w="2477" w:type="dxa"/>
          </w:tcPr>
          <w:p w14:paraId="0419B19F" w14:textId="600FD75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BC/DR &amp;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cyber recovery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(IT-06).</w:t>
            </w:r>
          </w:p>
        </w:tc>
      </w:tr>
    </w:tbl>
    <w:p w14:paraId="77CF7385" w14:textId="77777777" w:rsidR="000A3EAA" w:rsidRPr="000A3EAA" w:rsidRDefault="000A3EAA" w:rsidP="000A3EAA">
      <w:pPr>
        <w:rPr>
          <w:sz w:val="8"/>
        </w:rPr>
      </w:pPr>
    </w:p>
    <w:p w14:paraId="4C439391" w14:textId="656DFB63" w:rsidR="000A3EAA" w:rsidRPr="006F7F48" w:rsidRDefault="000A3EAA" w:rsidP="000A3EAA">
      <w:pPr>
        <w:pStyle w:val="Heading2"/>
      </w:pPr>
      <w:bookmarkStart w:id="36" w:name="_Toc242450650"/>
      <w:r w:rsidRPr="006F7F48">
        <w:t xml:space="preserve">3.13 </w:t>
      </w:r>
      <w:r w:rsidR="00A4754C" w:rsidRPr="006F7F48">
        <w:t>Manajemen Proyek dan Portofolio TI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86"/>
        <w:gridCol w:w="2394"/>
      </w:tblGrid>
      <w:tr w:rsidR="000A3EAA" w:rsidRPr="000A3EAA" w14:paraId="2A21B10B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46D9F33E" w14:textId="686C04C6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32556140" w14:textId="1300150C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108091EB" w14:textId="05341D2B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2F6AAAA8" w14:textId="3B4FA9C0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65B19347" w14:textId="77777777" w:rsidTr="000A3EAA">
        <w:tc>
          <w:tcPr>
            <w:tcW w:w="2476" w:type="dxa"/>
          </w:tcPr>
          <w:p w14:paraId="6991CDCF" w14:textId="7A300E40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Proyek TI dijalankan per divisi tanpa portfolio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view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gating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maupun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benefit tracking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19915DBC" w14:textId="209FB5D9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Daftar proyek TI 2024–2026, status, anggaran vs realisasi.</w:t>
            </w:r>
          </w:p>
        </w:tc>
        <w:tc>
          <w:tcPr>
            <w:tcW w:w="2476" w:type="dxa"/>
          </w:tcPr>
          <w:p w14:paraId="78C5BF79" w14:textId="2A0FFE68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Proyek terlambat, manfaat tidak terbukti.</w:t>
            </w:r>
          </w:p>
        </w:tc>
        <w:tc>
          <w:tcPr>
            <w:tcW w:w="2477" w:type="dxa"/>
          </w:tcPr>
          <w:p w14:paraId="554F7E6A" w14:textId="3F340A92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Portfolio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governance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&amp; 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kantor manajemen portofolio (PMO)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(IT-01).</w:t>
            </w:r>
          </w:p>
        </w:tc>
      </w:tr>
    </w:tbl>
    <w:p w14:paraId="185D67AB" w14:textId="77777777" w:rsidR="000A3EAA" w:rsidRPr="000A3EAA" w:rsidRDefault="000A3EAA" w:rsidP="000A3EAA">
      <w:pPr>
        <w:rPr>
          <w:sz w:val="8"/>
        </w:rPr>
      </w:pPr>
    </w:p>
    <w:p w14:paraId="33A51FEF" w14:textId="252D06A6" w:rsidR="000A3EAA" w:rsidRPr="006F7F48" w:rsidRDefault="000A3EAA" w:rsidP="000A3EAA">
      <w:pPr>
        <w:pStyle w:val="Heading2"/>
      </w:pPr>
      <w:bookmarkStart w:id="37" w:name="_Toc242450651"/>
      <w:r w:rsidRPr="006F7F48">
        <w:t xml:space="preserve">3.14 </w:t>
      </w:r>
      <w:r w:rsidR="00A4754C" w:rsidRPr="006F7F48">
        <w:t xml:space="preserve">Pengelolaan </w:t>
      </w:r>
      <w:r w:rsidR="00A4754C" w:rsidRPr="00953F39">
        <w:rPr>
          <w:i/>
        </w:rPr>
        <w:t>Vendor</w:t>
      </w:r>
      <w:r w:rsidR="00A4754C" w:rsidRPr="006F7F48">
        <w:t xml:space="preserve"> dan </w:t>
      </w:r>
      <w:r w:rsidR="00A4754C" w:rsidRPr="00953F39">
        <w:rPr>
          <w:i/>
        </w:rPr>
        <w:t>Sourcing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2406"/>
        <w:gridCol w:w="2368"/>
        <w:gridCol w:w="2389"/>
      </w:tblGrid>
      <w:tr w:rsidR="000A3EAA" w:rsidRPr="000A3EAA" w14:paraId="0EC7FE57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2FC4CC3D" w14:textId="3225D259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2BDC02A0" w14:textId="70037AEB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325D6C06" w14:textId="508F7A5D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4505E8FD" w14:textId="2B561854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122F0D81" w14:textId="77777777" w:rsidTr="000A3EAA">
        <w:tc>
          <w:tcPr>
            <w:tcW w:w="2476" w:type="dxa"/>
          </w:tcPr>
          <w:p w14:paraId="29750D93" w14:textId="20F0207D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Kontrak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tanpa SLA/KPI dan klausul keamanan; ketergantungan pada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tunggal.</w:t>
            </w:r>
          </w:p>
        </w:tc>
        <w:tc>
          <w:tcPr>
            <w:tcW w:w="2476" w:type="dxa"/>
          </w:tcPr>
          <w:p w14:paraId="0A967C33" w14:textId="371B2A4F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Register kontrak, SLA, kinerja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, klausul data/keamanan.</w:t>
            </w:r>
          </w:p>
        </w:tc>
        <w:tc>
          <w:tcPr>
            <w:tcW w:w="2476" w:type="dxa"/>
          </w:tcPr>
          <w:p w14:paraId="4A27620E" w14:textId="2832FCCE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Lock-in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kualitas layanan rendah.</w:t>
            </w:r>
          </w:p>
        </w:tc>
        <w:tc>
          <w:tcPr>
            <w:tcW w:w="2477" w:type="dxa"/>
          </w:tcPr>
          <w:p w14:paraId="63E98F65" w14:textId="4719381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 management &amp; third-party risk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(Bab 7, Bab 11).</w:t>
            </w:r>
          </w:p>
        </w:tc>
      </w:tr>
    </w:tbl>
    <w:p w14:paraId="6D809B76" w14:textId="77777777" w:rsidR="000A3EAA" w:rsidRPr="000A3EAA" w:rsidRDefault="000A3EAA" w:rsidP="000A3EAA">
      <w:pPr>
        <w:rPr>
          <w:sz w:val="8"/>
        </w:rPr>
      </w:pPr>
    </w:p>
    <w:p w14:paraId="103CB414" w14:textId="7934FF53" w:rsidR="000A3EAA" w:rsidRPr="006F7F48" w:rsidRDefault="000A3EAA" w:rsidP="000A3EAA">
      <w:pPr>
        <w:pStyle w:val="Heading2"/>
      </w:pPr>
      <w:bookmarkStart w:id="38" w:name="_Toc242450652"/>
      <w:r w:rsidRPr="006F7F48">
        <w:t xml:space="preserve">3.15 </w:t>
      </w:r>
      <w:r w:rsidR="00A4754C" w:rsidRPr="006F7F48">
        <w:t>Manajemen Keuangan TI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2387"/>
        <w:gridCol w:w="2366"/>
        <w:gridCol w:w="2432"/>
      </w:tblGrid>
      <w:tr w:rsidR="000A3EAA" w:rsidRPr="000A3EAA" w14:paraId="15C0CD04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3A3643C3" w14:textId="20467FFF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4ED26A0E" w14:textId="4BA92A42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793B693C" w14:textId="33C710E6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77410DF1" w14:textId="76E0291C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59795F36" w14:textId="77777777" w:rsidTr="000A3EAA">
        <w:tc>
          <w:tcPr>
            <w:tcW w:w="2476" w:type="dxa"/>
          </w:tcPr>
          <w:p w14:paraId="2085CCAD" w14:textId="1CAF178E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Biaya TI tidak dipisahkan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run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vs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change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; 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total biaya kepemilikan (TCO)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tidak dihitung.</w:t>
            </w:r>
          </w:p>
        </w:tc>
        <w:tc>
          <w:tcPr>
            <w:tcW w:w="2476" w:type="dxa"/>
          </w:tcPr>
          <w:p w14:paraId="4809C17E" w14:textId="6625F0FC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Realisasi anggaran TI 3 tahun, CAPEX/OPEX per layanan.</w:t>
            </w:r>
          </w:p>
        </w:tc>
        <w:tc>
          <w:tcPr>
            <w:tcW w:w="2476" w:type="dxa"/>
          </w:tcPr>
          <w:p w14:paraId="3950E4E7" w14:textId="589AEF54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Direksi tidak melihat nilai investasi TI.</w:t>
            </w:r>
          </w:p>
        </w:tc>
        <w:tc>
          <w:tcPr>
            <w:tcW w:w="2477" w:type="dxa"/>
          </w:tcPr>
          <w:p w14:paraId="6F6A3B7F" w14:textId="4ADC460D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Run/Grow/Transform &amp; business case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(Bab 16).</w:t>
            </w:r>
          </w:p>
        </w:tc>
      </w:tr>
    </w:tbl>
    <w:p w14:paraId="55A9ACE2" w14:textId="77777777" w:rsidR="000A3EAA" w:rsidRPr="000A3EAA" w:rsidRDefault="000A3EAA" w:rsidP="000A3EAA">
      <w:pPr>
        <w:rPr>
          <w:sz w:val="8"/>
        </w:rPr>
      </w:pPr>
    </w:p>
    <w:p w14:paraId="444B8263" w14:textId="13D8976A" w:rsidR="000A3EAA" w:rsidRPr="006F7F48" w:rsidRDefault="000A3EAA" w:rsidP="000A3EAA">
      <w:pPr>
        <w:pStyle w:val="Heading2"/>
      </w:pPr>
      <w:bookmarkStart w:id="39" w:name="_Toc242450653"/>
      <w:r w:rsidRPr="006F7F48">
        <w:t xml:space="preserve">3.16 </w:t>
      </w:r>
      <w:r w:rsidR="00A4754C" w:rsidRPr="006F7F48">
        <w:t>Kapabilitas Digital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387"/>
        <w:gridCol w:w="2388"/>
        <w:gridCol w:w="2387"/>
      </w:tblGrid>
      <w:tr w:rsidR="000A3EAA" w:rsidRPr="000A3EAA" w14:paraId="18F01456" w14:textId="77777777" w:rsidTr="000A3EAA">
        <w:trPr>
          <w:tblHeader/>
        </w:trPr>
        <w:tc>
          <w:tcPr>
            <w:tcW w:w="2476" w:type="dxa"/>
            <w:shd w:val="clear" w:color="17365D" w:fill="17365D"/>
          </w:tcPr>
          <w:p w14:paraId="0827A4F5" w14:textId="744D371C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Initial hypothesis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2476" w:type="dxa"/>
            <w:shd w:val="clear" w:color="17365D" w:fill="17365D"/>
          </w:tcPr>
          <w:p w14:paraId="73EFEFDE" w14:textId="514818EB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dibutuhkan &amp; metode validasi [TBD]</w:t>
            </w:r>
          </w:p>
        </w:tc>
        <w:tc>
          <w:tcPr>
            <w:tcW w:w="2476" w:type="dxa"/>
            <w:shd w:val="clear" w:color="17365D" w:fill="17365D"/>
          </w:tcPr>
          <w:p w14:paraId="56D1FF93" w14:textId="55F0D0DA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Business impact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benar</w:t>
            </w:r>
          </w:p>
        </w:tc>
        <w:tc>
          <w:tcPr>
            <w:tcW w:w="2477" w:type="dxa"/>
            <w:shd w:val="clear" w:color="17365D" w:fill="17365D"/>
          </w:tcPr>
          <w:p w14:paraId="514681D8" w14:textId="1289211A" w:rsidR="000A3EAA" w:rsidRPr="00506302" w:rsidRDefault="000A3EAA" w:rsidP="000A3EAA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implication</w:t>
            </w:r>
          </w:p>
        </w:tc>
      </w:tr>
      <w:tr w:rsidR="000A3EAA" w:rsidRPr="000A3EAA" w14:paraId="20C658E6" w14:textId="77777777" w:rsidTr="000A3EAA">
        <w:tc>
          <w:tcPr>
            <w:tcW w:w="2476" w:type="dxa"/>
          </w:tcPr>
          <w:p w14:paraId="4D48EB0D" w14:textId="761D1E7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Layanan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investor/tenant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masih manual (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email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 xml:space="preserve">telepon, kertas); belum ada portal dan </w:t>
            </w:r>
            <w:r w:rsidR="00407BFC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Customer</w:t>
            </w:r>
            <w:r w:rsidR="00407BFC" w:rsidRPr="00506302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 xml:space="preserve"> Relationship </w:t>
            </w:r>
            <w:r w:rsidR="00407BFC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Management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(CRM)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[H]; RJPP menjadwalkan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Dashboard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KEK dan CRM </w:t>
            </w:r>
            <w:r w:rsidR="00BC0EC6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[F, RJPP hlm. 80, 83]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.</w:t>
            </w:r>
          </w:p>
        </w:tc>
        <w:tc>
          <w:tcPr>
            <w:tcW w:w="2476" w:type="dxa"/>
          </w:tcPr>
          <w:p w14:paraId="016E3A54" w14:textId="50FD4E56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 xml:space="preserve">Pemetaan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journey investor &amp; 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volume 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>permintaan, waktu layanan.</w:t>
            </w:r>
          </w:p>
        </w:tc>
        <w:tc>
          <w:tcPr>
            <w:tcW w:w="2476" w:type="dxa"/>
          </w:tcPr>
          <w:p w14:paraId="7CC04B81" w14:textId="20B31D6C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 xml:space="preserve">Pengalaman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lemah; kehilangan peluang 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>investor.</w:t>
            </w:r>
          </w:p>
        </w:tc>
        <w:tc>
          <w:tcPr>
            <w:tcW w:w="2477" w:type="dxa"/>
          </w:tcPr>
          <w:p w14:paraId="781D8D65" w14:textId="127C8C75" w:rsidR="000A3EAA" w:rsidRPr="00506302" w:rsidRDefault="000A3EAA" w:rsidP="000A3EAA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lastRenderedPageBreak/>
              <w:t>Investor &amp; Tenant Digital Platform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(T4).</w:t>
            </w:r>
          </w:p>
        </w:tc>
      </w:tr>
    </w:tbl>
    <w:p w14:paraId="6C3EF6C5" w14:textId="77777777" w:rsidR="000A3EAA" w:rsidRPr="000A3EAA" w:rsidRDefault="000A3EAA" w:rsidP="000A3EAA">
      <w:pPr>
        <w:rPr>
          <w:sz w:val="8"/>
        </w:rPr>
      </w:pPr>
    </w:p>
    <w:p w14:paraId="5E073EFE" w14:textId="1EB79D69" w:rsidR="000A3EAA" w:rsidRPr="006F7F48" w:rsidRDefault="000A3EAA" w:rsidP="000A3EAA">
      <w:pPr>
        <w:pStyle w:val="Heading2"/>
      </w:pPr>
      <w:bookmarkStart w:id="40" w:name="_Toc242450654"/>
      <w:r w:rsidRPr="006F7F48">
        <w:t xml:space="preserve">3.17 </w:t>
      </w:r>
      <w:r w:rsidR="004F7DEC" w:rsidRPr="00953F39">
        <w:rPr>
          <w:i/>
        </w:rPr>
        <w:t>Preliminary Current Capability Assessment</w:t>
      </w:r>
      <w:bookmarkEnd w:id="40"/>
    </w:p>
    <w:p w14:paraId="5BE98A9C" w14:textId="3422DDCA" w:rsidR="000A3EAA" w:rsidRPr="006F7F48" w:rsidRDefault="004F7DE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Tabel berikut adalah </w:t>
      </w:r>
      <w:r w:rsidRPr="00953F39">
        <w:rPr>
          <w:i/>
          <w:color w:val="000000"/>
        </w:rPr>
        <w:t>indicative current-state assessment</w:t>
      </w:r>
      <w:r w:rsidRPr="006F7F48">
        <w:rPr>
          <w:color w:val="000000"/>
        </w:rPr>
        <w:t xml:space="preserve">, bukan hasil COBIT </w:t>
      </w:r>
      <w:r w:rsidRPr="00953F39">
        <w:rPr>
          <w:i/>
          <w:color w:val="000000"/>
        </w:rPr>
        <w:t>assessment</w:t>
      </w:r>
      <w:r w:rsidRPr="006F7F48">
        <w:rPr>
          <w:color w:val="000000"/>
        </w:rPr>
        <w:t xml:space="preserve">. COBIT 2019 memakai </w:t>
      </w:r>
      <w:r w:rsidRPr="00953F39">
        <w:rPr>
          <w:i/>
          <w:color w:val="000000"/>
        </w:rPr>
        <w:t>capability level</w:t>
      </w:r>
      <w:r w:rsidRPr="006F7F48">
        <w:rPr>
          <w:color w:val="000000"/>
        </w:rPr>
        <w:t xml:space="preserve"> 0–5, tetapi level ditetapkan melalui </w:t>
      </w:r>
      <w:r w:rsidRPr="00953F39">
        <w:rPr>
          <w:i/>
          <w:color w:val="000000"/>
        </w:rPr>
        <w:t>assessment</w:t>
      </w:r>
      <w:r w:rsidRPr="006F7F48">
        <w:rPr>
          <w:color w:val="000000"/>
        </w:rPr>
        <w:t xml:space="preserve"> terhadap </w:t>
      </w:r>
      <w:r w:rsidRPr="00953F39">
        <w:rPr>
          <w:i/>
          <w:color w:val="000000"/>
        </w:rPr>
        <w:t>practice/activity</w:t>
      </w:r>
      <w:r w:rsidRPr="006F7F48">
        <w:rPr>
          <w:color w:val="000000"/>
        </w:rPr>
        <w:t xml:space="preserve"> yang relevan dengan </w:t>
      </w:r>
      <w:r w:rsidRPr="00953F39">
        <w:rPr>
          <w:i/>
          <w:color w:val="000000"/>
        </w:rPr>
        <w:t>evidence</w:t>
      </w:r>
      <w:r w:rsidRPr="006F7F48">
        <w:rPr>
          <w:color w:val="000000"/>
        </w:rPr>
        <w:t xml:space="preserve"> tervalidasi; karena itu </w:t>
      </w:r>
      <w:r w:rsidRPr="00953F39">
        <w:rPr>
          <w:i/>
          <w:color w:val="000000"/>
        </w:rPr>
        <w:t>baseline</w:t>
      </w:r>
      <w:r w:rsidRPr="006F7F48">
        <w:rPr>
          <w:color w:val="000000"/>
        </w:rPr>
        <w:t xml:space="preserve"> belum diberi skor dan ditandai </w:t>
      </w:r>
      <w:r w:rsidRPr="00953F39">
        <w:rPr>
          <w:i/>
          <w:color w:val="000000"/>
        </w:rPr>
        <w:t>Indicative</w:t>
      </w:r>
      <w:r w:rsidRPr="006F7F48">
        <w:rPr>
          <w:color w:val="000000"/>
        </w:rPr>
        <w:t xml:space="preserve"> / </w:t>
      </w:r>
      <w:r w:rsidRPr="00953F39">
        <w:rPr>
          <w:i/>
          <w:color w:val="000000"/>
        </w:rPr>
        <w:t>To be validated</w:t>
      </w:r>
      <w:r w:rsidRPr="006F7F48">
        <w:rPr>
          <w:color w:val="000000"/>
        </w:rPr>
        <w:t>.</w:t>
      </w:r>
      <w:r w:rsidR="00F7572C" w:rsidRPr="006F7F48">
        <w:rPr>
          <w:color w:val="000000"/>
        </w:rPr>
        <w:t xml:space="preserve"> Domain disusun sebagai taksonomi kapabilitas yang mudah dibaca manajemen; setiap domain dipetakan ke </w:t>
      </w:r>
      <w:r w:rsidR="00F7572C" w:rsidRPr="00953F39">
        <w:rPr>
          <w:i/>
          <w:color w:val="000000"/>
        </w:rPr>
        <w:t>governance/management objective</w:t>
      </w:r>
      <w:r w:rsidR="00F7572C" w:rsidRPr="006F7F48">
        <w:rPr>
          <w:color w:val="000000"/>
        </w:rPr>
        <w:t xml:space="preserve"> COBIT 2019 yang menjadi </w:t>
      </w:r>
      <w:r w:rsidR="00F7572C" w:rsidRPr="00953F39">
        <w:rPr>
          <w:i/>
          <w:color w:val="000000"/>
        </w:rPr>
        <w:t>unit assessment</w:t>
      </w:r>
      <w:r w:rsidR="00F7572C" w:rsidRPr="006F7F48">
        <w:rPr>
          <w:color w:val="000000"/>
        </w:rPr>
        <w:t xml:space="preserve">. </w:t>
      </w:r>
      <w:r w:rsidR="00F7572C" w:rsidRPr="00953F39">
        <w:rPr>
          <w:i/>
          <w:color w:val="000000"/>
        </w:rPr>
        <w:t>Digital/Tenant Services</w:t>
      </w:r>
      <w:r w:rsidR="00F7572C" w:rsidRPr="006F7F48">
        <w:rPr>
          <w:color w:val="000000"/>
        </w:rPr>
        <w:t xml:space="preserve"> dan OT/IoT </w:t>
      </w:r>
      <w:r w:rsidR="00F7572C" w:rsidRPr="00953F39">
        <w:rPr>
          <w:i/>
          <w:color w:val="000000"/>
        </w:rPr>
        <w:t>Integration</w:t>
      </w:r>
      <w:r w:rsidR="00F7572C" w:rsidRPr="006F7F48">
        <w:rPr>
          <w:color w:val="000000"/>
        </w:rPr>
        <w:t xml:space="preserve"> berada di luar cakupan COBIT, sehingga diases dengan skala </w:t>
      </w:r>
      <w:r w:rsidR="00F7572C" w:rsidRPr="00953F39">
        <w:rPr>
          <w:i/>
          <w:color w:val="000000"/>
        </w:rPr>
        <w:t>capability</w:t>
      </w:r>
      <w:r w:rsidR="00F7572C" w:rsidRPr="006F7F48">
        <w:rPr>
          <w:color w:val="000000"/>
        </w:rPr>
        <w:t xml:space="preserve"> yang sama terhadap praktik internal dan NIST CSF 2.0.</w:t>
      </w:r>
    </w:p>
    <w:p w14:paraId="57E4D935" w14:textId="7CB1EBAC" w:rsidR="000A3EAA" w:rsidRDefault="000A3EAA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0A3EAA">
        <w:rPr>
          <w:b/>
          <w:color w:val="1F4E78"/>
          <w:sz w:val="18"/>
        </w:rPr>
        <w:t xml:space="preserve"> 3.1 — </w:t>
      </w:r>
      <w:r w:rsidRPr="00953F39">
        <w:rPr>
          <w:b/>
          <w:i/>
          <w:color w:val="1F4E78"/>
          <w:sz w:val="18"/>
        </w:rPr>
        <w:t>I</w:t>
      </w:r>
      <w:r w:rsidR="003A684B" w:rsidRPr="00953F39">
        <w:rPr>
          <w:b/>
          <w:i/>
          <w:color w:val="1F4E78"/>
          <w:sz w:val="18"/>
        </w:rPr>
        <w:t>ndicative Current-State Assessment</w:t>
      </w:r>
      <w:r w:rsidRPr="000A3EAA">
        <w:rPr>
          <w:b/>
          <w:color w:val="1F4E78"/>
          <w:sz w:val="18"/>
        </w:rPr>
        <w:t xml:space="preserve"> (</w:t>
      </w:r>
      <w:r w:rsidR="003A684B" w:rsidRPr="00953F39">
        <w:rPr>
          <w:b/>
          <w:i/>
          <w:color w:val="1F4E78"/>
          <w:sz w:val="18"/>
        </w:rPr>
        <w:t>to be validated</w:t>
      </w:r>
      <w:r w:rsidRPr="000A3EAA">
        <w:rPr>
          <w:b/>
          <w:color w:val="1F4E78"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2156"/>
        <w:gridCol w:w="2419"/>
        <w:gridCol w:w="2449"/>
      </w:tblGrid>
      <w:tr w:rsidR="008150FF" w:rsidRPr="000A3EAA" w14:paraId="4A9A9061" w14:textId="77777777" w:rsidTr="008150FF">
        <w:trPr>
          <w:tblHeader/>
        </w:trPr>
        <w:tc>
          <w:tcPr>
            <w:tcW w:w="2541" w:type="dxa"/>
            <w:shd w:val="clear" w:color="17365D" w:fill="17365D"/>
          </w:tcPr>
          <w:p w14:paraId="08F02596" w14:textId="086C993A" w:rsidR="008150FF" w:rsidRPr="00506302" w:rsidRDefault="008150F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2156" w:type="dxa"/>
            <w:shd w:val="clear" w:color="17365D" w:fill="17365D"/>
          </w:tcPr>
          <w:p w14:paraId="712B15C4" w14:textId="7FA9BA96" w:rsidR="008150FF" w:rsidRPr="00506302" w:rsidRDefault="008150F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Acuan COBIT 2019 (</w:t>
            </w:r>
            <w:r w:rsidRPr="00953F39">
              <w:rPr>
                <w:b/>
                <w:i/>
                <w:color w:val="FFFFFF"/>
                <w:sz w:val="18"/>
              </w:rPr>
              <w:t>objective</w:t>
            </w:r>
            <w:r w:rsidRPr="00506302"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419" w:type="dxa"/>
            <w:shd w:val="clear" w:color="17365D" w:fill="17365D"/>
          </w:tcPr>
          <w:p w14:paraId="7FDEAEED" w14:textId="4CBFB261" w:rsidR="008150FF" w:rsidRPr="00506302" w:rsidRDefault="008150F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Baseline</w:t>
            </w:r>
            <w:r w:rsidRPr="00506302">
              <w:rPr>
                <w:b/>
                <w:color w:val="FFFFFF"/>
                <w:sz w:val="18"/>
              </w:rPr>
              <w:t xml:space="preserve"> 2026 — </w:t>
            </w:r>
            <w:r w:rsidRPr="00953F39">
              <w:rPr>
                <w:b/>
                <w:i/>
                <w:color w:val="FFFFFF"/>
                <w:sz w:val="18"/>
              </w:rPr>
              <w:t>Indicative</w:t>
            </w:r>
            <w:r w:rsidRPr="00506302">
              <w:rPr>
                <w:b/>
                <w:color w:val="FFFFFF"/>
                <w:sz w:val="18"/>
              </w:rPr>
              <w:t xml:space="preserve"> [TBD]</w:t>
            </w:r>
          </w:p>
        </w:tc>
        <w:tc>
          <w:tcPr>
            <w:tcW w:w="2449" w:type="dxa"/>
            <w:shd w:val="clear" w:color="17365D" w:fill="17365D"/>
          </w:tcPr>
          <w:p w14:paraId="1CE9A639" w14:textId="79C11CFC" w:rsidR="008150FF" w:rsidRPr="00506302" w:rsidRDefault="008150F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Indikasi kondisi (deskriptif)</w:t>
            </w:r>
          </w:p>
        </w:tc>
      </w:tr>
      <w:tr w:rsidR="008150FF" w:rsidRPr="000A3EAA" w14:paraId="2F76C6BC" w14:textId="77777777" w:rsidTr="008150FF">
        <w:tc>
          <w:tcPr>
            <w:tcW w:w="2541" w:type="dxa"/>
          </w:tcPr>
          <w:p w14:paraId="26A1B181" w14:textId="08DD303D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 </w:t>
            </w:r>
            <w:r w:rsidRPr="00953F39">
              <w:rPr>
                <w:b/>
                <w:i/>
                <w:color w:val="000000"/>
                <w:sz w:val="18"/>
              </w:rPr>
              <w:t>Governance &amp; Strategy</w:t>
            </w:r>
          </w:p>
        </w:tc>
        <w:tc>
          <w:tcPr>
            <w:tcW w:w="2156" w:type="dxa"/>
          </w:tcPr>
          <w:p w14:paraId="64EB4F68" w14:textId="2D681BAE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EDM01, APO01, APO02</w:t>
            </w:r>
          </w:p>
        </w:tc>
        <w:tc>
          <w:tcPr>
            <w:tcW w:w="2419" w:type="dxa"/>
            <w:shd w:val="clear" w:color="F2F2F2" w:fill="F2F2F2"/>
          </w:tcPr>
          <w:p w14:paraId="24237AA8" w14:textId="4E0D07A6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00253BE1" w14:textId="0A1A47FB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8150FF" w:rsidRPr="000A3EAA" w14:paraId="3600258A" w14:textId="77777777" w:rsidTr="008150FF">
        <w:tc>
          <w:tcPr>
            <w:tcW w:w="2541" w:type="dxa"/>
          </w:tcPr>
          <w:p w14:paraId="7AB2E346" w14:textId="71FC5AE7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Portfolio &amp; </w:t>
            </w:r>
            <w:r w:rsidRPr="00953F39">
              <w:rPr>
                <w:b/>
                <w:i/>
                <w:color w:val="000000"/>
                <w:sz w:val="18"/>
              </w:rPr>
              <w:t>Investment Management</w:t>
            </w:r>
          </w:p>
        </w:tc>
        <w:tc>
          <w:tcPr>
            <w:tcW w:w="2156" w:type="dxa"/>
          </w:tcPr>
          <w:p w14:paraId="686CE675" w14:textId="0DFAC08D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EDM02, APO05, BAI01, BAI11</w:t>
            </w:r>
          </w:p>
        </w:tc>
        <w:tc>
          <w:tcPr>
            <w:tcW w:w="2419" w:type="dxa"/>
            <w:shd w:val="clear" w:color="F2F2F2" w:fill="F2F2F2"/>
          </w:tcPr>
          <w:p w14:paraId="3BC5FFDF" w14:textId="1A20691B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35F5E933" w14:textId="41687EEE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8150FF" w:rsidRPr="000A3EAA" w14:paraId="6FA46623" w14:textId="77777777" w:rsidTr="008150FF">
        <w:tc>
          <w:tcPr>
            <w:tcW w:w="2541" w:type="dxa"/>
          </w:tcPr>
          <w:p w14:paraId="3EACFB12" w14:textId="756F1E26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Enterprise Architecture</w:t>
            </w:r>
          </w:p>
        </w:tc>
        <w:tc>
          <w:tcPr>
            <w:tcW w:w="2156" w:type="dxa"/>
          </w:tcPr>
          <w:p w14:paraId="76EC7311" w14:textId="67B988A2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APO03</w:t>
            </w:r>
          </w:p>
        </w:tc>
        <w:tc>
          <w:tcPr>
            <w:tcW w:w="2419" w:type="dxa"/>
            <w:shd w:val="clear" w:color="F2F2F2" w:fill="F2F2F2"/>
          </w:tcPr>
          <w:p w14:paraId="0D28B683" w14:textId="6676CEE7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6DEE7250" w14:textId="31727CDF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belum ada atau sporadis [H]</w:t>
            </w:r>
          </w:p>
        </w:tc>
      </w:tr>
      <w:tr w:rsidR="008150FF" w:rsidRPr="000A3EAA" w14:paraId="6072C491" w14:textId="77777777" w:rsidTr="008150FF">
        <w:tc>
          <w:tcPr>
            <w:tcW w:w="2541" w:type="dxa"/>
          </w:tcPr>
          <w:p w14:paraId="10EF4F51" w14:textId="3106FA8F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 </w:t>
            </w:r>
            <w:r w:rsidRPr="00953F39">
              <w:rPr>
                <w:b/>
                <w:i/>
                <w:color w:val="000000"/>
                <w:sz w:val="18"/>
              </w:rPr>
              <w:t>Service Management</w:t>
            </w:r>
          </w:p>
        </w:tc>
        <w:tc>
          <w:tcPr>
            <w:tcW w:w="2156" w:type="dxa"/>
          </w:tcPr>
          <w:p w14:paraId="78ABCDD6" w14:textId="53BB9D85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APO09, BAI06, BAI10, DSS01–DSS03</w:t>
            </w:r>
          </w:p>
        </w:tc>
        <w:tc>
          <w:tcPr>
            <w:tcW w:w="2419" w:type="dxa"/>
            <w:shd w:val="clear" w:color="F2F2F2" w:fill="F2F2F2"/>
          </w:tcPr>
          <w:p w14:paraId="47C2A0FB" w14:textId="5EE4555E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10A68CC3" w14:textId="31BDB852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8150FF" w:rsidRPr="000A3EAA" w14:paraId="0BD85F61" w14:textId="77777777" w:rsidTr="008150FF">
        <w:tc>
          <w:tcPr>
            <w:tcW w:w="2541" w:type="dxa"/>
          </w:tcPr>
          <w:p w14:paraId="2DEBE391" w14:textId="24BC44AE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Cybersecurity</w:t>
            </w:r>
          </w:p>
        </w:tc>
        <w:tc>
          <w:tcPr>
            <w:tcW w:w="2156" w:type="dxa"/>
          </w:tcPr>
          <w:p w14:paraId="056F42A0" w14:textId="5F96DC05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APO13, DSS05</w:t>
            </w:r>
          </w:p>
        </w:tc>
        <w:tc>
          <w:tcPr>
            <w:tcW w:w="2419" w:type="dxa"/>
            <w:shd w:val="clear" w:color="F2F2F2" w:fill="F2F2F2"/>
          </w:tcPr>
          <w:p w14:paraId="4D85F2F0" w14:textId="7ECFD019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26C5C30C" w14:textId="15BEDBBB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8150FF" w:rsidRPr="000A3EAA" w14:paraId="2043357A" w14:textId="77777777" w:rsidTr="008150FF">
        <w:tc>
          <w:tcPr>
            <w:tcW w:w="2541" w:type="dxa"/>
          </w:tcPr>
          <w:p w14:paraId="06CFD2AD" w14:textId="0115DF0D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Identity &amp; Access Management</w:t>
            </w:r>
          </w:p>
        </w:tc>
        <w:tc>
          <w:tcPr>
            <w:tcW w:w="2156" w:type="dxa"/>
          </w:tcPr>
          <w:p w14:paraId="5E8C3AEF" w14:textId="39838A74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DSS05 (DSS05.04)</w:t>
            </w:r>
          </w:p>
        </w:tc>
        <w:tc>
          <w:tcPr>
            <w:tcW w:w="2419" w:type="dxa"/>
            <w:shd w:val="clear" w:color="F2F2F2" w:fill="F2F2F2"/>
          </w:tcPr>
          <w:p w14:paraId="6DD1E06E" w14:textId="7F14DDC1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279BD4E6" w14:textId="66A41642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8150FF" w:rsidRPr="000A3EAA" w14:paraId="5E2245F6" w14:textId="77777777" w:rsidTr="008150FF">
        <w:tc>
          <w:tcPr>
            <w:tcW w:w="2541" w:type="dxa"/>
          </w:tcPr>
          <w:p w14:paraId="4D674C75" w14:textId="6D2BEE80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BC/DR &amp; </w:t>
            </w:r>
            <w:r w:rsidRPr="00953F39">
              <w:rPr>
                <w:b/>
                <w:i/>
                <w:color w:val="000000"/>
                <w:sz w:val="18"/>
              </w:rPr>
              <w:t>Resilience</w:t>
            </w:r>
          </w:p>
        </w:tc>
        <w:tc>
          <w:tcPr>
            <w:tcW w:w="2156" w:type="dxa"/>
          </w:tcPr>
          <w:p w14:paraId="15FE8581" w14:textId="0663476E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DSS04</w:t>
            </w:r>
          </w:p>
        </w:tc>
        <w:tc>
          <w:tcPr>
            <w:tcW w:w="2419" w:type="dxa"/>
            <w:shd w:val="clear" w:color="F2F2F2" w:fill="F2F2F2"/>
          </w:tcPr>
          <w:p w14:paraId="0EECF4C1" w14:textId="6DB00D63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33765832" w14:textId="7C081F1F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belum ada atau sporadis [H]</w:t>
            </w:r>
          </w:p>
        </w:tc>
      </w:tr>
      <w:tr w:rsidR="008150FF" w:rsidRPr="000A3EAA" w14:paraId="68F74B11" w14:textId="77777777" w:rsidTr="008150FF">
        <w:tc>
          <w:tcPr>
            <w:tcW w:w="2541" w:type="dxa"/>
          </w:tcPr>
          <w:p w14:paraId="63E2D95D" w14:textId="74EDCF14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Data Management</w:t>
            </w:r>
          </w:p>
        </w:tc>
        <w:tc>
          <w:tcPr>
            <w:tcW w:w="2156" w:type="dxa"/>
          </w:tcPr>
          <w:p w14:paraId="2C94F734" w14:textId="29B7FEC9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APO14</w:t>
            </w:r>
          </w:p>
        </w:tc>
        <w:tc>
          <w:tcPr>
            <w:tcW w:w="2419" w:type="dxa"/>
            <w:shd w:val="clear" w:color="F2F2F2" w:fill="F2F2F2"/>
          </w:tcPr>
          <w:p w14:paraId="10B9AD50" w14:textId="7EFC3548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3E3A9873" w14:textId="12A1DF76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belum ada atau sporadis [H]</w:t>
            </w:r>
          </w:p>
        </w:tc>
      </w:tr>
      <w:tr w:rsidR="008150FF" w:rsidRPr="000A3EAA" w14:paraId="43DB8404" w14:textId="77777777" w:rsidTr="008150FF">
        <w:tc>
          <w:tcPr>
            <w:tcW w:w="2541" w:type="dxa"/>
          </w:tcPr>
          <w:p w14:paraId="7207BC77" w14:textId="580B205C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Application Management</w:t>
            </w:r>
          </w:p>
        </w:tc>
        <w:tc>
          <w:tcPr>
            <w:tcW w:w="2156" w:type="dxa"/>
          </w:tcPr>
          <w:p w14:paraId="40124A8C" w14:textId="12B624DD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BAI02, BAI03, BAI07</w:t>
            </w:r>
          </w:p>
        </w:tc>
        <w:tc>
          <w:tcPr>
            <w:tcW w:w="2419" w:type="dxa"/>
            <w:shd w:val="clear" w:color="F2F2F2" w:fill="F2F2F2"/>
          </w:tcPr>
          <w:p w14:paraId="2DD613A6" w14:textId="5B9A0DDA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08BC88DF" w14:textId="7D05C025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8150FF" w:rsidRPr="000A3EAA" w14:paraId="450DA292" w14:textId="77777777" w:rsidTr="008150FF">
        <w:tc>
          <w:tcPr>
            <w:tcW w:w="2541" w:type="dxa"/>
          </w:tcPr>
          <w:p w14:paraId="57645F59" w14:textId="75E5B77C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Infrastructure &amp; Network</w:t>
            </w:r>
          </w:p>
        </w:tc>
        <w:tc>
          <w:tcPr>
            <w:tcW w:w="2156" w:type="dxa"/>
          </w:tcPr>
          <w:p w14:paraId="36BB11AB" w14:textId="70B0DC78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BAI04, BAI09, DSS01</w:t>
            </w:r>
          </w:p>
        </w:tc>
        <w:tc>
          <w:tcPr>
            <w:tcW w:w="2419" w:type="dxa"/>
            <w:shd w:val="clear" w:color="F2F2F2" w:fill="F2F2F2"/>
          </w:tcPr>
          <w:p w14:paraId="40AAC7A0" w14:textId="0B32CBA4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72B92D59" w14:textId="57A2C350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Sebagian praktik sudah terkelola [H]</w:t>
            </w:r>
          </w:p>
        </w:tc>
      </w:tr>
      <w:tr w:rsidR="008150FF" w:rsidRPr="000A3EAA" w14:paraId="150F31B6" w14:textId="77777777" w:rsidTr="008150FF">
        <w:tc>
          <w:tcPr>
            <w:tcW w:w="2541" w:type="dxa"/>
          </w:tcPr>
          <w:p w14:paraId="3722A2D1" w14:textId="28CD5615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Vendor &amp; Sourcing</w:t>
            </w:r>
          </w:p>
        </w:tc>
        <w:tc>
          <w:tcPr>
            <w:tcW w:w="2156" w:type="dxa"/>
          </w:tcPr>
          <w:p w14:paraId="1BFB9478" w14:textId="4C06CB8C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APO10</w:t>
            </w:r>
          </w:p>
        </w:tc>
        <w:tc>
          <w:tcPr>
            <w:tcW w:w="2419" w:type="dxa"/>
            <w:shd w:val="clear" w:color="F2F2F2" w:fill="F2F2F2"/>
          </w:tcPr>
          <w:p w14:paraId="46CCF55B" w14:textId="4887C774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3FED7E33" w14:textId="1BA3C719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8150FF" w:rsidRPr="000A3EAA" w14:paraId="0E9B8D91" w14:textId="77777777" w:rsidTr="008150FF">
        <w:tc>
          <w:tcPr>
            <w:tcW w:w="2541" w:type="dxa"/>
          </w:tcPr>
          <w:p w14:paraId="02F2DC07" w14:textId="799E0071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 Financial </w:t>
            </w:r>
            <w:r w:rsidRPr="00953F39">
              <w:rPr>
                <w:b/>
                <w:i/>
                <w:color w:val="000000"/>
                <w:sz w:val="18"/>
              </w:rPr>
              <w:t>Management</w:t>
            </w:r>
          </w:p>
        </w:tc>
        <w:tc>
          <w:tcPr>
            <w:tcW w:w="2156" w:type="dxa"/>
          </w:tcPr>
          <w:p w14:paraId="39F3ED09" w14:textId="3BBB9F8A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APO06</w:t>
            </w:r>
          </w:p>
        </w:tc>
        <w:tc>
          <w:tcPr>
            <w:tcW w:w="2419" w:type="dxa"/>
            <w:shd w:val="clear" w:color="F2F2F2" w:fill="F2F2F2"/>
          </w:tcPr>
          <w:p w14:paraId="39EFA1E7" w14:textId="3A145B00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3922FEF3" w14:textId="787E3DA0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8150FF" w:rsidRPr="000A3EAA" w14:paraId="7588E1AA" w14:textId="77777777" w:rsidTr="008150FF">
        <w:tc>
          <w:tcPr>
            <w:tcW w:w="2541" w:type="dxa"/>
          </w:tcPr>
          <w:p w14:paraId="0092ACA0" w14:textId="758EA641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Digital / </w:t>
            </w:r>
            <w:r w:rsidRPr="00953F39">
              <w:rPr>
                <w:b/>
                <w:i/>
                <w:color w:val="000000"/>
                <w:sz w:val="18"/>
              </w:rPr>
              <w:t>Tenant Services</w:t>
            </w:r>
          </w:p>
        </w:tc>
        <w:tc>
          <w:tcPr>
            <w:tcW w:w="2156" w:type="dxa"/>
          </w:tcPr>
          <w:p w14:paraId="34B303E4" w14:textId="27E43744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 xml:space="preserve">Di luar COBIT; rujukan </w:t>
            </w:r>
            <w:r w:rsidRPr="00506302">
              <w:rPr>
                <w:color w:val="595959"/>
                <w:sz w:val="18"/>
              </w:rPr>
              <w:lastRenderedPageBreak/>
              <w:t>parsial APO04, APO08</w:t>
            </w:r>
          </w:p>
        </w:tc>
        <w:tc>
          <w:tcPr>
            <w:tcW w:w="2419" w:type="dxa"/>
            <w:shd w:val="clear" w:color="F2F2F2" w:fill="F2F2F2"/>
          </w:tcPr>
          <w:p w14:paraId="15F52B67" w14:textId="3BBF4B28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lastRenderedPageBreak/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798EC783" w14:textId="44FC2893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Praktik belum ada atau </w:t>
            </w:r>
            <w:r w:rsidRPr="00506302">
              <w:rPr>
                <w:color w:val="000000"/>
                <w:sz w:val="18"/>
              </w:rPr>
              <w:lastRenderedPageBreak/>
              <w:t>sporadis [H]</w:t>
            </w:r>
          </w:p>
        </w:tc>
      </w:tr>
      <w:tr w:rsidR="008150FF" w:rsidRPr="000A3EAA" w14:paraId="0796A0ED" w14:textId="77777777" w:rsidTr="008150FF">
        <w:tc>
          <w:tcPr>
            <w:tcW w:w="2541" w:type="dxa"/>
          </w:tcPr>
          <w:p w14:paraId="1F461C96" w14:textId="69EC2197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lastRenderedPageBreak/>
              <w:t xml:space="preserve">OT/IoT </w:t>
            </w:r>
            <w:r w:rsidRPr="00953F39">
              <w:rPr>
                <w:b/>
                <w:i/>
                <w:color w:val="000000"/>
                <w:sz w:val="18"/>
              </w:rPr>
              <w:t>Integration</w:t>
            </w:r>
          </w:p>
        </w:tc>
        <w:tc>
          <w:tcPr>
            <w:tcW w:w="2156" w:type="dxa"/>
          </w:tcPr>
          <w:p w14:paraId="7CF6E050" w14:textId="79290623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Di luar COBIT; rujukan parsial BAI03, DSS05 dan NIST CSF 2.0</w:t>
            </w:r>
          </w:p>
        </w:tc>
        <w:tc>
          <w:tcPr>
            <w:tcW w:w="2419" w:type="dxa"/>
            <w:shd w:val="clear" w:color="F2F2F2" w:fill="F2F2F2"/>
          </w:tcPr>
          <w:p w14:paraId="5FC37AA3" w14:textId="25BA73BD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69449861" w14:textId="4F1E6788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belum ada atau sporadis [H]</w:t>
            </w:r>
          </w:p>
        </w:tc>
      </w:tr>
      <w:tr w:rsidR="008150FF" w:rsidRPr="000A3EAA" w14:paraId="3C2F94CF" w14:textId="77777777" w:rsidTr="008150FF">
        <w:tc>
          <w:tcPr>
            <w:tcW w:w="2541" w:type="dxa"/>
          </w:tcPr>
          <w:p w14:paraId="38A855DA" w14:textId="2EFF4FDF" w:rsidR="008150FF" w:rsidRPr="00506302" w:rsidRDefault="008150F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 </w:t>
            </w:r>
            <w:r w:rsidRPr="00953F39">
              <w:rPr>
                <w:b/>
                <w:i/>
                <w:color w:val="000000"/>
                <w:sz w:val="18"/>
              </w:rPr>
              <w:t>People &amp; Skills</w:t>
            </w:r>
          </w:p>
        </w:tc>
        <w:tc>
          <w:tcPr>
            <w:tcW w:w="2156" w:type="dxa"/>
          </w:tcPr>
          <w:p w14:paraId="11123BBD" w14:textId="35DD7622" w:rsidR="008150FF" w:rsidRPr="00506302" w:rsidRDefault="008150FF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APO07</w:t>
            </w:r>
          </w:p>
        </w:tc>
        <w:tc>
          <w:tcPr>
            <w:tcW w:w="2419" w:type="dxa"/>
            <w:shd w:val="clear" w:color="F2F2F2" w:fill="F2F2F2"/>
          </w:tcPr>
          <w:p w14:paraId="2CF2570D" w14:textId="1B6BC932" w:rsidR="008150FF" w:rsidRPr="00506302" w:rsidRDefault="008150FF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680252CE" w14:textId="50475FE0" w:rsidR="008150FF" w:rsidRPr="00506302" w:rsidRDefault="008150F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  <w:tr w:rsidR="00F7572C" w:rsidRPr="000A3EAA" w14:paraId="29CC7936" w14:textId="77777777" w:rsidTr="008150FF">
        <w:tc>
          <w:tcPr>
            <w:tcW w:w="2541" w:type="dxa"/>
          </w:tcPr>
          <w:p w14:paraId="2EEB0117" w14:textId="2452D35A" w:rsidR="00F7572C" w:rsidRPr="00506302" w:rsidRDefault="00F7572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Risk</w:t>
            </w:r>
            <w:r w:rsidRPr="00506302">
              <w:rPr>
                <w:b/>
                <w:color w:val="000000"/>
                <w:sz w:val="18"/>
              </w:rPr>
              <w:t xml:space="preserve">, </w:t>
            </w:r>
            <w:r w:rsidRPr="00953F39">
              <w:rPr>
                <w:b/>
                <w:i/>
                <w:color w:val="000000"/>
                <w:sz w:val="18"/>
              </w:rPr>
              <w:t>Compliance &amp; Assurance</w:t>
            </w:r>
          </w:p>
        </w:tc>
        <w:tc>
          <w:tcPr>
            <w:tcW w:w="2156" w:type="dxa"/>
          </w:tcPr>
          <w:p w14:paraId="08959D36" w14:textId="1882E928" w:rsidR="00F7572C" w:rsidRPr="00506302" w:rsidRDefault="00F7572C" w:rsidP="00F345FF">
            <w:pPr>
              <w:spacing w:after="160"/>
              <w:rPr>
                <w:color w:val="595959"/>
                <w:sz w:val="18"/>
              </w:rPr>
            </w:pPr>
            <w:r w:rsidRPr="00506302">
              <w:rPr>
                <w:color w:val="595959"/>
                <w:sz w:val="18"/>
              </w:rPr>
              <w:t>EDM03, APO12, MEA01–MEA04</w:t>
            </w:r>
          </w:p>
        </w:tc>
        <w:tc>
          <w:tcPr>
            <w:tcW w:w="2419" w:type="dxa"/>
            <w:shd w:val="clear" w:color="F2F2F2" w:fill="F2F2F2"/>
          </w:tcPr>
          <w:p w14:paraId="6EBCC987" w14:textId="7137659E" w:rsidR="00F7572C" w:rsidRPr="00506302" w:rsidRDefault="00F7572C" w:rsidP="00F345FF">
            <w:pPr>
              <w:spacing w:after="160"/>
              <w:rPr>
                <w:i/>
                <w:color w:val="595959"/>
                <w:sz w:val="18"/>
              </w:rPr>
            </w:pPr>
            <w:r w:rsidRPr="00953F39">
              <w:rPr>
                <w:i/>
                <w:color w:val="595959"/>
                <w:sz w:val="18"/>
              </w:rPr>
              <w:t>Indicative</w:t>
            </w:r>
            <w:r w:rsidRPr="00506302">
              <w:rPr>
                <w:i/>
                <w:color w:val="595959"/>
                <w:sz w:val="18"/>
              </w:rPr>
              <w:t xml:space="preserve"> / </w:t>
            </w:r>
            <w:r w:rsidRPr="00953F39">
              <w:rPr>
                <w:i/>
                <w:color w:val="595959"/>
                <w:sz w:val="18"/>
              </w:rPr>
              <w:t>To be validated</w:t>
            </w:r>
          </w:p>
        </w:tc>
        <w:tc>
          <w:tcPr>
            <w:tcW w:w="2449" w:type="dxa"/>
          </w:tcPr>
          <w:p w14:paraId="5B8C20A0" w14:textId="7542402D" w:rsidR="00F7572C" w:rsidRPr="00506302" w:rsidRDefault="00F7572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dilakukan, belum konsisten [H]</w:t>
            </w:r>
          </w:p>
        </w:tc>
      </w:tr>
    </w:tbl>
    <w:p w14:paraId="6DC3A398" w14:textId="6908573E" w:rsidR="000A3EAA" w:rsidRPr="006F7F48" w:rsidRDefault="000A3EAA" w:rsidP="000A3EAA">
      <w:pPr>
        <w:pStyle w:val="Heading2"/>
      </w:pPr>
      <w:bookmarkStart w:id="41" w:name="_Toc242450655"/>
      <w:r w:rsidRPr="006F7F48">
        <w:t xml:space="preserve">3.18 </w:t>
      </w:r>
      <w:r w:rsidR="00A4754C" w:rsidRPr="006F7F48">
        <w:t>Temuan Kunci</w:t>
      </w:r>
      <w:bookmarkEnd w:id="41"/>
    </w:p>
    <w:p w14:paraId="68E96D29" w14:textId="252AEAD9" w:rsidR="000A3EAA" w:rsidRDefault="000A3EAA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0A3EAA">
        <w:rPr>
          <w:b/>
          <w:color w:val="1F4E78"/>
          <w:sz w:val="18"/>
        </w:rPr>
        <w:t xml:space="preserve"> 3.2 — </w:t>
      </w:r>
      <w:r w:rsidR="00AA7AC6" w:rsidRPr="00AA7AC6">
        <w:rPr>
          <w:b/>
          <w:color w:val="1F4E78"/>
          <w:sz w:val="18"/>
        </w:rPr>
        <w:t>TI belum dikelola sebagai portofolio dan fondasinya belum siap untuk digitalisasi layanan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206"/>
        <w:gridCol w:w="3205"/>
      </w:tblGrid>
      <w:tr w:rsidR="000A3EAA" w:rsidRPr="000A3EAA" w14:paraId="193C6118" w14:textId="77777777" w:rsidTr="000A3EAA">
        <w:trPr>
          <w:tblHeader/>
        </w:trPr>
        <w:tc>
          <w:tcPr>
            <w:tcW w:w="3301" w:type="dxa"/>
            <w:shd w:val="clear" w:color="17365D" w:fill="17365D"/>
          </w:tcPr>
          <w:p w14:paraId="23D4EBD1" w14:textId="050A2937" w:rsidR="000A3EAA" w:rsidRPr="00506302" w:rsidRDefault="000A3EAA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02" w:type="dxa"/>
            <w:shd w:val="clear" w:color="17365D" w:fill="17365D"/>
          </w:tcPr>
          <w:p w14:paraId="3A6769A6" w14:textId="71DBE7E9" w:rsidR="000A3EAA" w:rsidRPr="00506302" w:rsidRDefault="000A3EAA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Temuan kunci [H]</w:t>
            </w:r>
          </w:p>
        </w:tc>
        <w:tc>
          <w:tcPr>
            <w:tcW w:w="3302" w:type="dxa"/>
            <w:shd w:val="clear" w:color="17365D" w:fill="17365D"/>
          </w:tcPr>
          <w:p w14:paraId="2C4CCC0A" w14:textId="1C5CDA0C" w:rsidR="000A3EAA" w:rsidRPr="00506302" w:rsidRDefault="000A3EAA" w:rsidP="00F345FF">
            <w:pPr>
              <w:spacing w:after="160"/>
              <w:rPr>
                <w:b/>
                <w:color w:val="FFFFFF"/>
                <w:sz w:val="18"/>
              </w:rPr>
            </w:pPr>
            <w:proofErr w:type="gramStart"/>
            <w:r w:rsidRPr="00953F39">
              <w:rPr>
                <w:b/>
                <w:i/>
                <w:color w:val="FFFFFF"/>
                <w:sz w:val="18"/>
              </w:rPr>
              <w:t>So</w:t>
            </w:r>
            <w:proofErr w:type="gramEnd"/>
            <w:r w:rsidRPr="00953F39">
              <w:rPr>
                <w:b/>
                <w:i/>
                <w:color w:val="FFFFFF"/>
                <w:sz w:val="18"/>
              </w:rPr>
              <w:t xml:space="preserve"> what</w:t>
            </w:r>
          </w:p>
        </w:tc>
      </w:tr>
      <w:tr w:rsidR="000A3EAA" w:rsidRPr="000A3EAA" w14:paraId="46AF111E" w14:textId="77777777" w:rsidTr="000A3EAA">
        <w:tc>
          <w:tcPr>
            <w:tcW w:w="3301" w:type="dxa"/>
          </w:tcPr>
          <w:p w14:paraId="3C6597CE" w14:textId="3125B056" w:rsidR="000A3EAA" w:rsidRPr="00506302" w:rsidRDefault="000A3EAA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1</w:t>
            </w:r>
          </w:p>
        </w:tc>
        <w:tc>
          <w:tcPr>
            <w:tcW w:w="3302" w:type="dxa"/>
          </w:tcPr>
          <w:p w14:paraId="207D9B9F" w14:textId="0DEAB301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TI belum dikelola sebagai portfolio strategis; keputusan bersifat reaktif.</w:t>
            </w:r>
          </w:p>
        </w:tc>
        <w:tc>
          <w:tcPr>
            <w:tcW w:w="3302" w:type="dxa"/>
          </w:tcPr>
          <w:p w14:paraId="0DC7D7D0" w14:textId="7FE1E615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Tanpa </w:t>
            </w:r>
            <w:r w:rsidRPr="00953F39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>, investasi RSTI berisiko tidak menghasilkan nilai.</w:t>
            </w:r>
          </w:p>
        </w:tc>
      </w:tr>
      <w:tr w:rsidR="000A3EAA" w:rsidRPr="000A3EAA" w14:paraId="6B8B9483" w14:textId="77777777" w:rsidTr="000A3EAA">
        <w:tc>
          <w:tcPr>
            <w:tcW w:w="3301" w:type="dxa"/>
          </w:tcPr>
          <w:p w14:paraId="45307B79" w14:textId="1844A0BA" w:rsidR="000A3EAA" w:rsidRPr="00506302" w:rsidRDefault="000A3EAA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2</w:t>
            </w:r>
          </w:p>
        </w:tc>
        <w:tc>
          <w:tcPr>
            <w:tcW w:w="3302" w:type="dxa"/>
          </w:tcPr>
          <w:p w14:paraId="6FFDA70C" w14:textId="1BD6C508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Fondasi keamanan, identitas dan pemulihan belum memadai.</w:t>
            </w:r>
          </w:p>
        </w:tc>
        <w:tc>
          <w:tcPr>
            <w:tcW w:w="3302" w:type="dxa"/>
          </w:tcPr>
          <w:p w14:paraId="70FE6C3F" w14:textId="195185FF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Risiko terbesar justru muncul saat layanan didigitalkan.</w:t>
            </w:r>
          </w:p>
        </w:tc>
      </w:tr>
      <w:tr w:rsidR="000A3EAA" w:rsidRPr="000A3EAA" w14:paraId="69DFA889" w14:textId="77777777" w:rsidTr="000A3EAA">
        <w:tc>
          <w:tcPr>
            <w:tcW w:w="3301" w:type="dxa"/>
          </w:tcPr>
          <w:p w14:paraId="64CD4785" w14:textId="678E430E" w:rsidR="000A3EAA" w:rsidRPr="00506302" w:rsidRDefault="000A3EAA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3</w:t>
            </w:r>
          </w:p>
        </w:tc>
        <w:tc>
          <w:tcPr>
            <w:tcW w:w="3302" w:type="dxa"/>
          </w:tcPr>
          <w:p w14:paraId="323DA2BE" w14:textId="57AF4B7F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Proses </w:t>
            </w:r>
            <w:r w:rsidRPr="00953F39">
              <w:rPr>
                <w:i/>
                <w:color w:val="000000"/>
                <w:sz w:val="18"/>
              </w:rPr>
              <w:t>meter-to-cash</w:t>
            </w:r>
            <w:r w:rsidRPr="00506302">
              <w:rPr>
                <w:color w:val="000000"/>
                <w:sz w:val="18"/>
              </w:rPr>
              <w:t xml:space="preserve"> utilitas bergantung pada rekonsiliasi manual.</w:t>
            </w:r>
          </w:p>
        </w:tc>
        <w:tc>
          <w:tcPr>
            <w:tcW w:w="3302" w:type="dxa"/>
          </w:tcPr>
          <w:p w14:paraId="01991C4F" w14:textId="7AF0380D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Pertumbuhan volume utilitas memperbesar potensi kebocoran pendapatan.</w:t>
            </w:r>
          </w:p>
        </w:tc>
      </w:tr>
      <w:tr w:rsidR="000A3EAA" w:rsidRPr="000A3EAA" w14:paraId="5820508D" w14:textId="77777777" w:rsidTr="000A3EAA">
        <w:tc>
          <w:tcPr>
            <w:tcW w:w="3301" w:type="dxa"/>
          </w:tcPr>
          <w:p w14:paraId="4451858F" w14:textId="6CA340A8" w:rsidR="000A3EAA" w:rsidRPr="00506302" w:rsidRDefault="000A3EAA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4</w:t>
            </w:r>
          </w:p>
        </w:tc>
        <w:tc>
          <w:tcPr>
            <w:tcW w:w="3302" w:type="dxa"/>
          </w:tcPr>
          <w:p w14:paraId="067D9293" w14:textId="4DF4697D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Layanan investor dan </w:t>
            </w: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belum memiliki kanal digital terintegrasi.</w:t>
            </w:r>
          </w:p>
        </w:tc>
        <w:tc>
          <w:tcPr>
            <w:tcW w:w="3302" w:type="dxa"/>
          </w:tcPr>
          <w:p w14:paraId="1A6CB9CB" w14:textId="347FAF03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Daya saing kawasan dan kepuasan </w:t>
            </w: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tertahan.</w:t>
            </w:r>
          </w:p>
        </w:tc>
      </w:tr>
      <w:tr w:rsidR="000A3EAA" w:rsidRPr="000A3EAA" w14:paraId="4B72C727" w14:textId="77777777" w:rsidTr="000A3EAA">
        <w:tc>
          <w:tcPr>
            <w:tcW w:w="3301" w:type="dxa"/>
          </w:tcPr>
          <w:p w14:paraId="6ABF06B7" w14:textId="2169CE53" w:rsidR="000A3EAA" w:rsidRPr="00506302" w:rsidRDefault="000A3EAA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5</w:t>
            </w:r>
          </w:p>
        </w:tc>
        <w:tc>
          <w:tcPr>
            <w:tcW w:w="3302" w:type="dxa"/>
          </w:tcPr>
          <w:p w14:paraId="3D717DFC" w14:textId="731CFD86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Data lahan, aset, </w:t>
            </w: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dan utilitas tidak memiliki sumber kebenaran tunggal.</w:t>
            </w:r>
          </w:p>
        </w:tc>
        <w:tc>
          <w:tcPr>
            <w:tcW w:w="3302" w:type="dxa"/>
          </w:tcPr>
          <w:p w14:paraId="45FB0EC7" w14:textId="3A36E070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Keputusan manajemen lambat dan tidak konsisten.</w:t>
            </w:r>
          </w:p>
        </w:tc>
      </w:tr>
      <w:tr w:rsidR="000A3EAA" w:rsidRPr="000A3EAA" w14:paraId="2678D82E" w14:textId="77777777" w:rsidTr="000A3EAA">
        <w:tc>
          <w:tcPr>
            <w:tcW w:w="3301" w:type="dxa"/>
          </w:tcPr>
          <w:p w14:paraId="0D4EFB5D" w14:textId="664CEB99" w:rsidR="000A3EAA" w:rsidRPr="00506302" w:rsidRDefault="000A3EAA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6</w:t>
            </w:r>
          </w:p>
        </w:tc>
        <w:tc>
          <w:tcPr>
            <w:tcW w:w="3302" w:type="dxa"/>
          </w:tcPr>
          <w:p w14:paraId="2A0DCA3F" w14:textId="2FF72E4A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Kapasitas organisasi TI terbatas untuk mengeksekusi transformasi sendirian.</w:t>
            </w:r>
          </w:p>
        </w:tc>
        <w:tc>
          <w:tcPr>
            <w:tcW w:w="3302" w:type="dxa"/>
          </w:tcPr>
          <w:p w14:paraId="6E1493D9" w14:textId="38B7A154" w:rsidR="000A3EAA" w:rsidRPr="00506302" w:rsidRDefault="000A3EAA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Model hybrid</w:t>
            </w:r>
            <w:r w:rsidRPr="00506302">
              <w:rPr>
                <w:color w:val="000000"/>
                <w:sz w:val="18"/>
              </w:rPr>
              <w:t xml:space="preserve"> dengan mitra terkelola adalah keharusan, bukan pilihan.</w:t>
            </w:r>
          </w:p>
        </w:tc>
      </w:tr>
    </w:tbl>
    <w:p w14:paraId="581FAC0E" w14:textId="533566C0" w:rsidR="00EA17CD" w:rsidRDefault="00EA17CD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25090441" w14:textId="7DB8CC45" w:rsidR="00EA17CD" w:rsidRPr="006F7F48" w:rsidRDefault="00EA17CD" w:rsidP="00EA17CD">
      <w:pPr>
        <w:pStyle w:val="Heading1"/>
      </w:pPr>
      <w:bookmarkStart w:id="42" w:name="_Toc242450656"/>
      <w:r w:rsidRPr="006F7F48">
        <w:lastRenderedPageBreak/>
        <w:t xml:space="preserve">BAB 4 — </w:t>
      </w:r>
      <w:r w:rsidR="00A4754C" w:rsidRPr="006F7F48">
        <w:t>ANALISIS KESENJANGAN BISNIS DAN TEKNOLOGI</w:t>
      </w:r>
      <w:bookmarkEnd w:id="42"/>
    </w:p>
    <w:p w14:paraId="597FF5F6" w14:textId="68BA377D" w:rsidR="00EA17CD" w:rsidRPr="006F7F48" w:rsidRDefault="00EA17CD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dinilai dari selisih kondisi saat ini [H] terhadap kondisi yang dibutuhkan bisnis di 2030, lalu diurutkan berdasarkan dampak dan urgensi.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bukan daftar masalah: setiap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menjelaskan konsekuensi strategis bila tidak ditutup.</w:t>
      </w:r>
    </w:p>
    <w:p w14:paraId="66AE1431" w14:textId="36BEBCF6" w:rsidR="00EA17CD" w:rsidRPr="006F7F48" w:rsidRDefault="00EA17CD" w:rsidP="00EA17CD">
      <w:pPr>
        <w:pStyle w:val="Heading2"/>
      </w:pPr>
      <w:bookmarkStart w:id="43" w:name="_Toc242450657"/>
      <w:r w:rsidRPr="006F7F48">
        <w:t xml:space="preserve">4.1 </w:t>
      </w:r>
      <w:r w:rsidR="00A4754C" w:rsidRPr="006F7F48">
        <w:t>Kesenjangan Kapabilitas Bisnis</w:t>
      </w:r>
      <w:bookmarkEnd w:id="43"/>
    </w:p>
    <w:p w14:paraId="3361BFBE" w14:textId="4805B9B0" w:rsidR="00EA17CD" w:rsidRPr="006F7F48" w:rsidRDefault="00EA17CD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Business capability map</w:t>
      </w:r>
      <w:r w:rsidRPr="006F7F48">
        <w:rPr>
          <w:color w:val="000000"/>
        </w:rPr>
        <w:t xml:space="preserve"> disusun dengan acuan APQC PCF dan disesuaikan dengan model bisnis kawasan. Warna menunjukkan tingkat dukungan TI saat ini [H].</w:t>
      </w:r>
    </w:p>
    <w:p w14:paraId="54AB391D" w14:textId="77777777" w:rsidR="00EA17CD" w:rsidRDefault="00EA17CD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EA17CD">
        <w:rPr>
          <w:b/>
          <w:color w:val="1F4E78"/>
          <w:sz w:val="18"/>
        </w:rPr>
        <w:t xml:space="preserve"> 4.1 — </w:t>
      </w:r>
      <w:r w:rsidRPr="00953F39">
        <w:rPr>
          <w:b/>
          <w:i/>
          <w:color w:val="1F4E78"/>
          <w:sz w:val="18"/>
        </w:rPr>
        <w:t>Business Capability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3207"/>
        <w:gridCol w:w="3174"/>
      </w:tblGrid>
      <w:tr w:rsidR="00EA17CD" w:rsidRPr="00EA17CD" w14:paraId="258D9E51" w14:textId="77777777" w:rsidTr="00EA17CD">
        <w:trPr>
          <w:tblHeader/>
        </w:trPr>
        <w:tc>
          <w:tcPr>
            <w:tcW w:w="3301" w:type="dxa"/>
            <w:shd w:val="clear" w:color="17365D" w:fill="17365D"/>
          </w:tcPr>
          <w:p w14:paraId="7DD1635B" w14:textId="48DDA020" w:rsidR="00EA17CD" w:rsidRPr="00506302" w:rsidRDefault="00EA17C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Domain kapabilitas bisnis</w:t>
            </w:r>
          </w:p>
        </w:tc>
        <w:tc>
          <w:tcPr>
            <w:tcW w:w="3302" w:type="dxa"/>
            <w:shd w:val="clear" w:color="17365D" w:fill="17365D"/>
          </w:tcPr>
          <w:p w14:paraId="64DD8F52" w14:textId="7954CBAE" w:rsidR="00EA17CD" w:rsidRPr="00506302" w:rsidRDefault="00EA17C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Kapabilitas utama</w:t>
            </w:r>
          </w:p>
        </w:tc>
        <w:tc>
          <w:tcPr>
            <w:tcW w:w="3302" w:type="dxa"/>
            <w:shd w:val="clear" w:color="17365D" w:fill="17365D"/>
          </w:tcPr>
          <w:p w14:paraId="22D020F8" w14:textId="4516CD2B" w:rsidR="00EA17CD" w:rsidRPr="00506302" w:rsidRDefault="00EA17C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Dukungan TI saat ini [H]</w:t>
            </w:r>
          </w:p>
        </w:tc>
      </w:tr>
      <w:tr w:rsidR="00EA17CD" w:rsidRPr="00EA17CD" w14:paraId="322D3525" w14:textId="77777777" w:rsidTr="00EA17CD">
        <w:tc>
          <w:tcPr>
            <w:tcW w:w="3301" w:type="dxa"/>
          </w:tcPr>
          <w:p w14:paraId="44FF4332" w14:textId="16C9C74F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Investor &amp; Market</w:t>
            </w:r>
          </w:p>
        </w:tc>
        <w:tc>
          <w:tcPr>
            <w:tcW w:w="3302" w:type="dxa"/>
          </w:tcPr>
          <w:p w14:paraId="0FC1B0BB" w14:textId="55EFEFA0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Investor acquisition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Pipeline</w:t>
            </w:r>
            <w:r w:rsidRPr="00506302">
              <w:rPr>
                <w:color w:val="000000"/>
                <w:sz w:val="18"/>
              </w:rPr>
              <w:t xml:space="preserve"> mgmt · </w:t>
            </w:r>
            <w:r w:rsidRPr="00953F39">
              <w:rPr>
                <w:i/>
                <w:color w:val="000000"/>
                <w:sz w:val="18"/>
              </w:rPr>
              <w:t>Marketing intelligence</w:t>
            </w:r>
          </w:p>
        </w:tc>
        <w:tc>
          <w:tcPr>
            <w:tcW w:w="3302" w:type="dxa"/>
            <w:shd w:val="clear" w:color="FFE699" w:fill="FFE699"/>
          </w:tcPr>
          <w:p w14:paraId="14A5A810" w14:textId="70C8A35D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Rendah</w:t>
            </w:r>
          </w:p>
        </w:tc>
      </w:tr>
      <w:tr w:rsidR="00EA17CD" w:rsidRPr="00EA17CD" w14:paraId="5A5032F8" w14:textId="77777777" w:rsidTr="00EA17CD">
        <w:tc>
          <w:tcPr>
            <w:tcW w:w="3301" w:type="dxa"/>
          </w:tcPr>
          <w:p w14:paraId="0B5CA349" w14:textId="5C30299C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Tenant Lifecycle</w:t>
            </w:r>
          </w:p>
        </w:tc>
        <w:tc>
          <w:tcPr>
            <w:tcW w:w="3302" w:type="dxa"/>
          </w:tcPr>
          <w:p w14:paraId="7BF0EEFF" w14:textId="3EB9250E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Onboarding</w:t>
            </w:r>
            <w:r w:rsidRPr="00506302">
              <w:rPr>
                <w:color w:val="000000"/>
                <w:sz w:val="18"/>
              </w:rPr>
              <w:t xml:space="preserve"> · Perizinan KEK · </w:t>
            </w:r>
            <w:r w:rsidRPr="00953F39">
              <w:rPr>
                <w:i/>
                <w:color w:val="000000"/>
                <w:sz w:val="18"/>
              </w:rPr>
              <w:t>Service request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relationship</w:t>
            </w:r>
          </w:p>
        </w:tc>
        <w:tc>
          <w:tcPr>
            <w:tcW w:w="3302" w:type="dxa"/>
            <w:shd w:val="clear" w:color="FFE699" w:fill="FFE699"/>
          </w:tcPr>
          <w:p w14:paraId="650DB7C7" w14:textId="5FCF6CB1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Rendah</w:t>
            </w:r>
          </w:p>
        </w:tc>
      </w:tr>
      <w:tr w:rsidR="00EA17CD" w:rsidRPr="00EA17CD" w14:paraId="5807DBC1" w14:textId="77777777" w:rsidTr="00EA17CD">
        <w:tc>
          <w:tcPr>
            <w:tcW w:w="3301" w:type="dxa"/>
          </w:tcPr>
          <w:p w14:paraId="51C04097" w14:textId="33899DA4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Land &amp; Property</w:t>
            </w:r>
          </w:p>
        </w:tc>
        <w:tc>
          <w:tcPr>
            <w:tcW w:w="3302" w:type="dxa"/>
          </w:tcPr>
          <w:p w14:paraId="577ABB4B" w14:textId="031E0D1B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Land</w:t>
            </w:r>
            <w:r w:rsidRPr="00506302">
              <w:rPr>
                <w:color w:val="000000"/>
                <w:sz w:val="18"/>
              </w:rPr>
              <w:t xml:space="preserve"> bank · Kontrak sewa/jual · </w:t>
            </w:r>
            <w:r w:rsidR="00210365" w:rsidRPr="00506302">
              <w:rPr>
                <w:color w:val="000000"/>
                <w:sz w:val="18"/>
              </w:rPr>
              <w:t>pabrik siap pakai/industri kecil menengah/hunian</w:t>
            </w:r>
          </w:p>
        </w:tc>
        <w:tc>
          <w:tcPr>
            <w:tcW w:w="3302" w:type="dxa"/>
            <w:shd w:val="clear" w:color="C5E0B4" w:fill="C5E0B4"/>
          </w:tcPr>
          <w:p w14:paraId="1A700F4E" w14:textId="3582FEF4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Sedang</w:t>
            </w:r>
          </w:p>
        </w:tc>
      </w:tr>
      <w:tr w:rsidR="00EA17CD" w:rsidRPr="00EA17CD" w14:paraId="1D9FE4DE" w14:textId="77777777" w:rsidTr="00EA17CD">
        <w:tc>
          <w:tcPr>
            <w:tcW w:w="3301" w:type="dxa"/>
          </w:tcPr>
          <w:p w14:paraId="408672B3" w14:textId="7D7BAC5B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Utility Operations</w:t>
            </w:r>
          </w:p>
        </w:tc>
        <w:tc>
          <w:tcPr>
            <w:tcW w:w="3302" w:type="dxa"/>
          </w:tcPr>
          <w:p w14:paraId="00EB12F9" w14:textId="0C901779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Produksi &amp; distribusi air, limbah, listrik · </w:t>
            </w:r>
            <w:r w:rsidRPr="00953F39">
              <w:rPr>
                <w:i/>
                <w:color w:val="000000"/>
                <w:sz w:val="18"/>
              </w:rPr>
              <w:t>Monitoring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Maintenance</w:t>
            </w:r>
          </w:p>
        </w:tc>
        <w:tc>
          <w:tcPr>
            <w:tcW w:w="3302" w:type="dxa"/>
            <w:shd w:val="clear" w:color="C5E0B4" w:fill="C5E0B4"/>
          </w:tcPr>
          <w:p w14:paraId="55439B0B" w14:textId="0EE12C8A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Sedang</w:t>
            </w:r>
          </w:p>
        </w:tc>
      </w:tr>
      <w:tr w:rsidR="00EA17CD" w:rsidRPr="00EA17CD" w14:paraId="07178AEC" w14:textId="77777777" w:rsidTr="00EA17CD">
        <w:tc>
          <w:tcPr>
            <w:tcW w:w="3301" w:type="dxa"/>
          </w:tcPr>
          <w:p w14:paraId="1A1BDEDC" w14:textId="6F766AB8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Revenue &amp; Billing</w:t>
            </w:r>
          </w:p>
        </w:tc>
        <w:tc>
          <w:tcPr>
            <w:tcW w:w="3302" w:type="dxa"/>
          </w:tcPr>
          <w:p w14:paraId="3A4158F7" w14:textId="2CE904B7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Metering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Billing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Payment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Collection</w:t>
            </w:r>
          </w:p>
        </w:tc>
        <w:tc>
          <w:tcPr>
            <w:tcW w:w="3302" w:type="dxa"/>
            <w:shd w:val="clear" w:color="FFE699" w:fill="FFE699"/>
          </w:tcPr>
          <w:p w14:paraId="77FEDAA9" w14:textId="02669B4E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Rendah</w:t>
            </w:r>
          </w:p>
        </w:tc>
      </w:tr>
      <w:tr w:rsidR="00EA17CD" w:rsidRPr="00EA17CD" w14:paraId="0F84AACF" w14:textId="77777777" w:rsidTr="00EA17CD">
        <w:tc>
          <w:tcPr>
            <w:tcW w:w="3301" w:type="dxa"/>
          </w:tcPr>
          <w:p w14:paraId="2D392713" w14:textId="3560A301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Estate Services</w:t>
            </w:r>
          </w:p>
        </w:tc>
        <w:tc>
          <w:tcPr>
            <w:tcW w:w="3302" w:type="dxa"/>
          </w:tcPr>
          <w:p w14:paraId="049CC53E" w14:textId="575A2286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Keamanan · </w:t>
            </w:r>
            <w:r w:rsidRPr="00953F39">
              <w:rPr>
                <w:i/>
                <w:color w:val="000000"/>
                <w:sz w:val="18"/>
              </w:rPr>
              <w:t>Facility</w:t>
            </w:r>
            <w:r w:rsidRPr="00506302">
              <w:rPr>
                <w:color w:val="000000"/>
                <w:sz w:val="18"/>
              </w:rPr>
              <w:t xml:space="preserve"> mgmt · </w:t>
            </w:r>
            <w:r w:rsidRPr="00953F39">
              <w:rPr>
                <w:i/>
                <w:color w:val="000000"/>
                <w:sz w:val="18"/>
              </w:rPr>
              <w:t>Traffic</w:t>
            </w:r>
            <w:r w:rsidRPr="00506302">
              <w:rPr>
                <w:color w:val="000000"/>
                <w:sz w:val="18"/>
              </w:rPr>
              <w:t xml:space="preserve"> · Lingkungan</w:t>
            </w:r>
          </w:p>
        </w:tc>
        <w:tc>
          <w:tcPr>
            <w:tcW w:w="3302" w:type="dxa"/>
            <w:shd w:val="clear" w:color="FFE699" w:fill="FFE699"/>
          </w:tcPr>
          <w:p w14:paraId="0D479DFD" w14:textId="37EB5243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Rendah</w:t>
            </w:r>
          </w:p>
        </w:tc>
      </w:tr>
      <w:tr w:rsidR="00EA17CD" w:rsidRPr="00EA17CD" w14:paraId="77839D5D" w14:textId="77777777" w:rsidTr="00EA17CD">
        <w:tc>
          <w:tcPr>
            <w:tcW w:w="3301" w:type="dxa"/>
          </w:tcPr>
          <w:p w14:paraId="6F998E01" w14:textId="59BF972D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New Business</w:t>
            </w:r>
          </w:p>
        </w:tc>
        <w:tc>
          <w:tcPr>
            <w:tcW w:w="3302" w:type="dxa"/>
          </w:tcPr>
          <w:p w14:paraId="70E9AF27" w14:textId="01DD8E5A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Parkir · </w:t>
            </w:r>
            <w:r w:rsidR="00815E42" w:rsidRPr="00506302">
              <w:rPr>
                <w:color w:val="000000"/>
                <w:sz w:val="18"/>
              </w:rPr>
              <w:t>pusat konvensi &amp; pameran</w:t>
            </w:r>
            <w:r w:rsidRPr="00506302">
              <w:rPr>
                <w:color w:val="000000"/>
                <w:sz w:val="18"/>
              </w:rPr>
              <w:t xml:space="preserve"> · Hunian · Kredit karbon</w:t>
            </w:r>
          </w:p>
        </w:tc>
        <w:tc>
          <w:tcPr>
            <w:tcW w:w="3302" w:type="dxa"/>
            <w:shd w:val="clear" w:color="F4B183" w:fill="F4B183"/>
          </w:tcPr>
          <w:p w14:paraId="4FF14F7F" w14:textId="6CCD488E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Belum ada</w:t>
            </w:r>
          </w:p>
        </w:tc>
      </w:tr>
      <w:tr w:rsidR="00EA17CD" w:rsidRPr="00EA17CD" w14:paraId="164FBE21" w14:textId="77777777" w:rsidTr="00EA17CD">
        <w:tc>
          <w:tcPr>
            <w:tcW w:w="3301" w:type="dxa"/>
          </w:tcPr>
          <w:p w14:paraId="0F38FE03" w14:textId="1A656440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Corporate Support</w:t>
            </w:r>
          </w:p>
        </w:tc>
        <w:tc>
          <w:tcPr>
            <w:tcW w:w="3302" w:type="dxa"/>
          </w:tcPr>
          <w:p w14:paraId="18756AEB" w14:textId="3EC3BE0C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Keuangan · SDM · Pengadaan · Dokumen · Legal</w:t>
            </w:r>
          </w:p>
        </w:tc>
        <w:tc>
          <w:tcPr>
            <w:tcW w:w="3302" w:type="dxa"/>
            <w:shd w:val="clear" w:color="C5E0B4" w:fill="C5E0B4"/>
          </w:tcPr>
          <w:p w14:paraId="6B938B31" w14:textId="765EA12E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Sedang</w:t>
            </w:r>
          </w:p>
        </w:tc>
      </w:tr>
      <w:tr w:rsidR="00EA17CD" w:rsidRPr="00EA17CD" w14:paraId="5A593F36" w14:textId="77777777" w:rsidTr="00EA17CD">
        <w:tc>
          <w:tcPr>
            <w:tcW w:w="3301" w:type="dxa"/>
          </w:tcPr>
          <w:p w14:paraId="0C3DBE0D" w14:textId="275A6536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Governance &amp; Risk</w:t>
            </w:r>
          </w:p>
        </w:tc>
        <w:tc>
          <w:tcPr>
            <w:tcW w:w="3302" w:type="dxa"/>
          </w:tcPr>
          <w:p w14:paraId="37B0A5D5" w14:textId="51E99A10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GCG · </w:t>
            </w:r>
            <w:r w:rsidRPr="00953F39">
              <w:rPr>
                <w:i/>
                <w:color w:val="000000"/>
                <w:sz w:val="18"/>
              </w:rPr>
              <w:t>Risk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Compliance</w:t>
            </w:r>
            <w:r w:rsidRPr="00506302">
              <w:rPr>
                <w:color w:val="000000"/>
                <w:sz w:val="18"/>
              </w:rPr>
              <w:t xml:space="preserve"> · Audit</w:t>
            </w:r>
          </w:p>
        </w:tc>
        <w:tc>
          <w:tcPr>
            <w:tcW w:w="3302" w:type="dxa"/>
            <w:shd w:val="clear" w:color="FFE699" w:fill="FFE699"/>
          </w:tcPr>
          <w:p w14:paraId="0ED69D32" w14:textId="09C842AA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Rendah</w:t>
            </w:r>
          </w:p>
        </w:tc>
      </w:tr>
      <w:tr w:rsidR="00EA17CD" w:rsidRPr="00EA17CD" w14:paraId="64987C18" w14:textId="77777777" w:rsidTr="00EA17CD">
        <w:tc>
          <w:tcPr>
            <w:tcW w:w="3301" w:type="dxa"/>
          </w:tcPr>
          <w:p w14:paraId="2CDACF5D" w14:textId="62B227FB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Management &amp; Decision</w:t>
            </w:r>
          </w:p>
        </w:tc>
        <w:tc>
          <w:tcPr>
            <w:tcW w:w="3302" w:type="dxa"/>
          </w:tcPr>
          <w:p w14:paraId="6151E6F8" w14:textId="67B4B92C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KPI · Pelaporan Direksi · Perencanaan</w:t>
            </w:r>
          </w:p>
        </w:tc>
        <w:tc>
          <w:tcPr>
            <w:tcW w:w="3302" w:type="dxa"/>
            <w:shd w:val="clear" w:color="FFE699" w:fill="FFE699"/>
          </w:tcPr>
          <w:p w14:paraId="1E169D2D" w14:textId="1B30C9E4" w:rsidR="00EA17CD" w:rsidRPr="00506302" w:rsidRDefault="00EA17C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Rendah</w:t>
            </w:r>
          </w:p>
        </w:tc>
      </w:tr>
    </w:tbl>
    <w:p w14:paraId="4957E45F" w14:textId="10151EA7" w:rsidR="00EA17CD" w:rsidRPr="006F7F48" w:rsidRDefault="00EA17CD" w:rsidP="00640BA1">
      <w:pPr>
        <w:jc w:val="both"/>
        <w:rPr>
          <w:color w:val="000000"/>
        </w:rPr>
      </w:pPr>
      <w:proofErr w:type="gramStart"/>
      <w:r w:rsidRPr="00953F39">
        <w:rPr>
          <w:b/>
          <w:i/>
          <w:color w:val="1F4E78"/>
        </w:rPr>
        <w:t>So</w:t>
      </w:r>
      <w:proofErr w:type="gramEnd"/>
      <w:r w:rsidRPr="00953F39">
        <w:rPr>
          <w:b/>
          <w:i/>
          <w:color w:val="1F4E78"/>
        </w:rPr>
        <w:t xml:space="preserve"> 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Kapabilitas yang paling menentukan pertumbuhan RJPP—investor,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billing</w:t>
      </w:r>
      <w:r w:rsidRPr="006F7F48">
        <w:rPr>
          <w:color w:val="000000"/>
        </w:rPr>
        <w:t xml:space="preserve"> utilitas—justru memiliki dukungan TI terendah. Di situlah investasi harus difokuskan lebih dulu.</w:t>
      </w:r>
    </w:p>
    <w:p w14:paraId="2CAD0B23" w14:textId="121F6259" w:rsidR="00EA17CD" w:rsidRPr="006F7F48" w:rsidRDefault="00EA17CD" w:rsidP="00EA17CD">
      <w:pPr>
        <w:pStyle w:val="Heading2"/>
      </w:pPr>
      <w:bookmarkStart w:id="44" w:name="_Toc242450658"/>
      <w:r w:rsidRPr="006F7F48">
        <w:t xml:space="preserve">4.2 </w:t>
      </w:r>
      <w:r w:rsidR="00A4754C" w:rsidRPr="006F7F48">
        <w:t>Kesenjangan Kapabilitas TI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2"/>
        <w:gridCol w:w="1920"/>
        <w:gridCol w:w="1892"/>
        <w:gridCol w:w="1899"/>
        <w:gridCol w:w="1932"/>
      </w:tblGrid>
      <w:tr w:rsidR="00EA17CD" w:rsidRPr="00EA17CD" w14:paraId="036C7F2C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7F0E6CF0" w14:textId="555016E4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67762EAB" w14:textId="7C8B1E76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3BE93D26" w14:textId="001C9BD1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7DDBAB46" w14:textId="649259A5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6F469FC7" w14:textId="5D85FC09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1C1E6687" w14:textId="77777777" w:rsidTr="00EA17CD">
        <w:tc>
          <w:tcPr>
            <w:tcW w:w="1981" w:type="dxa"/>
          </w:tcPr>
          <w:p w14:paraId="7457616B" w14:textId="7822DF79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Kapabilitas TI terbatas pada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support end-user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infrastruktur dasar</w:t>
            </w:r>
          </w:p>
        </w:tc>
        <w:tc>
          <w:tcPr>
            <w:tcW w:w="1981" w:type="dxa"/>
          </w:tcPr>
          <w:p w14:paraId="57414D0A" w14:textId="6CE42EF9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Kapabilitas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governance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arsitektur,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security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data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mgmt berjalan Level 3</w:t>
            </w:r>
          </w:p>
        </w:tc>
        <w:tc>
          <w:tcPr>
            <w:tcW w:w="1981" w:type="dxa"/>
            <w:shd w:val="clear" w:color="FFE699" w:fill="FFE699"/>
          </w:tcPr>
          <w:p w14:paraId="7F356C8B" w14:textId="08EAF6A1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  <w:shd w:val="clear" w:color="FFE699" w:fill="FFE699"/>
          </w:tcPr>
          <w:p w14:paraId="3F9210A0" w14:textId="39042ED1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</w:tcPr>
          <w:p w14:paraId="619494D4" w14:textId="7084E7D5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 tidak mampu mengeksekusi portfolio RSTI</w:t>
            </w:r>
          </w:p>
        </w:tc>
      </w:tr>
    </w:tbl>
    <w:p w14:paraId="2A0FE032" w14:textId="77777777" w:rsidR="00EA17CD" w:rsidRPr="00EA17CD" w:rsidRDefault="00EA17CD" w:rsidP="00EA17CD">
      <w:pPr>
        <w:rPr>
          <w:sz w:val="8"/>
        </w:rPr>
      </w:pPr>
    </w:p>
    <w:p w14:paraId="725B04FB" w14:textId="6B504B6F" w:rsidR="00EA17CD" w:rsidRPr="006F7F48" w:rsidRDefault="00EA17CD" w:rsidP="00EA17CD">
      <w:pPr>
        <w:pStyle w:val="Heading2"/>
      </w:pPr>
      <w:bookmarkStart w:id="45" w:name="_Toc242450659"/>
      <w:r w:rsidRPr="006F7F48">
        <w:t xml:space="preserve">4.3 </w:t>
      </w:r>
      <w:r w:rsidR="00A4754C" w:rsidRPr="006F7F48">
        <w:t>Kesenjangan Aplikasi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916"/>
        <w:gridCol w:w="1888"/>
        <w:gridCol w:w="1895"/>
        <w:gridCol w:w="1930"/>
      </w:tblGrid>
      <w:tr w:rsidR="00EA17CD" w:rsidRPr="00EA17CD" w14:paraId="2BB5A234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699387DA" w14:textId="7B92E6C3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5BCF9DAB" w14:textId="4DABB030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46E0A367" w14:textId="4E930A1D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32E9910B" w14:textId="79F7CADB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456E18AE" w14:textId="322E28F9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60A380D9" w14:textId="77777777" w:rsidTr="00EA17CD">
        <w:tc>
          <w:tcPr>
            <w:tcW w:w="1981" w:type="dxa"/>
          </w:tcPr>
          <w:p w14:paraId="721C7A4E" w14:textId="2FE6A436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lastRenderedPageBreak/>
              <w:t>Aplikasi terfragmentasi, spreadsheet dominan, tanpa integrasi</w:t>
            </w:r>
          </w:p>
        </w:tc>
        <w:tc>
          <w:tcPr>
            <w:tcW w:w="1981" w:type="dxa"/>
          </w:tcPr>
          <w:p w14:paraId="498D053C" w14:textId="6D3B510D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Core platform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terintegrasi: </w:t>
            </w:r>
            <w:r w:rsidR="00407BFC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Enterprise Resource Planning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(ERP)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tenant portal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meter-to-cash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CRM, 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sistem manajemen dokumen (DMS)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melalui API</w:t>
            </w:r>
          </w:p>
        </w:tc>
        <w:tc>
          <w:tcPr>
            <w:tcW w:w="1981" w:type="dxa"/>
            <w:shd w:val="clear" w:color="FFE699" w:fill="FFE699"/>
          </w:tcPr>
          <w:p w14:paraId="420EB539" w14:textId="4A96E31A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  <w:shd w:val="clear" w:color="FFE699" w:fill="FFE699"/>
          </w:tcPr>
          <w:p w14:paraId="494B3129" w14:textId="199330F8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</w:tcPr>
          <w:p w14:paraId="64A9C97C" w14:textId="3ECA4960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Biaya manual tumbuh linear dengan jumlah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tenant</w:t>
            </w:r>
          </w:p>
        </w:tc>
      </w:tr>
    </w:tbl>
    <w:p w14:paraId="410C6315" w14:textId="77777777" w:rsidR="00EA17CD" w:rsidRPr="00EA17CD" w:rsidRDefault="00EA17CD" w:rsidP="00EA17CD">
      <w:pPr>
        <w:rPr>
          <w:sz w:val="8"/>
        </w:rPr>
      </w:pPr>
    </w:p>
    <w:p w14:paraId="187714A2" w14:textId="716340A1" w:rsidR="00EA17CD" w:rsidRPr="006F7F48" w:rsidRDefault="00EA17CD" w:rsidP="00EA17CD">
      <w:pPr>
        <w:pStyle w:val="Heading2"/>
      </w:pPr>
      <w:bookmarkStart w:id="46" w:name="_Toc242450660"/>
      <w:r w:rsidRPr="006F7F48">
        <w:t xml:space="preserve">4.4 </w:t>
      </w:r>
      <w:r w:rsidR="00A4754C" w:rsidRPr="006F7F48">
        <w:t>Kesenjangan Data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6"/>
        <w:gridCol w:w="2136"/>
        <w:gridCol w:w="1831"/>
        <w:gridCol w:w="1843"/>
        <w:gridCol w:w="1899"/>
      </w:tblGrid>
      <w:tr w:rsidR="00EA17CD" w:rsidRPr="00EA17CD" w14:paraId="5BB4B1A9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51CB6A4F" w14:textId="52D64918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03BA305F" w14:textId="01BF05E0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18DE4D8F" w14:textId="185101EC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23521E66" w14:textId="76C38044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2064F26B" w14:textId="451CB720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5919EE42" w14:textId="77777777" w:rsidTr="00EA17CD">
        <w:tc>
          <w:tcPr>
            <w:tcW w:w="1981" w:type="dxa"/>
          </w:tcPr>
          <w:p w14:paraId="3E10827A" w14:textId="79AA1B37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Tanpa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data owner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master data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tersebar, kualitas tidak terukur</w:t>
            </w:r>
          </w:p>
        </w:tc>
        <w:tc>
          <w:tcPr>
            <w:tcW w:w="1981" w:type="dxa"/>
          </w:tcPr>
          <w:p w14:paraId="1A6A533F" w14:textId="24404067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Master data 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/lahan/aset/meter tunggal;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data quality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dipantau; </w:t>
            </w:r>
            <w:r w:rsidR="00407BFC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Business Intelligence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(BI)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terpusat</w:t>
            </w:r>
          </w:p>
        </w:tc>
        <w:tc>
          <w:tcPr>
            <w:tcW w:w="1981" w:type="dxa"/>
            <w:shd w:val="clear" w:color="FFE699" w:fill="FFE699"/>
          </w:tcPr>
          <w:p w14:paraId="7C0851F4" w14:textId="5AE7F0F6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  <w:shd w:val="clear" w:color="E2EFDA" w:fill="E2EFDA"/>
          </w:tcPr>
          <w:p w14:paraId="663CF513" w14:textId="0F13E7BC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Sedang</w:t>
            </w:r>
          </w:p>
        </w:tc>
        <w:tc>
          <w:tcPr>
            <w:tcW w:w="1981" w:type="dxa"/>
          </w:tcPr>
          <w:p w14:paraId="4B92C845" w14:textId="09ADCD06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Keputusan Direksi berbasis data yang tidak konsisten; AI tidak mungkin</w:t>
            </w:r>
          </w:p>
        </w:tc>
      </w:tr>
    </w:tbl>
    <w:p w14:paraId="72C0C44C" w14:textId="77777777" w:rsidR="00EA17CD" w:rsidRPr="00EA17CD" w:rsidRDefault="00EA17CD" w:rsidP="00EA17CD">
      <w:pPr>
        <w:rPr>
          <w:sz w:val="8"/>
        </w:rPr>
      </w:pPr>
    </w:p>
    <w:p w14:paraId="51F7590E" w14:textId="0D41DCE0" w:rsidR="00EA17CD" w:rsidRPr="006F7F48" w:rsidRDefault="00EA17CD" w:rsidP="00EA17CD">
      <w:pPr>
        <w:pStyle w:val="Heading2"/>
      </w:pPr>
      <w:bookmarkStart w:id="47" w:name="_Toc242450661"/>
      <w:r w:rsidRPr="006F7F48">
        <w:t xml:space="preserve">4.5 </w:t>
      </w:r>
      <w:r w:rsidR="00A4754C" w:rsidRPr="006F7F48">
        <w:t>Kesenjangan Teknologi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1885"/>
        <w:gridCol w:w="1850"/>
        <w:gridCol w:w="1860"/>
        <w:gridCol w:w="1909"/>
      </w:tblGrid>
      <w:tr w:rsidR="00EA17CD" w:rsidRPr="00EA17CD" w14:paraId="1A8AB19F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4AF96149" w14:textId="05A9A0E1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5C15F97F" w14:textId="578D951A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52115E05" w14:textId="6D9DFD94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7F50BA55" w14:textId="61160FA0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57094AE2" w14:textId="26624684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54421197" w14:textId="77777777" w:rsidTr="00EA17CD">
        <w:tc>
          <w:tcPr>
            <w:tcW w:w="1981" w:type="dxa"/>
          </w:tcPr>
          <w:p w14:paraId="55CCDB5B" w14:textId="2338042E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Infrastruktur </w:t>
            </w:r>
            <w:proofErr w:type="gramStart"/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on-premise</w:t>
            </w:r>
            <w:proofErr w:type="gramEnd"/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terbatas, jaringan tanpa redundansi/segmentasi</w:t>
            </w:r>
          </w:p>
        </w:tc>
        <w:tc>
          <w:tcPr>
            <w:tcW w:w="1981" w:type="dxa"/>
          </w:tcPr>
          <w:p w14:paraId="2F080D8C" w14:textId="37052477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Hybrid cloud-smart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jaringan redundan, segmentasi IT/OT,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edge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untuk utilitas</w:t>
            </w:r>
          </w:p>
        </w:tc>
        <w:tc>
          <w:tcPr>
            <w:tcW w:w="1981" w:type="dxa"/>
            <w:shd w:val="clear" w:color="FFE699" w:fill="FFE699"/>
          </w:tcPr>
          <w:p w14:paraId="62FC8561" w14:textId="5B54B535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  <w:shd w:val="clear" w:color="FFE699" w:fill="FFE699"/>
          </w:tcPr>
          <w:p w14:paraId="0C95CC0F" w14:textId="5BB89323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</w:tcPr>
          <w:p w14:paraId="69C20B8D" w14:textId="52F17A3C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Gangguan layanan utilitas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; skala tidak mengikuti pertumbuhan</w:t>
            </w:r>
          </w:p>
        </w:tc>
      </w:tr>
    </w:tbl>
    <w:p w14:paraId="77005764" w14:textId="77777777" w:rsidR="00EA17CD" w:rsidRPr="00EA17CD" w:rsidRDefault="00EA17CD" w:rsidP="00EA17CD">
      <w:pPr>
        <w:rPr>
          <w:sz w:val="8"/>
        </w:rPr>
      </w:pPr>
    </w:p>
    <w:p w14:paraId="1C082B22" w14:textId="75E1FF17" w:rsidR="00EA17CD" w:rsidRPr="006F7F48" w:rsidRDefault="00EA17CD" w:rsidP="00EA17CD">
      <w:pPr>
        <w:pStyle w:val="Heading2"/>
      </w:pPr>
      <w:bookmarkStart w:id="48" w:name="_Toc242450662"/>
      <w:r w:rsidRPr="006F7F48">
        <w:t xml:space="preserve">4.6 </w:t>
      </w:r>
      <w:r w:rsidR="00A4754C" w:rsidRPr="006F7F48">
        <w:t>Kesenjangan Keamanan Siber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34"/>
        <w:gridCol w:w="1892"/>
        <w:gridCol w:w="1899"/>
        <w:gridCol w:w="1932"/>
      </w:tblGrid>
      <w:tr w:rsidR="00EA17CD" w:rsidRPr="00EA17CD" w14:paraId="7FA87184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7F20E596" w14:textId="2715B692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2C149A8A" w14:textId="0709CAF2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2D795AF4" w14:textId="1DBB5978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23A30CAC" w14:textId="376402DF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4129E7A5" w14:textId="12CEFA48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38C63616" w14:textId="77777777" w:rsidTr="00EA17CD">
        <w:tc>
          <w:tcPr>
            <w:tcW w:w="1981" w:type="dxa"/>
          </w:tcPr>
          <w:p w14:paraId="7C17C737" w14:textId="29646AC2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Kontrol dasar tidak konsisten, tanpa ISMS, SOC, MFA</w:t>
            </w:r>
          </w:p>
        </w:tc>
        <w:tc>
          <w:tcPr>
            <w:tcW w:w="1981" w:type="dxa"/>
          </w:tcPr>
          <w:p w14:paraId="37428955" w14:textId="4905C744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ISMS selaras ISO 27001, SOC/</w:t>
            </w:r>
            <w:r w:rsidR="00407BFC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Managed Detection &amp; Response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(MDR)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24×7, IAM/PAM, OT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security</w:t>
            </w:r>
          </w:p>
        </w:tc>
        <w:tc>
          <w:tcPr>
            <w:tcW w:w="1981" w:type="dxa"/>
            <w:shd w:val="clear" w:color="F4B183" w:fill="F4B183"/>
          </w:tcPr>
          <w:p w14:paraId="0E9B6191" w14:textId="67D1697D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Sangat tinggi</w:t>
            </w:r>
          </w:p>
        </w:tc>
        <w:tc>
          <w:tcPr>
            <w:tcW w:w="1981" w:type="dxa"/>
            <w:shd w:val="clear" w:color="F4B183" w:fill="F4B183"/>
          </w:tcPr>
          <w:p w14:paraId="79FAA96D" w14:textId="67C8C32A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Sangat tinggi</w:t>
            </w:r>
          </w:p>
        </w:tc>
        <w:tc>
          <w:tcPr>
            <w:tcW w:w="1981" w:type="dxa"/>
          </w:tcPr>
          <w:p w14:paraId="2042ABD1" w14:textId="1BF40B89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Insiden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ransomware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dapat menghentikan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billing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operasi kawasan</w:t>
            </w:r>
          </w:p>
        </w:tc>
      </w:tr>
    </w:tbl>
    <w:p w14:paraId="2CC2C51C" w14:textId="77777777" w:rsidR="00EA17CD" w:rsidRPr="00EA17CD" w:rsidRDefault="00EA17CD" w:rsidP="00EA17CD">
      <w:pPr>
        <w:rPr>
          <w:sz w:val="8"/>
        </w:rPr>
      </w:pPr>
    </w:p>
    <w:p w14:paraId="39D426FB" w14:textId="24AEE863" w:rsidR="00EA17CD" w:rsidRPr="006F7F48" w:rsidRDefault="00EA17CD" w:rsidP="00EA17CD">
      <w:pPr>
        <w:pStyle w:val="Heading2"/>
      </w:pPr>
      <w:bookmarkStart w:id="49" w:name="_Toc242450663"/>
      <w:r w:rsidRPr="006F7F48">
        <w:t xml:space="preserve">4.7 </w:t>
      </w:r>
      <w:r w:rsidR="00A4754C" w:rsidRPr="006F7F48">
        <w:t>Kesenjangan Tata Kelola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1922"/>
        <w:gridCol w:w="1895"/>
        <w:gridCol w:w="1902"/>
        <w:gridCol w:w="1934"/>
      </w:tblGrid>
      <w:tr w:rsidR="00EA17CD" w:rsidRPr="00EA17CD" w14:paraId="23192F08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77BF42FD" w14:textId="5F02D445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7F79D799" w14:textId="0A9634C2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0050F3CF" w14:textId="3F72BA36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3CA5FCFA" w14:textId="2F5E8B40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46E6E62D" w14:textId="5910E3BA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5ACF5528" w14:textId="77777777" w:rsidTr="00EA17CD">
        <w:tc>
          <w:tcPr>
            <w:tcW w:w="1981" w:type="dxa"/>
          </w:tcPr>
          <w:p w14:paraId="182E01DA" w14:textId="77FD295D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Keputusan TI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ad hoc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tanpa portfolio dan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benefit tracking</w:t>
            </w:r>
          </w:p>
        </w:tc>
        <w:tc>
          <w:tcPr>
            <w:tcW w:w="1981" w:type="dxa"/>
          </w:tcPr>
          <w:p w14:paraId="3809C7A9" w14:textId="4628C9F9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IT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Steering Committee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portfolio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stage-gate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architecture board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benefit review</w:t>
            </w:r>
          </w:p>
        </w:tc>
        <w:tc>
          <w:tcPr>
            <w:tcW w:w="1981" w:type="dxa"/>
            <w:shd w:val="clear" w:color="FFE699" w:fill="FFE699"/>
          </w:tcPr>
          <w:p w14:paraId="6A3D7276" w14:textId="25D93298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  <w:shd w:val="clear" w:color="F4B183" w:fill="F4B183"/>
          </w:tcPr>
          <w:p w14:paraId="525D116D" w14:textId="1876C298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Sangat tinggi</w:t>
            </w:r>
          </w:p>
        </w:tc>
        <w:tc>
          <w:tcPr>
            <w:tcW w:w="1981" w:type="dxa"/>
          </w:tcPr>
          <w:p w14:paraId="57726667" w14:textId="1F13FEBD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Investasi tanpa kendali nilai; temuan audit</w:t>
            </w:r>
          </w:p>
        </w:tc>
      </w:tr>
    </w:tbl>
    <w:p w14:paraId="4DECF4C4" w14:textId="77777777" w:rsidR="00EA17CD" w:rsidRPr="00EA17CD" w:rsidRDefault="00EA17CD" w:rsidP="00EA17CD">
      <w:pPr>
        <w:rPr>
          <w:sz w:val="8"/>
        </w:rPr>
      </w:pPr>
    </w:p>
    <w:p w14:paraId="3BD083FB" w14:textId="66772648" w:rsidR="00EA17CD" w:rsidRPr="006F7F48" w:rsidRDefault="00EA17CD" w:rsidP="00EA17CD">
      <w:pPr>
        <w:pStyle w:val="Heading2"/>
      </w:pPr>
      <w:bookmarkStart w:id="50" w:name="_Toc242450664"/>
      <w:r w:rsidRPr="006F7F48">
        <w:lastRenderedPageBreak/>
        <w:t xml:space="preserve">4.8 </w:t>
      </w:r>
      <w:r w:rsidR="00A4754C" w:rsidRPr="006F7F48">
        <w:t>Kesenjangan Manajemen Layanan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1912"/>
        <w:gridCol w:w="1899"/>
        <w:gridCol w:w="1905"/>
        <w:gridCol w:w="1936"/>
      </w:tblGrid>
      <w:tr w:rsidR="00EA17CD" w:rsidRPr="00EA17CD" w14:paraId="427879B3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64F95797" w14:textId="5D0676FA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4CA22308" w14:textId="5C0F3A59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0326C852" w14:textId="4F3E46E4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01DFA02C" w14:textId="23327B83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7B107C2B" w14:textId="62B90C88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7BB800DF" w14:textId="77777777" w:rsidTr="00EA17CD">
        <w:tc>
          <w:tcPr>
            <w:tcW w:w="1981" w:type="dxa"/>
          </w:tcPr>
          <w:p w14:paraId="22E1926F" w14:textId="7022A33B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Tanpa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service desk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, katalog dan SLA</w:t>
            </w:r>
          </w:p>
        </w:tc>
        <w:tc>
          <w:tcPr>
            <w:tcW w:w="1981" w:type="dxa"/>
          </w:tcPr>
          <w:p w14:paraId="42BB6DF6" w14:textId="7BDD08DD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Service desk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tunggal, katalog layanan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internal &amp; 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, SLA terukur (ITIL 4)</w:t>
            </w:r>
          </w:p>
        </w:tc>
        <w:tc>
          <w:tcPr>
            <w:tcW w:w="1981" w:type="dxa"/>
            <w:shd w:val="clear" w:color="E2EFDA" w:fill="E2EFDA"/>
          </w:tcPr>
          <w:p w14:paraId="2B7654B4" w14:textId="69A9FED8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Sedang</w:t>
            </w:r>
          </w:p>
        </w:tc>
        <w:tc>
          <w:tcPr>
            <w:tcW w:w="1981" w:type="dxa"/>
            <w:shd w:val="clear" w:color="FFE699" w:fill="FFE699"/>
          </w:tcPr>
          <w:p w14:paraId="759C4B2A" w14:textId="39A28859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</w:tcPr>
          <w:p w14:paraId="07FC78EE" w14:textId="2B559D0B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SLA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tidak dapat dibuktikan; kepuasan tertahan</w:t>
            </w:r>
          </w:p>
        </w:tc>
      </w:tr>
    </w:tbl>
    <w:p w14:paraId="330B3B42" w14:textId="77777777" w:rsidR="00EA17CD" w:rsidRPr="00EA17CD" w:rsidRDefault="00EA17CD" w:rsidP="00EA17CD">
      <w:pPr>
        <w:rPr>
          <w:sz w:val="8"/>
        </w:rPr>
      </w:pPr>
    </w:p>
    <w:p w14:paraId="72166650" w14:textId="291E8D96" w:rsidR="00EA17CD" w:rsidRPr="006F7F48" w:rsidRDefault="00EA17CD" w:rsidP="00EA17CD">
      <w:pPr>
        <w:pStyle w:val="Heading2"/>
      </w:pPr>
      <w:bookmarkStart w:id="51" w:name="_Toc242450665"/>
      <w:r w:rsidRPr="006F7F48">
        <w:t xml:space="preserve">4.9 </w:t>
      </w:r>
      <w:r w:rsidR="00A4754C" w:rsidRPr="006F7F48">
        <w:t>Kesenjangan Organisasi dan SDM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1920"/>
        <w:gridCol w:w="1891"/>
        <w:gridCol w:w="1898"/>
        <w:gridCol w:w="1940"/>
      </w:tblGrid>
      <w:tr w:rsidR="00EA17CD" w:rsidRPr="00EA17CD" w14:paraId="14E27C86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798BE841" w14:textId="666228C2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0759F017" w14:textId="5EC27DE8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205C5A2E" w14:textId="6665088B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11FC568E" w14:textId="4D059F7A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18912FC6" w14:textId="6BC3E322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59247325" w14:textId="77777777" w:rsidTr="00EA17CD">
        <w:tc>
          <w:tcPr>
            <w:tcW w:w="1981" w:type="dxa"/>
          </w:tcPr>
          <w:p w14:paraId="4FCFDFFE" w14:textId="54ED8B0F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Tim TI kecil, peran kunci kosong, kompetensi digital bisnis rendah</w:t>
            </w:r>
          </w:p>
        </w:tc>
        <w:tc>
          <w:tcPr>
            <w:tcW w:w="1981" w:type="dxa"/>
          </w:tcPr>
          <w:p w14:paraId="74D0FFC4" w14:textId="70B863EF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Retained organisation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12–16 </w:t>
            </w:r>
            <w:r w:rsidR="00407BFC"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Full-Time Equivalent</w:t>
            </w:r>
            <w:r w:rsidR="00407BFC"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(FTE)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[TBD] + mitra terkelola;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digital literacy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bisnis</w:t>
            </w:r>
          </w:p>
        </w:tc>
        <w:tc>
          <w:tcPr>
            <w:tcW w:w="1981" w:type="dxa"/>
            <w:shd w:val="clear" w:color="FFE699" w:fill="FFE699"/>
          </w:tcPr>
          <w:p w14:paraId="10F10302" w14:textId="6FCA27CB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  <w:shd w:val="clear" w:color="FFE699" w:fill="FFE699"/>
          </w:tcPr>
          <w:p w14:paraId="090D207F" w14:textId="39659719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</w:tcPr>
          <w:p w14:paraId="57A46786" w14:textId="096279C5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Ketergantungan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vendor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eksekusi tersendat</w:t>
            </w:r>
          </w:p>
        </w:tc>
      </w:tr>
    </w:tbl>
    <w:p w14:paraId="533C0287" w14:textId="77777777" w:rsidR="00EA17CD" w:rsidRPr="00EA17CD" w:rsidRDefault="00EA17CD" w:rsidP="00EA17CD">
      <w:pPr>
        <w:rPr>
          <w:sz w:val="8"/>
        </w:rPr>
      </w:pPr>
    </w:p>
    <w:p w14:paraId="163F10A5" w14:textId="426DA223" w:rsidR="00EA17CD" w:rsidRPr="006F7F48" w:rsidRDefault="00EA17CD" w:rsidP="00EA17CD">
      <w:pPr>
        <w:pStyle w:val="Heading2"/>
      </w:pPr>
      <w:bookmarkStart w:id="52" w:name="_Toc242450666"/>
      <w:r w:rsidRPr="006F7F48">
        <w:t xml:space="preserve">4.10 </w:t>
      </w:r>
      <w:r w:rsidR="00A4754C" w:rsidRPr="006F7F48">
        <w:t>Kesenjangan Risiko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1918"/>
        <w:gridCol w:w="1897"/>
        <w:gridCol w:w="1904"/>
        <w:gridCol w:w="1935"/>
      </w:tblGrid>
      <w:tr w:rsidR="00EA17CD" w:rsidRPr="00EA17CD" w14:paraId="21323C48" w14:textId="77777777" w:rsidTr="00EA17CD">
        <w:trPr>
          <w:tblHeader/>
        </w:trPr>
        <w:tc>
          <w:tcPr>
            <w:tcW w:w="1981" w:type="dxa"/>
            <w:shd w:val="clear" w:color="17365D" w:fill="17365D"/>
          </w:tcPr>
          <w:p w14:paraId="6FAB9F34" w14:textId="6BEE95EC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Current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[H]</w:t>
            </w:r>
          </w:p>
        </w:tc>
        <w:tc>
          <w:tcPr>
            <w:tcW w:w="1981" w:type="dxa"/>
            <w:shd w:val="clear" w:color="17365D" w:fill="17365D"/>
          </w:tcPr>
          <w:p w14:paraId="26078DA5" w14:textId="3AFA7067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Target condition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2030</w:t>
            </w:r>
          </w:p>
        </w:tc>
        <w:tc>
          <w:tcPr>
            <w:tcW w:w="1981" w:type="dxa"/>
            <w:shd w:val="clear" w:color="17365D" w:fill="17365D"/>
          </w:tcPr>
          <w:p w14:paraId="0AD1C13F" w14:textId="34B6E806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Impact</w:t>
            </w:r>
          </w:p>
        </w:tc>
        <w:tc>
          <w:tcPr>
            <w:tcW w:w="1981" w:type="dxa"/>
            <w:shd w:val="clear" w:color="17365D" w:fill="17365D"/>
          </w:tcPr>
          <w:p w14:paraId="2BEF3A3F" w14:textId="67F00864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Urgency</w:t>
            </w:r>
          </w:p>
        </w:tc>
        <w:tc>
          <w:tcPr>
            <w:tcW w:w="1981" w:type="dxa"/>
            <w:shd w:val="clear" w:color="17365D" w:fill="17365D"/>
          </w:tcPr>
          <w:p w14:paraId="139A4ABF" w14:textId="7E7ED8D7" w:rsidR="00EA17CD" w:rsidRPr="00506302" w:rsidRDefault="00EA17CD" w:rsidP="00EA17CD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FFFFFF"/>
                <w:sz w:val="18"/>
                <w:szCs w:val="26"/>
              </w:rPr>
              <w:t>Strategic consequence</w:t>
            </w: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6"/>
              </w:rPr>
              <w:t xml:space="preserve"> bila tidak ditutup</w:t>
            </w:r>
          </w:p>
        </w:tc>
      </w:tr>
      <w:tr w:rsidR="00EA17CD" w:rsidRPr="00EA17CD" w14:paraId="6085111E" w14:textId="77777777" w:rsidTr="00EA17CD">
        <w:tc>
          <w:tcPr>
            <w:tcW w:w="1981" w:type="dxa"/>
          </w:tcPr>
          <w:p w14:paraId="1F3F6728" w14:textId="63519B40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Risiko TI dan siber belum masuk register risiko korporat</w:t>
            </w:r>
          </w:p>
        </w:tc>
        <w:tc>
          <w:tcPr>
            <w:tcW w:w="1981" w:type="dxa"/>
          </w:tcPr>
          <w:p w14:paraId="5E652A91" w14:textId="4CBDDCB6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Risiko teknologi terintegrasi ERM (ISO 31000) dengan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18"/>
                <w:szCs w:val="26"/>
              </w:rPr>
              <w:t>appetite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 xml:space="preserve"> dan KRI</w:t>
            </w:r>
          </w:p>
        </w:tc>
        <w:tc>
          <w:tcPr>
            <w:tcW w:w="1981" w:type="dxa"/>
            <w:shd w:val="clear" w:color="FFE699" w:fill="FFE699"/>
          </w:tcPr>
          <w:p w14:paraId="6A1EEFFD" w14:textId="2AC912A0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  <w:shd w:val="clear" w:color="FFE699" w:fill="FFE699"/>
          </w:tcPr>
          <w:p w14:paraId="3FE9ABA8" w14:textId="7EDC5C2A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Tinggi</w:t>
            </w:r>
          </w:p>
        </w:tc>
        <w:tc>
          <w:tcPr>
            <w:tcW w:w="1981" w:type="dxa"/>
          </w:tcPr>
          <w:p w14:paraId="026B1158" w14:textId="66C8A181" w:rsidR="00EA17CD" w:rsidRPr="00506302" w:rsidRDefault="00EA17CD" w:rsidP="00EA17CD">
            <w:pPr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6"/>
              </w:rPr>
              <w:t>Direksi tidak melihat eksposur risiko TI secara tepat waktu</w:t>
            </w:r>
          </w:p>
        </w:tc>
      </w:tr>
    </w:tbl>
    <w:p w14:paraId="2032F932" w14:textId="77777777" w:rsidR="00EA17CD" w:rsidRPr="00EA17CD" w:rsidRDefault="00EA17CD" w:rsidP="00EA17CD">
      <w:pPr>
        <w:rPr>
          <w:sz w:val="8"/>
        </w:rPr>
      </w:pPr>
    </w:p>
    <w:p w14:paraId="3151848F" w14:textId="1F57357F" w:rsidR="00EA17CD" w:rsidRPr="00EA17CD" w:rsidRDefault="00EA17CD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EA17CD">
        <w:rPr>
          <w:b/>
          <w:color w:val="1F4E78"/>
          <w:sz w:val="18"/>
        </w:rPr>
        <w:t xml:space="preserve"> 4.2 — </w:t>
      </w:r>
      <w:r w:rsidRPr="00953F39">
        <w:rPr>
          <w:b/>
          <w:i/>
          <w:color w:val="1F4E78"/>
          <w:sz w:val="18"/>
        </w:rPr>
        <w:t>Gap Analysis Matrix</w:t>
      </w:r>
      <w:r w:rsidRPr="00EA17CD">
        <w:rPr>
          <w:b/>
          <w:color w:val="1F4E78"/>
          <w:sz w:val="18"/>
        </w:rPr>
        <w:t xml:space="preserve"> (</w:t>
      </w:r>
      <w:r w:rsidRPr="00953F39">
        <w:rPr>
          <w:b/>
          <w:i/>
          <w:color w:val="1F4E78"/>
          <w:sz w:val="18"/>
        </w:rPr>
        <w:t>impact</w:t>
      </w:r>
      <w:r w:rsidRPr="00EA17CD">
        <w:rPr>
          <w:b/>
          <w:color w:val="1F4E78"/>
          <w:sz w:val="18"/>
        </w:rPr>
        <w:t xml:space="preserve"> × </w:t>
      </w:r>
      <w:r w:rsidRPr="00953F39">
        <w:rPr>
          <w:b/>
          <w:i/>
          <w:color w:val="1F4E78"/>
          <w:sz w:val="18"/>
        </w:rPr>
        <w:t>urgency</w:t>
      </w:r>
      <w:r w:rsidRPr="00EA17CD">
        <w:rPr>
          <w:b/>
          <w:color w:val="1F4E78"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2397"/>
        <w:gridCol w:w="2392"/>
        <w:gridCol w:w="2401"/>
      </w:tblGrid>
      <w:tr w:rsidR="00EA17CD" w:rsidRPr="00EA17CD" w14:paraId="7193B97D" w14:textId="77777777" w:rsidTr="00EA17CD">
        <w:trPr>
          <w:tblHeader/>
        </w:trPr>
        <w:tc>
          <w:tcPr>
            <w:tcW w:w="2476" w:type="dxa"/>
            <w:shd w:val="clear" w:color="17365D" w:fill="17365D"/>
          </w:tcPr>
          <w:p w14:paraId="7C0A64AC" w14:textId="31AA89B6" w:rsidR="00EA17CD" w:rsidRPr="00506302" w:rsidRDefault="00EA17CD" w:rsidP="00EA17CD">
            <w:pPr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Urgency</w:t>
            </w:r>
            <w:r w:rsidRPr="00506302">
              <w:rPr>
                <w:b/>
                <w:color w:val="FFFFFF"/>
                <w:sz w:val="18"/>
              </w:rPr>
              <w:t xml:space="preserve"> \ </w:t>
            </w:r>
            <w:r w:rsidRPr="00953F39">
              <w:rPr>
                <w:b/>
                <w:i/>
                <w:color w:val="FFFFFF"/>
                <w:sz w:val="18"/>
              </w:rPr>
              <w:t>Impact</w:t>
            </w:r>
          </w:p>
        </w:tc>
        <w:tc>
          <w:tcPr>
            <w:tcW w:w="2476" w:type="dxa"/>
            <w:shd w:val="clear" w:color="17365D" w:fill="17365D"/>
          </w:tcPr>
          <w:p w14:paraId="35C5143E" w14:textId="7671CF73" w:rsidR="00EA17CD" w:rsidRPr="00506302" w:rsidRDefault="00EA17CD" w:rsidP="00EA17CD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Sedang</w:t>
            </w:r>
          </w:p>
        </w:tc>
        <w:tc>
          <w:tcPr>
            <w:tcW w:w="2476" w:type="dxa"/>
            <w:shd w:val="clear" w:color="17365D" w:fill="17365D"/>
          </w:tcPr>
          <w:p w14:paraId="64A66ECE" w14:textId="073061CC" w:rsidR="00EA17CD" w:rsidRPr="00506302" w:rsidRDefault="00EA17CD" w:rsidP="00EA17CD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Tinggi</w:t>
            </w:r>
          </w:p>
        </w:tc>
        <w:tc>
          <w:tcPr>
            <w:tcW w:w="2477" w:type="dxa"/>
            <w:shd w:val="clear" w:color="17365D" w:fill="17365D"/>
          </w:tcPr>
          <w:p w14:paraId="5FF5BE55" w14:textId="66247BB1" w:rsidR="00EA17CD" w:rsidRPr="00506302" w:rsidRDefault="00EA17CD" w:rsidP="00EA17CD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Sangat tinggi</w:t>
            </w:r>
          </w:p>
        </w:tc>
      </w:tr>
      <w:tr w:rsidR="00EA17CD" w:rsidRPr="00EA17CD" w14:paraId="408F876C" w14:textId="77777777" w:rsidTr="00FE059C">
        <w:tc>
          <w:tcPr>
            <w:tcW w:w="2476" w:type="dxa"/>
            <w:shd w:val="clear" w:color="D9E1F2" w:fill="D9E1F2"/>
          </w:tcPr>
          <w:p w14:paraId="4B3FDEDB" w14:textId="20AA1210" w:rsidR="00EA17CD" w:rsidRPr="00506302" w:rsidRDefault="00EA17CD" w:rsidP="00EA17CD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Sangat tinggi</w:t>
            </w:r>
          </w:p>
        </w:tc>
        <w:tc>
          <w:tcPr>
            <w:tcW w:w="2476" w:type="dxa"/>
            <w:shd w:val="clear" w:color="E2EFDA" w:fill="E2EFDA"/>
          </w:tcPr>
          <w:p w14:paraId="6C55475B" w14:textId="3783C4B5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—</w:t>
            </w:r>
          </w:p>
        </w:tc>
        <w:tc>
          <w:tcPr>
            <w:tcW w:w="2476" w:type="dxa"/>
            <w:shd w:val="clear" w:color="F4B183" w:fill="F4B183"/>
          </w:tcPr>
          <w:p w14:paraId="1E9F590F" w14:textId="551E25E0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 xml:space="preserve"> (4.7)</w:t>
            </w:r>
          </w:p>
        </w:tc>
        <w:tc>
          <w:tcPr>
            <w:tcW w:w="2477" w:type="dxa"/>
            <w:shd w:val="clear" w:color="F4B183" w:fill="F4B183"/>
          </w:tcPr>
          <w:p w14:paraId="6228569C" w14:textId="009FDF37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Cybersecurity</w:t>
            </w:r>
            <w:r w:rsidRPr="00506302">
              <w:rPr>
                <w:color w:val="000000"/>
                <w:sz w:val="18"/>
              </w:rPr>
              <w:t xml:space="preserve"> (4.6)</w:t>
            </w:r>
          </w:p>
        </w:tc>
      </w:tr>
      <w:tr w:rsidR="00EA17CD" w:rsidRPr="00EA17CD" w14:paraId="7236BCA9" w14:textId="77777777" w:rsidTr="00FE059C">
        <w:tc>
          <w:tcPr>
            <w:tcW w:w="2476" w:type="dxa"/>
            <w:shd w:val="clear" w:color="D9E1F2" w:fill="D9E1F2"/>
          </w:tcPr>
          <w:p w14:paraId="5D4B1186" w14:textId="1042F67C" w:rsidR="00EA17CD" w:rsidRPr="00506302" w:rsidRDefault="00EA17CD" w:rsidP="00EA17CD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Tinggi</w:t>
            </w:r>
          </w:p>
        </w:tc>
        <w:tc>
          <w:tcPr>
            <w:tcW w:w="2476" w:type="dxa"/>
            <w:shd w:val="clear" w:color="E2EFDA" w:fill="E2EFDA"/>
          </w:tcPr>
          <w:p w14:paraId="23EC32F9" w14:textId="0AC8F36B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 xml:space="preserve">Service </w:t>
            </w:r>
            <w:r w:rsidR="00AF0EF2" w:rsidRPr="00953F39">
              <w:rPr>
                <w:i/>
                <w:color w:val="000000"/>
                <w:sz w:val="18"/>
              </w:rPr>
              <w:t>Management</w:t>
            </w:r>
            <w:r w:rsidRPr="00506302">
              <w:rPr>
                <w:color w:val="000000"/>
                <w:sz w:val="18"/>
              </w:rPr>
              <w:t xml:space="preserve"> (4.8)</w:t>
            </w:r>
          </w:p>
        </w:tc>
        <w:tc>
          <w:tcPr>
            <w:tcW w:w="2476" w:type="dxa"/>
            <w:shd w:val="clear" w:color="FFE699" w:fill="FFE699"/>
          </w:tcPr>
          <w:p w14:paraId="376C4683" w14:textId="56991449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 </w:t>
            </w:r>
            <w:r w:rsidRPr="00953F39">
              <w:rPr>
                <w:i/>
                <w:color w:val="000000"/>
                <w:sz w:val="18"/>
              </w:rPr>
              <w:t>capability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Application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Technology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People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Risk</w:t>
            </w:r>
          </w:p>
        </w:tc>
        <w:tc>
          <w:tcPr>
            <w:tcW w:w="2477" w:type="dxa"/>
            <w:shd w:val="clear" w:color="E2EFDA" w:fill="E2EFDA"/>
          </w:tcPr>
          <w:p w14:paraId="4FD9D114" w14:textId="49AC1B8C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—</w:t>
            </w:r>
          </w:p>
        </w:tc>
      </w:tr>
      <w:tr w:rsidR="00EA17CD" w:rsidRPr="00EA17CD" w14:paraId="32924D41" w14:textId="77777777" w:rsidTr="00FE059C">
        <w:tc>
          <w:tcPr>
            <w:tcW w:w="2476" w:type="dxa"/>
            <w:shd w:val="clear" w:color="D9E1F2" w:fill="D9E1F2"/>
          </w:tcPr>
          <w:p w14:paraId="38F09BC7" w14:textId="6AA99A55" w:rsidR="00EA17CD" w:rsidRPr="00506302" w:rsidRDefault="00EA17CD" w:rsidP="00EA17CD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Sedang</w:t>
            </w:r>
          </w:p>
        </w:tc>
        <w:tc>
          <w:tcPr>
            <w:tcW w:w="2476" w:type="dxa"/>
            <w:shd w:val="clear" w:color="E2EFDA" w:fill="E2EFDA"/>
          </w:tcPr>
          <w:p w14:paraId="0194E8DB" w14:textId="07928BDE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—</w:t>
            </w:r>
          </w:p>
        </w:tc>
        <w:tc>
          <w:tcPr>
            <w:tcW w:w="2476" w:type="dxa"/>
            <w:shd w:val="clear" w:color="FFE699" w:fill="FFE699"/>
          </w:tcPr>
          <w:p w14:paraId="48B5B894" w14:textId="1C0C8716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Data (4.4)</w:t>
            </w:r>
          </w:p>
        </w:tc>
        <w:tc>
          <w:tcPr>
            <w:tcW w:w="2477" w:type="dxa"/>
            <w:shd w:val="clear" w:color="E2EFDA" w:fill="E2EFDA"/>
          </w:tcPr>
          <w:p w14:paraId="7E76E73F" w14:textId="27A71CC1" w:rsidR="00EA17CD" w:rsidRPr="00506302" w:rsidRDefault="00EA17CD" w:rsidP="00EA17CD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—</w:t>
            </w:r>
          </w:p>
        </w:tc>
      </w:tr>
    </w:tbl>
    <w:p w14:paraId="3711E1A9" w14:textId="77777777" w:rsidR="00EA17CD" w:rsidRPr="00EA17CD" w:rsidRDefault="00EA17CD" w:rsidP="00EA17CD">
      <w:pPr>
        <w:rPr>
          <w:sz w:val="8"/>
        </w:rPr>
      </w:pPr>
    </w:p>
    <w:p w14:paraId="0D5B4A6B" w14:textId="513768B3" w:rsidR="00EA17CD" w:rsidRPr="006F7F48" w:rsidRDefault="00EA17CD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Now what</w:t>
      </w:r>
      <w:r w:rsidRPr="006F7F48">
        <w:rPr>
          <w:b/>
          <w:color w:val="1F4E78"/>
        </w:rPr>
        <w:t xml:space="preserve">.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di kuadran urgensi sangat tinggi (</w:t>
      </w:r>
      <w:r w:rsidRPr="00953F39">
        <w:rPr>
          <w:i/>
          <w:color w:val="000000"/>
        </w:rPr>
        <w:t>governance</w:t>
      </w:r>
      <w:r w:rsidRPr="006F7F48">
        <w:rPr>
          <w:color w:val="000000"/>
        </w:rPr>
        <w:t xml:space="preserve"> dan </w:t>
      </w:r>
      <w:r w:rsidRPr="00953F39">
        <w:rPr>
          <w:i/>
          <w:color w:val="000000"/>
        </w:rPr>
        <w:t>cybersecurity</w:t>
      </w:r>
      <w:r w:rsidRPr="006F7F48">
        <w:rPr>
          <w:color w:val="000000"/>
        </w:rPr>
        <w:t xml:space="preserve">) menjadi P1 </w:t>
      </w:r>
      <w:r w:rsidRPr="004F344A">
        <w:rPr>
          <w:i/>
          <w:color w:val="000000"/>
        </w:rPr>
        <w:t>Foundation</w:t>
      </w:r>
      <w:r w:rsidRPr="006F7F48">
        <w:rPr>
          <w:color w:val="000000"/>
        </w:rPr>
        <w:t xml:space="preserve"> 2027. </w:t>
      </w:r>
      <w:r w:rsidRPr="00953F39">
        <w:rPr>
          <w:i/>
          <w:color w:val="000000"/>
        </w:rPr>
        <w:t>Data gap</w:t>
      </w:r>
      <w:r w:rsidRPr="006F7F48">
        <w:rPr>
          <w:color w:val="000000"/>
        </w:rPr>
        <w:t xml:space="preserve"> berdampak tinggi namun urgensinya bertahap—dimulai dengan </w:t>
      </w:r>
      <w:r w:rsidRPr="00953F39">
        <w:rPr>
          <w:i/>
          <w:color w:val="000000"/>
        </w:rPr>
        <w:t>master data</w:t>
      </w:r>
      <w:r w:rsidRPr="006F7F48">
        <w:rPr>
          <w:color w:val="000000"/>
        </w:rPr>
        <w:t xml:space="preserve"> pada 2027 dan platform data pada 2028.</w:t>
      </w:r>
    </w:p>
    <w:p w14:paraId="42B3BD79" w14:textId="2D14E145" w:rsidR="003C1B12" w:rsidRDefault="003C1B12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546533E" w14:textId="0EF4E2CC" w:rsidR="003C1B12" w:rsidRPr="006F7F48" w:rsidRDefault="003C1B12" w:rsidP="003C1B12">
      <w:pPr>
        <w:pStyle w:val="Heading1"/>
      </w:pPr>
      <w:bookmarkStart w:id="53" w:name="_Toc242450667"/>
      <w:r w:rsidRPr="006F7F48">
        <w:lastRenderedPageBreak/>
        <w:t xml:space="preserve">BAB 5 — </w:t>
      </w:r>
      <w:r w:rsidR="00A4754C" w:rsidRPr="006F7F48">
        <w:t>ARAH STRATEGIS TI</w:t>
      </w:r>
      <w:bookmarkEnd w:id="53"/>
    </w:p>
    <w:p w14:paraId="37EB54F6" w14:textId="78A52E30" w:rsidR="003C1B12" w:rsidRPr="006F7F48" w:rsidRDefault="003C1B12" w:rsidP="003C1B12">
      <w:pPr>
        <w:pStyle w:val="Heading2"/>
      </w:pPr>
      <w:bookmarkStart w:id="54" w:name="_Toc242450668"/>
      <w:r w:rsidRPr="006F7F48">
        <w:t xml:space="preserve">5.1 </w:t>
      </w:r>
      <w:r w:rsidR="00A4754C" w:rsidRPr="006F7F48">
        <w:t>Ambisi Strategis TI</w:t>
      </w:r>
      <w:bookmarkEnd w:id="54"/>
    </w:p>
    <w:p w14:paraId="2D62E4AD" w14:textId="77BD2496" w:rsidR="003C1B12" w:rsidRPr="006F7F48" w:rsidRDefault="003C1B12" w:rsidP="00640BA1">
      <w:pPr>
        <w:jc w:val="both"/>
        <w:rPr>
          <w:color w:val="000000"/>
        </w:rPr>
      </w:pPr>
      <w:r w:rsidRPr="006F7F48">
        <w:rPr>
          <w:b/>
          <w:color w:val="1F4E78"/>
        </w:rPr>
        <w:t xml:space="preserve">Dari </w:t>
      </w:r>
      <w:r w:rsidRPr="00953F39">
        <w:rPr>
          <w:b/>
          <w:i/>
          <w:color w:val="1F4E78"/>
        </w:rPr>
        <w:t>support function</w:t>
      </w:r>
      <w:r w:rsidRPr="006F7F48">
        <w:rPr>
          <w:b/>
          <w:color w:val="1F4E78"/>
        </w:rPr>
        <w:t xml:space="preserve"> menjadi </w:t>
      </w:r>
      <w:r w:rsidRPr="00953F39">
        <w:rPr>
          <w:b/>
          <w:i/>
          <w:color w:val="1F4E78"/>
        </w:rPr>
        <w:t>service platform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Pada 2030 TI KINRA tidak lagi diukur dari ketersediaan perangkat, melainkan dari kontribusinya terhadap konversi investor, akurasi pendapatan utilitas, kepuasan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dan kecepatan keputusan manajemen [REC].</w:t>
      </w:r>
    </w:p>
    <w:p w14:paraId="3AACDD55" w14:textId="0DC80986" w:rsidR="003C1B12" w:rsidRPr="006F7F48" w:rsidRDefault="003C1B12" w:rsidP="003C1B12">
      <w:pPr>
        <w:pStyle w:val="Heading2"/>
      </w:pPr>
      <w:bookmarkStart w:id="55" w:name="_Toc242450669"/>
      <w:r w:rsidRPr="006F7F48">
        <w:t xml:space="preserve">5.2 </w:t>
      </w:r>
      <w:r w:rsidR="00A4754C" w:rsidRPr="006F7F48">
        <w:t>Visi TI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5"/>
      </w:tblGrid>
      <w:tr w:rsidR="003C1B12" w:rsidRPr="003C1B12" w14:paraId="57A38F41" w14:textId="77777777" w:rsidTr="003C1B12">
        <w:tc>
          <w:tcPr>
            <w:tcW w:w="9905" w:type="dxa"/>
            <w:shd w:val="clear" w:color="EAF1FB" w:fill="EAF1FB"/>
          </w:tcPr>
          <w:p w14:paraId="0462A6BF" w14:textId="0E50CF17" w:rsidR="003C1B12" w:rsidRPr="00506302" w:rsidRDefault="003C1B12" w:rsidP="003C1B12">
            <w:pPr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</w:pPr>
            <w:r w:rsidRPr="00506302">
              <w:rPr>
                <w:rFonts w:eastAsiaTheme="majorEastAsia" w:cstheme="majorBidi"/>
                <w:b/>
                <w:bCs/>
                <w:color w:val="17365D"/>
                <w:sz w:val="20"/>
                <w:szCs w:val="26"/>
              </w:rPr>
              <w:t xml:space="preserve">IT </w:t>
            </w:r>
            <w:r w:rsidRPr="00953F39">
              <w:rPr>
                <w:rFonts w:eastAsiaTheme="majorEastAsia" w:cstheme="majorBidi"/>
                <w:b/>
                <w:bCs/>
                <w:i/>
                <w:color w:val="17365D"/>
                <w:sz w:val="20"/>
                <w:szCs w:val="26"/>
              </w:rPr>
              <w:t>Vision</w:t>
            </w:r>
            <w:r w:rsidRPr="00506302">
              <w:rPr>
                <w:rFonts w:eastAsiaTheme="majorEastAsia" w:cstheme="majorBidi"/>
                <w:b/>
                <w:bCs/>
                <w:color w:val="17365D"/>
                <w:sz w:val="20"/>
                <w:szCs w:val="26"/>
              </w:rPr>
              <w:t xml:space="preserve"> </w:t>
            </w:r>
            <w:proofErr w:type="gramStart"/>
            <w:r w:rsidRPr="00506302">
              <w:rPr>
                <w:rFonts w:eastAsiaTheme="majorEastAsia" w:cstheme="majorBidi"/>
                <w:b/>
                <w:bCs/>
                <w:color w:val="17365D"/>
                <w:sz w:val="20"/>
                <w:szCs w:val="26"/>
              </w:rPr>
              <w:t xml:space="preserve">2030  </w:t>
            </w:r>
            <w:r w:rsidRPr="00506302"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  <w:t>“</w:t>
            </w:r>
            <w:proofErr w:type="gramEnd"/>
            <w:r w:rsidRPr="00506302"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  <w:t xml:space="preserve">Menjadi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20"/>
                <w:szCs w:val="26"/>
              </w:rPr>
              <w:t>digital backbone</w:t>
            </w:r>
            <w:r w:rsidRPr="00506302"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  <w:t xml:space="preserve"> KEK Sei Mangkei sebagai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20"/>
                <w:szCs w:val="26"/>
              </w:rPr>
              <w:t>Green Industrial Cluster</w:t>
            </w:r>
            <w:r w:rsidRPr="00506302"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  <w:t xml:space="preserve">—menghadirkan layanan investor,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20"/>
                <w:szCs w:val="26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  <w:t xml:space="preserve"> dan utilitas yang terintegrasi, aman, dan berbasis data.”</w:t>
            </w:r>
          </w:p>
        </w:tc>
      </w:tr>
    </w:tbl>
    <w:p w14:paraId="7148BC0B" w14:textId="77777777" w:rsidR="003C1B12" w:rsidRPr="003C1B12" w:rsidRDefault="003C1B12" w:rsidP="003C1B12">
      <w:pPr>
        <w:rPr>
          <w:sz w:val="8"/>
        </w:rPr>
      </w:pPr>
    </w:p>
    <w:p w14:paraId="2F1DDA69" w14:textId="5D1AD957" w:rsidR="003C1B12" w:rsidRPr="006F7F48" w:rsidRDefault="003C1B12" w:rsidP="003C1B12">
      <w:pPr>
        <w:pStyle w:val="Heading2"/>
      </w:pPr>
      <w:bookmarkStart w:id="56" w:name="_Toc242450670"/>
      <w:r w:rsidRPr="006F7F48">
        <w:t xml:space="preserve">5.3 </w:t>
      </w:r>
      <w:r w:rsidR="00A4754C" w:rsidRPr="006F7F48">
        <w:t>Misi TI</w:t>
      </w:r>
      <w:bookmarkEnd w:id="56"/>
    </w:p>
    <w:p w14:paraId="751CD59A" w14:textId="7A0164DC" w:rsidR="003C1B12" w:rsidRPr="006F7F48" w:rsidRDefault="003C1B12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Govern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>Mengelola TI sebagai portfolio investasi yang terukur nilainya.</w:t>
      </w:r>
    </w:p>
    <w:p w14:paraId="3D4C24AE" w14:textId="72A3428E" w:rsidR="003C1B12" w:rsidRPr="006F7F48" w:rsidRDefault="003C1B12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Protect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>Menjamin keamanan, ketahanan dan kepatuhan layanan digital kawasan.</w:t>
      </w:r>
    </w:p>
    <w:p w14:paraId="54CF9707" w14:textId="046AFFC2" w:rsidR="003C1B12" w:rsidRPr="006F7F48" w:rsidRDefault="003C1B12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Integrate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>Menyatukan proses, aplikasi dan data korporat dalam satu platform.</w:t>
      </w:r>
    </w:p>
    <w:p w14:paraId="61CA825E" w14:textId="3B41A2A7" w:rsidR="003C1B12" w:rsidRPr="006F7F48" w:rsidRDefault="003C1B12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Serve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Menghadirkan pengalaman </w:t>
      </w:r>
      <w:r w:rsidRPr="00953F39">
        <w:rPr>
          <w:i/>
          <w:color w:val="000000"/>
        </w:rPr>
        <w:t>digital end-to-end</w:t>
      </w:r>
      <w:r w:rsidRPr="006F7F48">
        <w:rPr>
          <w:color w:val="000000"/>
        </w:rPr>
        <w:t xml:space="preserve"> bagi investor dan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>.</w:t>
      </w:r>
    </w:p>
    <w:p w14:paraId="6E95B24B" w14:textId="328271CD" w:rsidR="003C1B12" w:rsidRPr="006F7F48" w:rsidRDefault="003C1B12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Optimize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>Memanfaatkan data, IoT dan analitik untuk operasi kawasan yang andal dan hijau.</w:t>
      </w:r>
    </w:p>
    <w:p w14:paraId="340F2D27" w14:textId="69C31A3D" w:rsidR="003C1B12" w:rsidRPr="006F7F48" w:rsidRDefault="003C1B12" w:rsidP="003C1B12">
      <w:pPr>
        <w:pStyle w:val="Heading2"/>
      </w:pPr>
      <w:bookmarkStart w:id="57" w:name="_Toc242450671"/>
      <w:r w:rsidRPr="006F7F48">
        <w:t xml:space="preserve">5.4 </w:t>
      </w:r>
      <w:r w:rsidR="00A4754C" w:rsidRPr="006F7F48">
        <w:t>Tema Strategis</w:t>
      </w:r>
      <w:bookmarkEnd w:id="57"/>
    </w:p>
    <w:p w14:paraId="275134C9" w14:textId="7162C9E6" w:rsidR="003C1B12" w:rsidRPr="006F7F48" w:rsidRDefault="003C1B12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Enam tema dipilih dari hasil </w:t>
      </w:r>
      <w:r w:rsidRPr="00953F39">
        <w:rPr>
          <w:i/>
          <w:color w:val="000000"/>
        </w:rPr>
        <w:t>gap analysis</w:t>
      </w:r>
      <w:r w:rsidRPr="006F7F48">
        <w:rPr>
          <w:color w:val="000000"/>
        </w:rPr>
        <w:t>; tema '</w:t>
      </w:r>
      <w:r w:rsidRPr="00953F39">
        <w:rPr>
          <w:i/>
          <w:color w:val="000000"/>
        </w:rPr>
        <w:t>innovation</w:t>
      </w:r>
      <w:r w:rsidRPr="006F7F48">
        <w:rPr>
          <w:color w:val="000000"/>
        </w:rPr>
        <w:t xml:space="preserve"> &amp; AI' tidak berdiri sendiri karena kesiapan data belum ada [H]—AI ditempatkan di dalam T6 sebagai kemampuan tahap akhir.</w:t>
      </w:r>
    </w:p>
    <w:p w14:paraId="4E217750" w14:textId="7816297C" w:rsidR="003C1B12" w:rsidRDefault="003C1B1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3C1B12">
        <w:rPr>
          <w:b/>
          <w:color w:val="1F4E78"/>
          <w:sz w:val="18"/>
        </w:rPr>
        <w:t xml:space="preserve"> 5.1 — </w:t>
      </w:r>
      <w:r w:rsidR="00AA7AC6" w:rsidRPr="00AA7AC6">
        <w:rPr>
          <w:b/>
          <w:color w:val="1F4E78"/>
          <w:sz w:val="18"/>
        </w:rPr>
        <w:t>Enam tema strategis menerjemahkan tiga pilar RJPP ke kapabilitas 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398"/>
        <w:gridCol w:w="2378"/>
        <w:gridCol w:w="2388"/>
      </w:tblGrid>
      <w:tr w:rsidR="003C1B12" w:rsidRPr="003C1B12" w14:paraId="56CDDA34" w14:textId="77777777" w:rsidTr="003C1B12">
        <w:trPr>
          <w:tblHeader/>
        </w:trPr>
        <w:tc>
          <w:tcPr>
            <w:tcW w:w="2476" w:type="dxa"/>
            <w:shd w:val="clear" w:color="17365D" w:fill="17365D"/>
          </w:tcPr>
          <w:p w14:paraId="02B8AB97" w14:textId="367BE2E3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2476" w:type="dxa"/>
            <w:shd w:val="clear" w:color="17365D" w:fill="17365D"/>
          </w:tcPr>
          <w:p w14:paraId="019B7BE1" w14:textId="49BBF049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Tujuan</w:t>
            </w:r>
          </w:p>
        </w:tc>
        <w:tc>
          <w:tcPr>
            <w:tcW w:w="2476" w:type="dxa"/>
            <w:shd w:val="clear" w:color="17365D" w:fill="17365D"/>
          </w:tcPr>
          <w:p w14:paraId="44EC06CF" w14:textId="49FE07D8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Gap</w:t>
            </w:r>
            <w:r w:rsidRPr="00506302">
              <w:rPr>
                <w:b/>
                <w:color w:val="FFFFFF"/>
                <w:sz w:val="18"/>
              </w:rPr>
              <w:t xml:space="preserve"> yang ditutup</w:t>
            </w:r>
          </w:p>
        </w:tc>
        <w:tc>
          <w:tcPr>
            <w:tcW w:w="2477" w:type="dxa"/>
            <w:shd w:val="clear" w:color="17365D" w:fill="17365D"/>
          </w:tcPr>
          <w:p w14:paraId="2DCE1A25" w14:textId="317FD5D1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Business objective</w:t>
            </w:r>
          </w:p>
        </w:tc>
      </w:tr>
      <w:tr w:rsidR="003C1B12" w:rsidRPr="003C1B12" w14:paraId="06895404" w14:textId="77777777" w:rsidTr="003C1B12">
        <w:tc>
          <w:tcPr>
            <w:tcW w:w="2476" w:type="dxa"/>
          </w:tcPr>
          <w:p w14:paraId="3238D1C9" w14:textId="103A7F6E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T1 IT </w:t>
            </w:r>
            <w:r w:rsidRPr="00953F39">
              <w:rPr>
                <w:b/>
                <w:i/>
                <w:color w:val="000000"/>
                <w:sz w:val="18"/>
              </w:rPr>
              <w:t>Governance &amp; Service Excellence</w:t>
            </w:r>
          </w:p>
        </w:tc>
        <w:tc>
          <w:tcPr>
            <w:tcW w:w="2476" w:type="dxa"/>
          </w:tcPr>
          <w:p w14:paraId="48D4DE24" w14:textId="2F3763E5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TI dikelola sebagai portfolio dengan layanan ber-SLA</w:t>
            </w:r>
          </w:p>
        </w:tc>
        <w:tc>
          <w:tcPr>
            <w:tcW w:w="2476" w:type="dxa"/>
          </w:tcPr>
          <w:p w14:paraId="295AE7EA" w14:textId="7B002639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4.2, 4.7, 4.8</w:t>
            </w:r>
          </w:p>
        </w:tc>
        <w:tc>
          <w:tcPr>
            <w:tcW w:w="2477" w:type="dxa"/>
          </w:tcPr>
          <w:p w14:paraId="1F7FD7DF" w14:textId="4FC75756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BO6</w:t>
            </w:r>
          </w:p>
        </w:tc>
      </w:tr>
      <w:tr w:rsidR="003C1B12" w:rsidRPr="003C1B12" w14:paraId="1DFC7EAF" w14:textId="77777777" w:rsidTr="003C1B12">
        <w:tc>
          <w:tcPr>
            <w:tcW w:w="2476" w:type="dxa"/>
          </w:tcPr>
          <w:p w14:paraId="5D68D44D" w14:textId="2D6E5709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T2 </w:t>
            </w:r>
            <w:r w:rsidRPr="00953F39">
              <w:rPr>
                <w:b/>
                <w:i/>
                <w:color w:val="000000"/>
                <w:sz w:val="18"/>
              </w:rPr>
              <w:t>Secure &amp; Resilient Digital</w:t>
            </w:r>
            <w:r w:rsidRPr="00506302">
              <w:rPr>
                <w:b/>
                <w:color w:val="000000"/>
                <w:sz w:val="18"/>
              </w:rPr>
              <w:t xml:space="preserve"> </w:t>
            </w:r>
            <w:r w:rsidRPr="004F344A">
              <w:rPr>
                <w:b/>
                <w:i/>
                <w:color w:val="000000"/>
                <w:sz w:val="18"/>
              </w:rPr>
              <w:t>Foundation</w:t>
            </w:r>
          </w:p>
        </w:tc>
        <w:tc>
          <w:tcPr>
            <w:tcW w:w="2476" w:type="dxa"/>
          </w:tcPr>
          <w:p w14:paraId="19A56651" w14:textId="7D0DB11C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Fondasi aman, tangguh dan skalabel untuk seluruh layanan</w:t>
            </w:r>
          </w:p>
        </w:tc>
        <w:tc>
          <w:tcPr>
            <w:tcW w:w="2476" w:type="dxa"/>
          </w:tcPr>
          <w:p w14:paraId="7952EAD1" w14:textId="11506BE5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4.5, 4.6, 4.10</w:t>
            </w:r>
          </w:p>
        </w:tc>
        <w:tc>
          <w:tcPr>
            <w:tcW w:w="2477" w:type="dxa"/>
          </w:tcPr>
          <w:p w14:paraId="7D07595F" w14:textId="5547F93F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BO2, BO6</w:t>
            </w:r>
          </w:p>
        </w:tc>
      </w:tr>
      <w:tr w:rsidR="003C1B12" w:rsidRPr="003C1B12" w14:paraId="4DBDB48E" w14:textId="77777777" w:rsidTr="003C1B12">
        <w:tc>
          <w:tcPr>
            <w:tcW w:w="2476" w:type="dxa"/>
          </w:tcPr>
          <w:p w14:paraId="7A94CC13" w14:textId="4531C38C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T3 </w:t>
            </w:r>
            <w:r w:rsidRPr="00953F39">
              <w:rPr>
                <w:b/>
                <w:i/>
                <w:color w:val="000000"/>
                <w:sz w:val="18"/>
              </w:rPr>
              <w:t>Integrated Enterprise Platform</w:t>
            </w:r>
          </w:p>
        </w:tc>
        <w:tc>
          <w:tcPr>
            <w:tcW w:w="2476" w:type="dxa"/>
          </w:tcPr>
          <w:p w14:paraId="3965E033" w14:textId="2127ADA6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Proses korporat terintegrasi; satu sumber kebenaran</w:t>
            </w:r>
          </w:p>
        </w:tc>
        <w:tc>
          <w:tcPr>
            <w:tcW w:w="2476" w:type="dxa"/>
          </w:tcPr>
          <w:p w14:paraId="1456E291" w14:textId="0A3D8057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4.3</w:t>
            </w:r>
          </w:p>
        </w:tc>
        <w:tc>
          <w:tcPr>
            <w:tcW w:w="2477" w:type="dxa"/>
          </w:tcPr>
          <w:p w14:paraId="643E8693" w14:textId="74714492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BO6, BO4</w:t>
            </w:r>
          </w:p>
        </w:tc>
      </w:tr>
      <w:tr w:rsidR="003C1B12" w:rsidRPr="003C1B12" w14:paraId="7F8CD93C" w14:textId="77777777" w:rsidTr="003C1B12">
        <w:tc>
          <w:tcPr>
            <w:tcW w:w="2476" w:type="dxa"/>
          </w:tcPr>
          <w:p w14:paraId="01C48ECC" w14:textId="3860935E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T4 </w:t>
            </w:r>
            <w:r w:rsidRPr="00953F39">
              <w:rPr>
                <w:b/>
                <w:i/>
                <w:color w:val="000000"/>
                <w:sz w:val="18"/>
              </w:rPr>
              <w:t>Investor &amp; Tenant Digital Platform</w:t>
            </w:r>
          </w:p>
        </w:tc>
        <w:tc>
          <w:tcPr>
            <w:tcW w:w="2476" w:type="dxa"/>
          </w:tcPr>
          <w:p w14:paraId="6CA6C81A" w14:textId="6C02606D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Journey investor &amp; tenant end-to-end digital</w:t>
            </w:r>
          </w:p>
        </w:tc>
        <w:tc>
          <w:tcPr>
            <w:tcW w:w="2476" w:type="dxa"/>
          </w:tcPr>
          <w:p w14:paraId="55577CCA" w14:textId="323A294A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4.1, 4.3</w:t>
            </w:r>
          </w:p>
        </w:tc>
        <w:tc>
          <w:tcPr>
            <w:tcW w:w="2477" w:type="dxa"/>
          </w:tcPr>
          <w:p w14:paraId="185B3F01" w14:textId="7C4EC0BD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BO1, BO3, BO4</w:t>
            </w:r>
          </w:p>
        </w:tc>
      </w:tr>
      <w:tr w:rsidR="003C1B12" w:rsidRPr="003C1B12" w14:paraId="712809CA" w14:textId="77777777" w:rsidTr="003C1B12">
        <w:tc>
          <w:tcPr>
            <w:tcW w:w="2476" w:type="dxa"/>
          </w:tcPr>
          <w:p w14:paraId="5976C4C3" w14:textId="74451016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T5 </w:t>
            </w:r>
            <w:r w:rsidRPr="00953F39">
              <w:rPr>
                <w:b/>
                <w:i/>
                <w:color w:val="000000"/>
                <w:sz w:val="18"/>
              </w:rPr>
              <w:t>Smart &amp; Green Estate Operations</w:t>
            </w:r>
          </w:p>
        </w:tc>
        <w:tc>
          <w:tcPr>
            <w:tcW w:w="2476" w:type="dxa"/>
          </w:tcPr>
          <w:p w14:paraId="3C675152" w14:textId="18871EBF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Operasi utilitas dan kawasan berbasis </w:t>
            </w:r>
            <w:r w:rsidRPr="00953F39">
              <w:rPr>
                <w:i/>
                <w:color w:val="000000"/>
                <w:sz w:val="18"/>
              </w:rPr>
              <w:t>data real-time</w:t>
            </w:r>
          </w:p>
        </w:tc>
        <w:tc>
          <w:tcPr>
            <w:tcW w:w="2476" w:type="dxa"/>
          </w:tcPr>
          <w:p w14:paraId="62A78084" w14:textId="12B33784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4.1, 4.5</w:t>
            </w:r>
          </w:p>
        </w:tc>
        <w:tc>
          <w:tcPr>
            <w:tcW w:w="2477" w:type="dxa"/>
          </w:tcPr>
          <w:p w14:paraId="4EFA3DF7" w14:textId="00658A4A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BO2, BO5</w:t>
            </w:r>
          </w:p>
        </w:tc>
      </w:tr>
      <w:tr w:rsidR="003C1B12" w:rsidRPr="003C1B12" w14:paraId="39F2E65A" w14:textId="77777777" w:rsidTr="003C1B12">
        <w:tc>
          <w:tcPr>
            <w:tcW w:w="2476" w:type="dxa"/>
          </w:tcPr>
          <w:p w14:paraId="280C7B27" w14:textId="5276E95C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T6 Data, </w:t>
            </w:r>
            <w:r w:rsidRPr="00953F39">
              <w:rPr>
                <w:b/>
                <w:i/>
                <w:color w:val="000000"/>
                <w:sz w:val="18"/>
              </w:rPr>
              <w:t>Analytics</w:t>
            </w:r>
            <w:r w:rsidRPr="00506302">
              <w:rPr>
                <w:b/>
                <w:color w:val="000000"/>
                <w:sz w:val="18"/>
              </w:rPr>
              <w:t xml:space="preserve"> &amp; AI</w:t>
            </w:r>
          </w:p>
        </w:tc>
        <w:tc>
          <w:tcPr>
            <w:tcW w:w="2476" w:type="dxa"/>
          </w:tcPr>
          <w:p w14:paraId="01DD48E2" w14:textId="36E35C45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Data tepercaya untuk keputusan dan, kemudian, AI</w:t>
            </w:r>
          </w:p>
        </w:tc>
        <w:tc>
          <w:tcPr>
            <w:tcW w:w="2476" w:type="dxa"/>
          </w:tcPr>
          <w:p w14:paraId="2141C50B" w14:textId="4B578FDE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4.4</w:t>
            </w:r>
          </w:p>
        </w:tc>
        <w:tc>
          <w:tcPr>
            <w:tcW w:w="2477" w:type="dxa"/>
          </w:tcPr>
          <w:p w14:paraId="733100A6" w14:textId="79371874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BO1–BO6</w:t>
            </w:r>
          </w:p>
        </w:tc>
      </w:tr>
    </w:tbl>
    <w:p w14:paraId="36D208ED" w14:textId="1CC91D3A" w:rsidR="003C1B12" w:rsidRPr="006F7F48" w:rsidRDefault="003C1B12" w:rsidP="003C1B12">
      <w:pPr>
        <w:pStyle w:val="Heading2"/>
      </w:pPr>
      <w:bookmarkStart w:id="58" w:name="_Toc242450672"/>
      <w:r w:rsidRPr="006F7F48">
        <w:t xml:space="preserve">5.5 </w:t>
      </w:r>
      <w:r w:rsidR="00A4754C" w:rsidRPr="006F7F48">
        <w:t>Sasaran Strategis</w:t>
      </w:r>
      <w:bookmarkEnd w:id="58"/>
    </w:p>
    <w:p w14:paraId="2CBA5743" w14:textId="77777777" w:rsidR="003C1B12" w:rsidRDefault="003C1B1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3C1B12">
        <w:rPr>
          <w:b/>
          <w:color w:val="1F4E78"/>
          <w:sz w:val="18"/>
        </w:rPr>
        <w:t xml:space="preserve"> 5.2 — </w:t>
      </w:r>
      <w:r w:rsidRPr="00953F39">
        <w:rPr>
          <w:b/>
          <w:i/>
          <w:color w:val="1F4E78"/>
          <w:sz w:val="18"/>
        </w:rPr>
        <w:t>Strategic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2424"/>
        <w:gridCol w:w="2369"/>
        <w:gridCol w:w="2405"/>
      </w:tblGrid>
      <w:tr w:rsidR="003C1B12" w:rsidRPr="003C1B12" w14:paraId="3B4CD439" w14:textId="77777777" w:rsidTr="003C1B12">
        <w:trPr>
          <w:tblHeader/>
        </w:trPr>
        <w:tc>
          <w:tcPr>
            <w:tcW w:w="2476" w:type="dxa"/>
            <w:shd w:val="clear" w:color="17365D" w:fill="17365D"/>
          </w:tcPr>
          <w:p w14:paraId="3992908E" w14:textId="49728CEF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Kode</w:t>
            </w:r>
          </w:p>
        </w:tc>
        <w:tc>
          <w:tcPr>
            <w:tcW w:w="2476" w:type="dxa"/>
            <w:shd w:val="clear" w:color="17365D" w:fill="17365D"/>
          </w:tcPr>
          <w:p w14:paraId="46C0691C" w14:textId="4A9582FE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Strategic objective</w:t>
            </w:r>
            <w:r w:rsidRPr="00506302">
              <w:rPr>
                <w:b/>
                <w:color w:val="FFFFFF"/>
                <w:sz w:val="18"/>
              </w:rPr>
              <w:t xml:space="preserve"> TI</w:t>
            </w:r>
          </w:p>
        </w:tc>
        <w:tc>
          <w:tcPr>
            <w:tcW w:w="2476" w:type="dxa"/>
            <w:shd w:val="clear" w:color="17365D" w:fill="17365D"/>
          </w:tcPr>
          <w:p w14:paraId="5E8D22A0" w14:textId="64CF1FC4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2477" w:type="dxa"/>
            <w:shd w:val="clear" w:color="17365D" w:fill="17365D"/>
          </w:tcPr>
          <w:p w14:paraId="67762A97" w14:textId="790285B4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Ukuran utama (Bab 18)</w:t>
            </w:r>
          </w:p>
        </w:tc>
      </w:tr>
      <w:tr w:rsidR="003C1B12" w:rsidRPr="003C1B12" w14:paraId="5E636E6A" w14:textId="77777777" w:rsidTr="003C1B12">
        <w:tc>
          <w:tcPr>
            <w:tcW w:w="2476" w:type="dxa"/>
          </w:tcPr>
          <w:p w14:paraId="0D7661BB" w14:textId="70D052FB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SO1</w:t>
            </w:r>
          </w:p>
        </w:tc>
        <w:tc>
          <w:tcPr>
            <w:tcW w:w="2476" w:type="dxa"/>
          </w:tcPr>
          <w:p w14:paraId="1190004E" w14:textId="030C6C7C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Membangun tata kelola dan </w:t>
            </w:r>
            <w:r w:rsidRPr="00506302">
              <w:rPr>
                <w:color w:val="000000"/>
                <w:sz w:val="18"/>
              </w:rPr>
              <w:lastRenderedPageBreak/>
              <w:t>portfolio TI berbasis nilai</w:t>
            </w:r>
          </w:p>
        </w:tc>
        <w:tc>
          <w:tcPr>
            <w:tcW w:w="2476" w:type="dxa"/>
          </w:tcPr>
          <w:p w14:paraId="5C685ABE" w14:textId="0EAA89EC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lastRenderedPageBreak/>
              <w:t>T1</w:t>
            </w:r>
          </w:p>
        </w:tc>
        <w:tc>
          <w:tcPr>
            <w:tcW w:w="2477" w:type="dxa"/>
          </w:tcPr>
          <w:p w14:paraId="2A6E23E2" w14:textId="3F79D10B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Maturity governance</w:t>
            </w:r>
            <w:r w:rsidRPr="00506302">
              <w:rPr>
                <w:color w:val="000000"/>
                <w:sz w:val="18"/>
              </w:rPr>
              <w:t xml:space="preserve">; % inisiatif dengan </w:t>
            </w:r>
            <w:r w:rsidRPr="00953F39">
              <w:rPr>
                <w:i/>
                <w:color w:val="000000"/>
                <w:sz w:val="18"/>
              </w:rPr>
              <w:t xml:space="preserve">business </w:t>
            </w:r>
            <w:r w:rsidRPr="00953F39">
              <w:rPr>
                <w:i/>
                <w:color w:val="000000"/>
                <w:sz w:val="18"/>
              </w:rPr>
              <w:lastRenderedPageBreak/>
              <w:t>case</w:t>
            </w:r>
          </w:p>
        </w:tc>
      </w:tr>
      <w:tr w:rsidR="003C1B12" w:rsidRPr="003C1B12" w14:paraId="62E4D1C6" w14:textId="77777777" w:rsidTr="003C1B12">
        <w:tc>
          <w:tcPr>
            <w:tcW w:w="2476" w:type="dxa"/>
          </w:tcPr>
          <w:p w14:paraId="278FC621" w14:textId="3F556737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SO2</w:t>
            </w:r>
          </w:p>
        </w:tc>
        <w:tc>
          <w:tcPr>
            <w:tcW w:w="2476" w:type="dxa"/>
          </w:tcPr>
          <w:p w14:paraId="51B0AFDC" w14:textId="4A65891D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Menurunkan eksposur risiko siber dan memastikan pemulihan layanan kritis</w:t>
            </w:r>
          </w:p>
        </w:tc>
        <w:tc>
          <w:tcPr>
            <w:tcW w:w="2476" w:type="dxa"/>
          </w:tcPr>
          <w:p w14:paraId="02577CE4" w14:textId="3449F919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T2</w:t>
            </w:r>
          </w:p>
        </w:tc>
        <w:tc>
          <w:tcPr>
            <w:tcW w:w="2477" w:type="dxa"/>
          </w:tcPr>
          <w:p w14:paraId="715EF4DE" w14:textId="14E60C93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Coverage</w:t>
            </w:r>
            <w:r w:rsidRPr="00506302">
              <w:rPr>
                <w:color w:val="000000"/>
                <w:sz w:val="18"/>
              </w:rPr>
              <w:t xml:space="preserve"> MFA/EDR; RTO teruji</w:t>
            </w:r>
          </w:p>
        </w:tc>
      </w:tr>
      <w:tr w:rsidR="003C1B12" w:rsidRPr="003C1B12" w14:paraId="7C4D65EB" w14:textId="77777777" w:rsidTr="003C1B12">
        <w:tc>
          <w:tcPr>
            <w:tcW w:w="2476" w:type="dxa"/>
          </w:tcPr>
          <w:p w14:paraId="7F5083B3" w14:textId="587D2ABC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SO3</w:t>
            </w:r>
          </w:p>
        </w:tc>
        <w:tc>
          <w:tcPr>
            <w:tcW w:w="2476" w:type="dxa"/>
          </w:tcPr>
          <w:p w14:paraId="4ED96403" w14:textId="54DD4523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Mengintegrasikan proses korporat dan meniadakan rekonsiliasi manual</w:t>
            </w:r>
          </w:p>
        </w:tc>
        <w:tc>
          <w:tcPr>
            <w:tcW w:w="2476" w:type="dxa"/>
          </w:tcPr>
          <w:p w14:paraId="04DE95D8" w14:textId="47B23D8F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T3</w:t>
            </w:r>
          </w:p>
        </w:tc>
        <w:tc>
          <w:tcPr>
            <w:tcW w:w="2477" w:type="dxa"/>
          </w:tcPr>
          <w:p w14:paraId="6A272F45" w14:textId="1BF07BBB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% proses inti terdigitalisasi</w:t>
            </w:r>
          </w:p>
        </w:tc>
      </w:tr>
      <w:tr w:rsidR="003C1B12" w:rsidRPr="003C1B12" w14:paraId="23CCDA50" w14:textId="77777777" w:rsidTr="003C1B12">
        <w:tc>
          <w:tcPr>
            <w:tcW w:w="2476" w:type="dxa"/>
          </w:tcPr>
          <w:p w14:paraId="404BF23D" w14:textId="73C7742C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SO4</w:t>
            </w:r>
          </w:p>
        </w:tc>
        <w:tc>
          <w:tcPr>
            <w:tcW w:w="2476" w:type="dxa"/>
          </w:tcPr>
          <w:p w14:paraId="3C98F064" w14:textId="45C0A183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Mendigitalkan </w:t>
            </w:r>
            <w:r w:rsidRPr="00953F39">
              <w:rPr>
                <w:i/>
                <w:color w:val="000000"/>
                <w:sz w:val="18"/>
              </w:rPr>
              <w:t>journey investor</w:t>
            </w:r>
            <w:r w:rsidRPr="00506302">
              <w:rPr>
                <w:color w:val="000000"/>
                <w:sz w:val="18"/>
              </w:rPr>
              <w:t xml:space="preserve"> dan </w:t>
            </w:r>
            <w:r w:rsidRPr="00953F39">
              <w:rPr>
                <w:i/>
                <w:color w:val="000000"/>
                <w:sz w:val="18"/>
              </w:rPr>
              <w:t>tenant</w:t>
            </w:r>
          </w:p>
        </w:tc>
        <w:tc>
          <w:tcPr>
            <w:tcW w:w="2476" w:type="dxa"/>
          </w:tcPr>
          <w:p w14:paraId="524B0B30" w14:textId="0A00FD3A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T4</w:t>
            </w:r>
          </w:p>
        </w:tc>
        <w:tc>
          <w:tcPr>
            <w:tcW w:w="2477" w:type="dxa"/>
          </w:tcPr>
          <w:p w14:paraId="23F908A1" w14:textId="62FF5D5B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% layanan </w:t>
            </w:r>
            <w:r w:rsidRPr="00953F39">
              <w:rPr>
                <w:i/>
                <w:color w:val="000000"/>
                <w:sz w:val="18"/>
              </w:rPr>
              <w:t>tenant online</w:t>
            </w:r>
            <w:r w:rsidRPr="00506302">
              <w:rPr>
                <w:color w:val="000000"/>
                <w:sz w:val="18"/>
              </w:rPr>
              <w:t xml:space="preserve">; kepuasan </w:t>
            </w:r>
            <w:r w:rsidRPr="00953F39">
              <w:rPr>
                <w:i/>
                <w:color w:val="000000"/>
                <w:sz w:val="18"/>
              </w:rPr>
              <w:t>tenant</w:t>
            </w:r>
          </w:p>
        </w:tc>
      </w:tr>
      <w:tr w:rsidR="003C1B12" w:rsidRPr="003C1B12" w14:paraId="5E9935C8" w14:textId="77777777" w:rsidTr="003C1B12">
        <w:tc>
          <w:tcPr>
            <w:tcW w:w="2476" w:type="dxa"/>
          </w:tcPr>
          <w:p w14:paraId="04DFF007" w14:textId="79AD4A3E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SO5</w:t>
            </w:r>
          </w:p>
        </w:tc>
        <w:tc>
          <w:tcPr>
            <w:tcW w:w="2476" w:type="dxa"/>
          </w:tcPr>
          <w:p w14:paraId="1E080287" w14:textId="080612BB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Menjamin akurasi </w:t>
            </w:r>
            <w:r w:rsidRPr="00953F39">
              <w:rPr>
                <w:i/>
                <w:color w:val="000000"/>
                <w:sz w:val="18"/>
              </w:rPr>
              <w:t>meter-to-cash</w:t>
            </w:r>
            <w:r w:rsidRPr="00506302">
              <w:rPr>
                <w:color w:val="000000"/>
                <w:sz w:val="18"/>
              </w:rPr>
              <w:t xml:space="preserve"> dan keandalan utilitas</w:t>
            </w:r>
          </w:p>
        </w:tc>
        <w:tc>
          <w:tcPr>
            <w:tcW w:w="2476" w:type="dxa"/>
          </w:tcPr>
          <w:p w14:paraId="3455C18C" w14:textId="6C093A1E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T4, T5</w:t>
            </w:r>
          </w:p>
        </w:tc>
        <w:tc>
          <w:tcPr>
            <w:tcW w:w="2477" w:type="dxa"/>
          </w:tcPr>
          <w:p w14:paraId="58EEDCCB" w14:textId="390774DB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Billing accuracy</w:t>
            </w:r>
            <w:r w:rsidRPr="00506302">
              <w:rPr>
                <w:color w:val="000000"/>
                <w:sz w:val="18"/>
              </w:rPr>
              <w:t xml:space="preserve">; </w:t>
            </w:r>
            <w:r w:rsidRPr="00953F39">
              <w:rPr>
                <w:i/>
                <w:color w:val="000000"/>
                <w:sz w:val="18"/>
              </w:rPr>
              <w:t>reliability</w:t>
            </w:r>
            <w:r w:rsidRPr="00506302">
              <w:rPr>
                <w:color w:val="000000"/>
                <w:sz w:val="18"/>
              </w:rPr>
              <w:t xml:space="preserve"> utilitas</w:t>
            </w:r>
          </w:p>
        </w:tc>
      </w:tr>
      <w:tr w:rsidR="003C1B12" w:rsidRPr="003C1B12" w14:paraId="11EBA7B6" w14:textId="77777777" w:rsidTr="003C1B12">
        <w:tc>
          <w:tcPr>
            <w:tcW w:w="2476" w:type="dxa"/>
          </w:tcPr>
          <w:p w14:paraId="36B111EC" w14:textId="6E1AB4DF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SO6</w:t>
            </w:r>
          </w:p>
        </w:tc>
        <w:tc>
          <w:tcPr>
            <w:tcW w:w="2476" w:type="dxa"/>
          </w:tcPr>
          <w:p w14:paraId="42096386" w14:textId="1199BB83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Menyediakan data tepercaya untuk keputusan Direksi</w:t>
            </w:r>
          </w:p>
        </w:tc>
        <w:tc>
          <w:tcPr>
            <w:tcW w:w="2476" w:type="dxa"/>
          </w:tcPr>
          <w:p w14:paraId="7D3BEEE2" w14:textId="51BB44AA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T6</w:t>
            </w:r>
          </w:p>
        </w:tc>
        <w:tc>
          <w:tcPr>
            <w:tcW w:w="2477" w:type="dxa"/>
          </w:tcPr>
          <w:p w14:paraId="7F4840D2" w14:textId="184610D1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Data quality index</w:t>
            </w:r>
            <w:r w:rsidRPr="00506302">
              <w:rPr>
                <w:color w:val="000000"/>
                <w:sz w:val="18"/>
              </w:rPr>
              <w:t xml:space="preserve">; adopsi </w:t>
            </w:r>
            <w:r w:rsidRPr="00953F39">
              <w:rPr>
                <w:i/>
                <w:color w:val="000000"/>
                <w:sz w:val="18"/>
              </w:rPr>
              <w:t>dashboard</w:t>
            </w:r>
          </w:p>
        </w:tc>
      </w:tr>
      <w:tr w:rsidR="003C1B12" w:rsidRPr="003C1B12" w14:paraId="20DC95FB" w14:textId="77777777" w:rsidTr="003C1B12">
        <w:tc>
          <w:tcPr>
            <w:tcW w:w="2476" w:type="dxa"/>
          </w:tcPr>
          <w:p w14:paraId="188DA87E" w14:textId="52FFDA59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SO7</w:t>
            </w:r>
          </w:p>
        </w:tc>
        <w:tc>
          <w:tcPr>
            <w:tcW w:w="2476" w:type="dxa"/>
          </w:tcPr>
          <w:p w14:paraId="0D85A62B" w14:textId="3C68598E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Membangun organisasi dan ekosistem mitra TI yang mampu mengeksekusi</w:t>
            </w:r>
          </w:p>
        </w:tc>
        <w:tc>
          <w:tcPr>
            <w:tcW w:w="2476" w:type="dxa"/>
          </w:tcPr>
          <w:p w14:paraId="5B448288" w14:textId="0A407288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T1</w:t>
            </w:r>
          </w:p>
        </w:tc>
        <w:tc>
          <w:tcPr>
            <w:tcW w:w="2477" w:type="dxa"/>
          </w:tcPr>
          <w:p w14:paraId="6E507D1C" w14:textId="65768BFE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Pemenuhan peran kunci; kinerja </w:t>
            </w:r>
            <w:r w:rsidRPr="00953F39">
              <w:rPr>
                <w:i/>
                <w:color w:val="000000"/>
                <w:sz w:val="18"/>
              </w:rPr>
              <w:t>vendor</w:t>
            </w:r>
          </w:p>
        </w:tc>
      </w:tr>
    </w:tbl>
    <w:p w14:paraId="724B692F" w14:textId="07EF226A" w:rsidR="003C1B12" w:rsidRPr="006F7F48" w:rsidRDefault="003C1B12" w:rsidP="003C1B12">
      <w:pPr>
        <w:pStyle w:val="Heading2"/>
      </w:pPr>
      <w:bookmarkStart w:id="59" w:name="_Toc242450673"/>
      <w:r w:rsidRPr="006F7F48">
        <w:t xml:space="preserve">5.6 </w:t>
      </w:r>
      <w:r w:rsidR="00A4754C" w:rsidRPr="006F7F48">
        <w:t>Prinsip TI</w:t>
      </w:r>
      <w:bookmarkEnd w:id="59"/>
    </w:p>
    <w:p w14:paraId="61560E7D" w14:textId="77777777" w:rsidR="003C1B12" w:rsidRDefault="003C1B1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3C1B12">
        <w:rPr>
          <w:b/>
          <w:color w:val="1F4E78"/>
          <w:sz w:val="18"/>
        </w:rPr>
        <w:t xml:space="preserve"> 5.3 — IT </w:t>
      </w:r>
      <w:r w:rsidRPr="00953F39">
        <w:rPr>
          <w:b/>
          <w:i/>
          <w:color w:val="1F4E78"/>
          <w:sz w:val="18"/>
        </w:rPr>
        <w:t>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6"/>
        <w:gridCol w:w="3188"/>
        <w:gridCol w:w="3191"/>
      </w:tblGrid>
      <w:tr w:rsidR="003C1B12" w:rsidRPr="003C1B12" w14:paraId="3A5982FA" w14:textId="77777777" w:rsidTr="003C1B12">
        <w:trPr>
          <w:tblHeader/>
        </w:trPr>
        <w:tc>
          <w:tcPr>
            <w:tcW w:w="3301" w:type="dxa"/>
            <w:shd w:val="clear" w:color="17365D" w:fill="17365D"/>
          </w:tcPr>
          <w:p w14:paraId="0AD6D840" w14:textId="6225C321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3302" w:type="dxa"/>
            <w:shd w:val="clear" w:color="17365D" w:fill="17365D"/>
          </w:tcPr>
          <w:p w14:paraId="6F32C6D8" w14:textId="5DBBBFC0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Prinsip</w:t>
            </w:r>
          </w:p>
        </w:tc>
        <w:tc>
          <w:tcPr>
            <w:tcW w:w="3302" w:type="dxa"/>
            <w:shd w:val="clear" w:color="17365D" w:fill="17365D"/>
          </w:tcPr>
          <w:p w14:paraId="0A034422" w14:textId="06B7FEC6" w:rsidR="003C1B12" w:rsidRPr="00506302" w:rsidRDefault="003C1B1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Implikasi keputusan</w:t>
            </w:r>
          </w:p>
        </w:tc>
      </w:tr>
      <w:tr w:rsidR="003C1B12" w:rsidRPr="003C1B12" w14:paraId="20B74C47" w14:textId="77777777" w:rsidTr="003C1B12">
        <w:tc>
          <w:tcPr>
            <w:tcW w:w="3301" w:type="dxa"/>
          </w:tcPr>
          <w:p w14:paraId="17027442" w14:textId="5BB5931F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Business</w:t>
            </w:r>
          </w:p>
        </w:tc>
        <w:tc>
          <w:tcPr>
            <w:tcW w:w="3302" w:type="dxa"/>
          </w:tcPr>
          <w:p w14:paraId="5432CDBC" w14:textId="5FD9F802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Setiap inisiatif memiliki pemilik bisnis dan </w:t>
            </w:r>
            <w:r w:rsidRPr="00953F39">
              <w:rPr>
                <w:i/>
                <w:color w:val="000000"/>
                <w:sz w:val="18"/>
              </w:rPr>
              <w:t>benefit</w:t>
            </w:r>
            <w:r w:rsidRPr="00506302">
              <w:rPr>
                <w:color w:val="000000"/>
                <w:sz w:val="18"/>
              </w:rPr>
              <w:t xml:space="preserve"> terukur</w:t>
            </w:r>
          </w:p>
        </w:tc>
        <w:tc>
          <w:tcPr>
            <w:tcW w:w="3302" w:type="dxa"/>
          </w:tcPr>
          <w:p w14:paraId="3C0B8342" w14:textId="480C4635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Tidak ada pendanaan tanpa </w:t>
            </w:r>
            <w:r w:rsidRPr="00953F39">
              <w:rPr>
                <w:i/>
                <w:color w:val="000000"/>
                <w:sz w:val="18"/>
              </w:rPr>
              <w:t>business case</w:t>
            </w:r>
          </w:p>
        </w:tc>
      </w:tr>
      <w:tr w:rsidR="003C1B12" w:rsidRPr="003C1B12" w14:paraId="4020BC43" w14:textId="77777777" w:rsidTr="003C1B12">
        <w:tc>
          <w:tcPr>
            <w:tcW w:w="3301" w:type="dxa"/>
          </w:tcPr>
          <w:p w14:paraId="32F5F658" w14:textId="19EE4529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Data</w:t>
            </w:r>
          </w:p>
        </w:tc>
        <w:tc>
          <w:tcPr>
            <w:tcW w:w="3302" w:type="dxa"/>
          </w:tcPr>
          <w:p w14:paraId="20F84A70" w14:textId="64DFEA91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Data adalah aset; satu </w:t>
            </w:r>
            <w:r w:rsidRPr="00953F39">
              <w:rPr>
                <w:i/>
                <w:color w:val="000000"/>
                <w:sz w:val="18"/>
              </w:rPr>
              <w:t>master</w:t>
            </w:r>
            <w:r w:rsidRPr="00506302">
              <w:rPr>
                <w:color w:val="000000"/>
                <w:sz w:val="18"/>
              </w:rPr>
              <w:t xml:space="preserve"> per entitas</w:t>
            </w:r>
          </w:p>
        </w:tc>
        <w:tc>
          <w:tcPr>
            <w:tcW w:w="3302" w:type="dxa"/>
          </w:tcPr>
          <w:p w14:paraId="704C7490" w14:textId="7D36B11C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Master tenant</w:t>
            </w:r>
            <w:r w:rsidRPr="00506302">
              <w:rPr>
                <w:color w:val="000000"/>
                <w:sz w:val="18"/>
              </w:rPr>
              <w:t>, lahan, aset, meter dikelola terpusat</w:t>
            </w:r>
          </w:p>
        </w:tc>
      </w:tr>
      <w:tr w:rsidR="003C1B12" w:rsidRPr="003C1B12" w14:paraId="267E6F1E" w14:textId="77777777" w:rsidTr="003C1B12">
        <w:tc>
          <w:tcPr>
            <w:tcW w:w="3301" w:type="dxa"/>
          </w:tcPr>
          <w:p w14:paraId="42E32B3C" w14:textId="363589B7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Application</w:t>
            </w:r>
          </w:p>
        </w:tc>
        <w:tc>
          <w:tcPr>
            <w:tcW w:w="3302" w:type="dxa"/>
          </w:tcPr>
          <w:p w14:paraId="1FFE6EEC" w14:textId="3EF105C6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SaaS </w:t>
            </w:r>
            <w:r w:rsidRPr="00953F39">
              <w:rPr>
                <w:i/>
                <w:color w:val="000000"/>
                <w:sz w:val="18"/>
              </w:rPr>
              <w:t>first</w:t>
            </w:r>
            <w:r w:rsidRPr="00506302">
              <w:rPr>
                <w:color w:val="000000"/>
                <w:sz w:val="18"/>
              </w:rPr>
              <w:t xml:space="preserve"> untuk komoditas; konfigurasi, bukan kustomisasi</w:t>
            </w:r>
          </w:p>
        </w:tc>
        <w:tc>
          <w:tcPr>
            <w:tcW w:w="3302" w:type="dxa"/>
          </w:tcPr>
          <w:p w14:paraId="7EF20A34" w14:textId="3F776408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Kustomisasi butuh persetujuan </w:t>
            </w:r>
            <w:r w:rsidRPr="00953F39">
              <w:rPr>
                <w:i/>
                <w:color w:val="000000"/>
                <w:sz w:val="18"/>
              </w:rPr>
              <w:t>Architecture Board</w:t>
            </w:r>
          </w:p>
        </w:tc>
      </w:tr>
      <w:tr w:rsidR="003C1B12" w:rsidRPr="003C1B12" w14:paraId="0D66BE42" w14:textId="77777777" w:rsidTr="003C1B12">
        <w:tc>
          <w:tcPr>
            <w:tcW w:w="3301" w:type="dxa"/>
          </w:tcPr>
          <w:p w14:paraId="5B799FE6" w14:textId="62455E59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Integration</w:t>
            </w:r>
          </w:p>
        </w:tc>
        <w:tc>
          <w:tcPr>
            <w:tcW w:w="3302" w:type="dxa"/>
          </w:tcPr>
          <w:p w14:paraId="63F817C3" w14:textId="1A415533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API-</w:t>
            </w:r>
            <w:r w:rsidRPr="00953F39">
              <w:rPr>
                <w:i/>
                <w:color w:val="000000"/>
                <w:sz w:val="18"/>
              </w:rPr>
              <w:t>first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no point-to-point</w:t>
            </w:r>
          </w:p>
        </w:tc>
        <w:tc>
          <w:tcPr>
            <w:tcW w:w="3302" w:type="dxa"/>
          </w:tcPr>
          <w:p w14:paraId="3FB4928B" w14:textId="576E4956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Seluruh integrasi baru melalui </w:t>
            </w:r>
            <w:r w:rsidRPr="00953F39">
              <w:rPr>
                <w:i/>
                <w:color w:val="000000"/>
                <w:sz w:val="18"/>
              </w:rPr>
              <w:t>integration platform</w:t>
            </w:r>
          </w:p>
        </w:tc>
      </w:tr>
      <w:tr w:rsidR="003C1B12" w:rsidRPr="003C1B12" w14:paraId="36BDDD23" w14:textId="77777777" w:rsidTr="003C1B12">
        <w:tc>
          <w:tcPr>
            <w:tcW w:w="3301" w:type="dxa"/>
          </w:tcPr>
          <w:p w14:paraId="399DA2B3" w14:textId="3D0050D8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Technology</w:t>
            </w:r>
          </w:p>
        </w:tc>
        <w:tc>
          <w:tcPr>
            <w:tcW w:w="3302" w:type="dxa"/>
          </w:tcPr>
          <w:p w14:paraId="6F7773C2" w14:textId="502A37D3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Cloud-smart</w:t>
            </w:r>
            <w:r w:rsidRPr="00506302">
              <w:rPr>
                <w:color w:val="000000"/>
                <w:sz w:val="18"/>
              </w:rPr>
              <w:t xml:space="preserve"> dan </w:t>
            </w:r>
            <w:r w:rsidRPr="00953F39">
              <w:rPr>
                <w:i/>
                <w:color w:val="000000"/>
                <w:sz w:val="18"/>
              </w:rPr>
              <w:t>edge</w:t>
            </w:r>
            <w:r w:rsidRPr="00506302">
              <w:rPr>
                <w:color w:val="000000"/>
                <w:sz w:val="18"/>
              </w:rPr>
              <w:t xml:space="preserve"> untuk OT</w:t>
            </w:r>
          </w:p>
        </w:tc>
        <w:tc>
          <w:tcPr>
            <w:tcW w:w="3302" w:type="dxa"/>
          </w:tcPr>
          <w:p w14:paraId="54A0C54C" w14:textId="7EAC6CD2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Penempatan </w:t>
            </w:r>
            <w:r w:rsidRPr="00953F39">
              <w:rPr>
                <w:i/>
                <w:color w:val="000000"/>
                <w:sz w:val="18"/>
              </w:rPr>
              <w:t>workload</w:t>
            </w:r>
            <w:r w:rsidRPr="00506302">
              <w:rPr>
                <w:color w:val="000000"/>
                <w:sz w:val="18"/>
              </w:rPr>
              <w:t xml:space="preserve"> berdasarkan kriteria, bukan preferensi</w:t>
            </w:r>
          </w:p>
        </w:tc>
      </w:tr>
      <w:tr w:rsidR="003C1B12" w:rsidRPr="003C1B12" w14:paraId="125F03E9" w14:textId="77777777" w:rsidTr="003C1B12">
        <w:tc>
          <w:tcPr>
            <w:tcW w:w="3301" w:type="dxa"/>
          </w:tcPr>
          <w:p w14:paraId="2CD94A1A" w14:textId="37D7A5F5" w:rsidR="003C1B12" w:rsidRPr="00506302" w:rsidRDefault="003C1B1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Security</w:t>
            </w:r>
          </w:p>
        </w:tc>
        <w:tc>
          <w:tcPr>
            <w:tcW w:w="3302" w:type="dxa"/>
          </w:tcPr>
          <w:p w14:paraId="26FC9EBD" w14:textId="6706709B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Zero-trust</w:t>
            </w:r>
            <w:r w:rsidRPr="00506302">
              <w:rPr>
                <w:color w:val="000000"/>
                <w:sz w:val="18"/>
              </w:rPr>
              <w:t xml:space="preserve"> secara bertahap, </w:t>
            </w:r>
            <w:r w:rsidRPr="00953F39">
              <w:rPr>
                <w:i/>
                <w:color w:val="000000"/>
                <w:sz w:val="18"/>
              </w:rPr>
              <w:t>security-by-design</w:t>
            </w:r>
          </w:p>
        </w:tc>
        <w:tc>
          <w:tcPr>
            <w:tcW w:w="3302" w:type="dxa"/>
          </w:tcPr>
          <w:p w14:paraId="44628397" w14:textId="7D1AEAE2" w:rsidR="003C1B12" w:rsidRPr="00506302" w:rsidRDefault="003C1B1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Security review</w:t>
            </w:r>
            <w:r w:rsidRPr="00506302">
              <w:rPr>
                <w:color w:val="000000"/>
                <w:sz w:val="18"/>
              </w:rPr>
              <w:t xml:space="preserve"> wajib sebelum </w:t>
            </w:r>
            <w:r w:rsidRPr="00953F39">
              <w:rPr>
                <w:i/>
                <w:color w:val="000000"/>
                <w:sz w:val="18"/>
              </w:rPr>
              <w:t>go-live</w:t>
            </w:r>
          </w:p>
        </w:tc>
      </w:tr>
    </w:tbl>
    <w:p w14:paraId="1D367643" w14:textId="5E5635EF" w:rsidR="003C1B12" w:rsidRPr="006F7F48" w:rsidRDefault="003C1B12" w:rsidP="003C1B12">
      <w:pPr>
        <w:pStyle w:val="Heading2"/>
      </w:pPr>
      <w:bookmarkStart w:id="60" w:name="_Toc242450674"/>
      <w:r w:rsidRPr="006F7F48">
        <w:t xml:space="preserve">5.7 </w:t>
      </w:r>
      <w:r w:rsidR="00A4754C" w:rsidRPr="006F7F48">
        <w:t>Keselarasan Strategis</w:t>
      </w:r>
      <w:bookmarkEnd w:id="60"/>
    </w:p>
    <w:p w14:paraId="08D4E305" w14:textId="6A15F72E" w:rsidR="003C1B12" w:rsidRPr="006F7F48" w:rsidRDefault="003C1B12" w:rsidP="00640BA1">
      <w:pPr>
        <w:jc w:val="both"/>
        <w:rPr>
          <w:color w:val="000000"/>
        </w:rPr>
      </w:pPr>
      <w:r w:rsidRPr="006F7F48">
        <w:rPr>
          <w:rFonts w:hint="eastAsia"/>
          <w:color w:val="000000"/>
        </w:rPr>
        <w:t xml:space="preserve">Keterkaitan pilar RJPP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business objective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tema TI disajikan pada </w:t>
      </w:r>
      <w:r w:rsidRPr="00953F39">
        <w:rPr>
          <w:rFonts w:hint="eastAsia"/>
          <w:i/>
          <w:color w:val="000000"/>
        </w:rPr>
        <w:t>Exhibit</w:t>
      </w:r>
      <w:r w:rsidRPr="006F7F48">
        <w:rPr>
          <w:rFonts w:hint="eastAsia"/>
          <w:color w:val="000000"/>
        </w:rPr>
        <w:t xml:space="preserve"> 2.6. Keterkaitan tema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inisiatif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KPI disajikan pada Bab 14 dan Bab 18, sehingga setiap rupiah investasi dapat ditelusuri ke tujuan RJPP.</w:t>
      </w:r>
    </w:p>
    <w:p w14:paraId="1512E8F7" w14:textId="4F3F0344" w:rsidR="00316F9D" w:rsidRDefault="00316F9D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034BB0D" w14:textId="07FABED8" w:rsidR="00316F9D" w:rsidRPr="006F7F48" w:rsidRDefault="00316F9D" w:rsidP="00316F9D">
      <w:pPr>
        <w:pStyle w:val="Heading1"/>
      </w:pPr>
      <w:bookmarkStart w:id="61" w:name="_Toc242450675"/>
      <w:r w:rsidRPr="006F7F48">
        <w:lastRenderedPageBreak/>
        <w:t xml:space="preserve">BAB 6 — </w:t>
      </w:r>
      <w:r w:rsidR="0036756A" w:rsidRPr="006F7F48">
        <w:t>TARGET KAPABILITAS DAN MATURITAS TI</w:t>
      </w:r>
      <w:bookmarkEnd w:id="61"/>
    </w:p>
    <w:p w14:paraId="412A9102" w14:textId="0A653994" w:rsidR="00316F9D" w:rsidRPr="006F7F48" w:rsidRDefault="00316F9D" w:rsidP="00316F9D">
      <w:pPr>
        <w:pStyle w:val="Heading2"/>
      </w:pPr>
      <w:bookmarkStart w:id="62" w:name="_Toc242450676"/>
      <w:r w:rsidRPr="006F7F48">
        <w:t xml:space="preserve">6.1 </w:t>
      </w:r>
      <w:r w:rsidR="0036756A" w:rsidRPr="006F7F48">
        <w:t>Model Maturitas</w:t>
      </w:r>
      <w:bookmarkEnd w:id="62"/>
    </w:p>
    <w:p w14:paraId="371DD403" w14:textId="77777777" w:rsidR="00AA7AC6" w:rsidRPr="006F7F48" w:rsidRDefault="00AA7AC6" w:rsidP="00640BA1">
      <w:pPr>
        <w:jc w:val="both"/>
        <w:rPr>
          <w:color w:val="000000"/>
        </w:rPr>
      </w:pPr>
      <w:r w:rsidRPr="00953F39">
        <w:rPr>
          <w:b/>
          <w:i/>
          <w:color w:val="000000"/>
        </w:rPr>
        <w:t>What</w:t>
      </w:r>
      <w:r w:rsidRPr="006F7F48">
        <w:rPr>
          <w:b/>
          <w:color w:val="000000"/>
        </w:rPr>
        <w:t>.</w:t>
      </w:r>
      <w:r w:rsidRPr="006F7F48">
        <w:rPr>
          <w:color w:val="000000"/>
        </w:rPr>
        <w:t xml:space="preserve"> Target maturitas sengaja dibatasi pada Level 3 untuk domain inti: cukup untuk praktik yang terstandar dan dapat diaudit, tanpa biaya mengejar Level 4–5 yang tidak sebanding dengan ukuran KINRA.</w:t>
      </w:r>
    </w:p>
    <w:p w14:paraId="4DF0A552" w14:textId="0E5B57AD" w:rsidR="00316F9D" w:rsidRDefault="00AA7AC6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A7AC6">
        <w:rPr>
          <w:b/>
          <w:color w:val="1F4E78"/>
          <w:sz w:val="18"/>
        </w:rPr>
        <w:t xml:space="preserve"> 6.1 — Skala </w:t>
      </w:r>
      <w:r w:rsidRPr="00953F39">
        <w:rPr>
          <w:b/>
          <w:i/>
          <w:color w:val="1F4E78"/>
          <w:sz w:val="18"/>
        </w:rPr>
        <w:t>capability level</w:t>
      </w:r>
      <w:r w:rsidRPr="00AA7AC6">
        <w:rPr>
          <w:b/>
          <w:color w:val="1F4E78"/>
          <w:sz w:val="18"/>
        </w:rPr>
        <w:t xml:space="preserve"> COBIT 2019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4"/>
        <w:gridCol w:w="3192"/>
        <w:gridCol w:w="3209"/>
      </w:tblGrid>
      <w:tr w:rsidR="00316F9D" w:rsidRPr="00316F9D" w14:paraId="72A11A92" w14:textId="77777777" w:rsidTr="00316F9D">
        <w:trPr>
          <w:tblHeader/>
        </w:trPr>
        <w:tc>
          <w:tcPr>
            <w:tcW w:w="3301" w:type="dxa"/>
            <w:shd w:val="clear" w:color="17365D" w:fill="17365D"/>
          </w:tcPr>
          <w:p w14:paraId="743F1BC8" w14:textId="28276FB5" w:rsidR="00316F9D" w:rsidRPr="00506302" w:rsidRDefault="00316F9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302" w:type="dxa"/>
            <w:shd w:val="clear" w:color="17365D" w:fill="17365D"/>
          </w:tcPr>
          <w:p w14:paraId="3419CBE8" w14:textId="0BF52A21" w:rsidR="00316F9D" w:rsidRPr="00506302" w:rsidRDefault="00316F9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 xml:space="preserve">COBIT 2019 </w:t>
            </w:r>
            <w:r w:rsidRPr="00953F39">
              <w:rPr>
                <w:b/>
                <w:i/>
                <w:color w:val="FFFFFF"/>
                <w:sz w:val="18"/>
              </w:rPr>
              <w:t>capability level</w:t>
            </w:r>
          </w:p>
        </w:tc>
        <w:tc>
          <w:tcPr>
            <w:tcW w:w="3302" w:type="dxa"/>
            <w:shd w:val="clear" w:color="17365D" w:fill="17365D"/>
          </w:tcPr>
          <w:p w14:paraId="5CB04DAF" w14:textId="575DF061" w:rsidR="00316F9D" w:rsidRPr="00506302" w:rsidRDefault="00316F9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Ciri praktis</w:t>
            </w:r>
          </w:p>
        </w:tc>
      </w:tr>
      <w:tr w:rsidR="00316F9D" w:rsidRPr="00316F9D" w14:paraId="071381DF" w14:textId="77777777" w:rsidTr="00316F9D">
        <w:tc>
          <w:tcPr>
            <w:tcW w:w="3301" w:type="dxa"/>
          </w:tcPr>
          <w:p w14:paraId="298557BD" w14:textId="49DBA283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0</w:t>
            </w:r>
          </w:p>
        </w:tc>
        <w:tc>
          <w:tcPr>
            <w:tcW w:w="3302" w:type="dxa"/>
          </w:tcPr>
          <w:p w14:paraId="7B83BB82" w14:textId="09F65D4D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Incomplete</w:t>
            </w:r>
          </w:p>
        </w:tc>
        <w:tc>
          <w:tcPr>
            <w:tcW w:w="3302" w:type="dxa"/>
          </w:tcPr>
          <w:p w14:paraId="07BD5FDE" w14:textId="4B66010E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Praktik belum ada atau sporadis</w:t>
            </w:r>
          </w:p>
        </w:tc>
      </w:tr>
      <w:tr w:rsidR="00316F9D" w:rsidRPr="00316F9D" w14:paraId="06516B09" w14:textId="77777777" w:rsidTr="00316F9D">
        <w:tc>
          <w:tcPr>
            <w:tcW w:w="3301" w:type="dxa"/>
          </w:tcPr>
          <w:p w14:paraId="126A00A9" w14:textId="234344C3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1</w:t>
            </w:r>
          </w:p>
        </w:tc>
        <w:tc>
          <w:tcPr>
            <w:tcW w:w="3302" w:type="dxa"/>
          </w:tcPr>
          <w:p w14:paraId="07A8132A" w14:textId="66B1BC09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Performed</w:t>
            </w:r>
          </w:p>
        </w:tc>
        <w:tc>
          <w:tcPr>
            <w:tcW w:w="3302" w:type="dxa"/>
          </w:tcPr>
          <w:p w14:paraId="55F3D579" w14:textId="4B87A53F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Dilakukan, bergantung individu</w:t>
            </w:r>
          </w:p>
        </w:tc>
      </w:tr>
      <w:tr w:rsidR="00316F9D" w:rsidRPr="00316F9D" w14:paraId="0FF9DD4D" w14:textId="77777777" w:rsidTr="00316F9D">
        <w:tc>
          <w:tcPr>
            <w:tcW w:w="3301" w:type="dxa"/>
          </w:tcPr>
          <w:p w14:paraId="7C83F735" w14:textId="2DDB4505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2</w:t>
            </w:r>
          </w:p>
        </w:tc>
        <w:tc>
          <w:tcPr>
            <w:tcW w:w="3302" w:type="dxa"/>
          </w:tcPr>
          <w:p w14:paraId="6DAF9C45" w14:textId="4FF39035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Managed</w:t>
            </w:r>
          </w:p>
        </w:tc>
        <w:tc>
          <w:tcPr>
            <w:tcW w:w="3302" w:type="dxa"/>
          </w:tcPr>
          <w:p w14:paraId="050AF230" w14:textId="4DF00E5B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Direncanakan, dipantau, ada pemilik</w:t>
            </w:r>
          </w:p>
        </w:tc>
      </w:tr>
      <w:tr w:rsidR="00316F9D" w:rsidRPr="00316F9D" w14:paraId="686AC887" w14:textId="77777777" w:rsidTr="00316F9D">
        <w:tc>
          <w:tcPr>
            <w:tcW w:w="3301" w:type="dxa"/>
          </w:tcPr>
          <w:p w14:paraId="7FAB9FD8" w14:textId="0D638F61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3</w:t>
            </w:r>
          </w:p>
        </w:tc>
        <w:tc>
          <w:tcPr>
            <w:tcW w:w="3302" w:type="dxa"/>
          </w:tcPr>
          <w:p w14:paraId="76202F9B" w14:textId="3F80394E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Defined</w:t>
            </w:r>
          </w:p>
        </w:tc>
        <w:tc>
          <w:tcPr>
            <w:tcW w:w="3302" w:type="dxa"/>
          </w:tcPr>
          <w:p w14:paraId="4BCF3D2D" w14:textId="35234099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Terstandar organisasi, terdokumentasi, terukur</w:t>
            </w:r>
          </w:p>
        </w:tc>
      </w:tr>
      <w:tr w:rsidR="00316F9D" w:rsidRPr="00316F9D" w14:paraId="1AC8C90D" w14:textId="77777777" w:rsidTr="00316F9D">
        <w:tc>
          <w:tcPr>
            <w:tcW w:w="3301" w:type="dxa"/>
          </w:tcPr>
          <w:p w14:paraId="639BD36F" w14:textId="24721090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4</w:t>
            </w:r>
          </w:p>
        </w:tc>
        <w:tc>
          <w:tcPr>
            <w:tcW w:w="3302" w:type="dxa"/>
          </w:tcPr>
          <w:p w14:paraId="6C0B34D8" w14:textId="46F23C21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Quantitative</w:t>
            </w:r>
          </w:p>
        </w:tc>
        <w:tc>
          <w:tcPr>
            <w:tcW w:w="3302" w:type="dxa"/>
          </w:tcPr>
          <w:p w14:paraId="04F7356A" w14:textId="55F99355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Dikendalikan dengan metrik kuantitatif</w:t>
            </w:r>
          </w:p>
        </w:tc>
      </w:tr>
      <w:tr w:rsidR="00316F9D" w:rsidRPr="00316F9D" w14:paraId="796EBBCC" w14:textId="77777777" w:rsidTr="00316F9D">
        <w:tc>
          <w:tcPr>
            <w:tcW w:w="3301" w:type="dxa"/>
          </w:tcPr>
          <w:p w14:paraId="23D5AB46" w14:textId="6295F972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5</w:t>
            </w:r>
          </w:p>
        </w:tc>
        <w:tc>
          <w:tcPr>
            <w:tcW w:w="3302" w:type="dxa"/>
          </w:tcPr>
          <w:p w14:paraId="57187512" w14:textId="2E8F74E3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Optimizing</w:t>
            </w:r>
          </w:p>
        </w:tc>
        <w:tc>
          <w:tcPr>
            <w:tcW w:w="3302" w:type="dxa"/>
          </w:tcPr>
          <w:p w14:paraId="605008CE" w14:textId="50840693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Perbaikan berkelanjutan berbasis data</w:t>
            </w:r>
          </w:p>
        </w:tc>
      </w:tr>
    </w:tbl>
    <w:p w14:paraId="4F0D85E2" w14:textId="7E900BB6" w:rsidR="00316F9D" w:rsidRPr="006F7F48" w:rsidRDefault="00316F9D" w:rsidP="00316F9D">
      <w:pPr>
        <w:pStyle w:val="Heading2"/>
      </w:pPr>
      <w:bookmarkStart w:id="63" w:name="_Toc242450677"/>
      <w:r w:rsidRPr="006F7F48">
        <w:t xml:space="preserve">6.2 </w:t>
      </w:r>
      <w:r w:rsidR="004F7DEC" w:rsidRPr="00953F39">
        <w:rPr>
          <w:i/>
        </w:rPr>
        <w:t>Preliminary Current Capability Assessment</w:t>
      </w:r>
      <w:bookmarkEnd w:id="63"/>
    </w:p>
    <w:p w14:paraId="570C44E2" w14:textId="3EE61868" w:rsidR="00316F9D" w:rsidRPr="006F7F48" w:rsidRDefault="00316F9D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Baseline</w:t>
      </w:r>
      <w:r w:rsidRPr="006F7F48">
        <w:rPr>
          <w:color w:val="000000"/>
        </w:rPr>
        <w:t xml:space="preserve"> per domain </w:t>
      </w:r>
      <w:r w:rsidR="003A684B" w:rsidRPr="006F7F48">
        <w:rPr>
          <w:color w:val="000000"/>
        </w:rPr>
        <w:t>bersifat indikatif (</w:t>
      </w:r>
      <w:r w:rsidR="003A684B" w:rsidRPr="00953F39">
        <w:rPr>
          <w:i/>
          <w:color w:val="000000"/>
        </w:rPr>
        <w:t>Exhibit</w:t>
      </w:r>
      <w:r w:rsidR="003A684B" w:rsidRPr="006F7F48">
        <w:rPr>
          <w:color w:val="000000"/>
        </w:rPr>
        <w:t xml:space="preserve"> 3.1). </w:t>
      </w:r>
      <w:r w:rsidR="003A684B" w:rsidRPr="00953F39">
        <w:rPr>
          <w:i/>
          <w:color w:val="000000"/>
        </w:rPr>
        <w:t>Capability level</w:t>
      </w:r>
      <w:r w:rsidR="003A684B" w:rsidRPr="006F7F48">
        <w:rPr>
          <w:color w:val="000000"/>
        </w:rPr>
        <w:t xml:space="preserve"> COBIT 2019 </w:t>
      </w:r>
      <w:r w:rsidR="00F7572C" w:rsidRPr="006F7F48">
        <w:rPr>
          <w:color w:val="000000"/>
        </w:rPr>
        <w:t xml:space="preserve">per domain adalah agregasi hasil </w:t>
      </w:r>
      <w:r w:rsidR="00F7572C" w:rsidRPr="00953F39">
        <w:rPr>
          <w:i/>
          <w:color w:val="000000"/>
        </w:rPr>
        <w:t>assessment</w:t>
      </w:r>
      <w:r w:rsidR="00F7572C" w:rsidRPr="006F7F48">
        <w:rPr>
          <w:color w:val="000000"/>
        </w:rPr>
        <w:t xml:space="preserve"> atas </w:t>
      </w:r>
      <w:r w:rsidR="00F7572C" w:rsidRPr="00953F39">
        <w:rPr>
          <w:i/>
          <w:color w:val="000000"/>
        </w:rPr>
        <w:t>objective</w:t>
      </w:r>
      <w:r w:rsidR="00F7572C" w:rsidRPr="006F7F48">
        <w:rPr>
          <w:color w:val="000000"/>
        </w:rPr>
        <w:t xml:space="preserve"> acuan pada </w:t>
      </w:r>
      <w:r w:rsidR="00F7572C" w:rsidRPr="00953F39">
        <w:rPr>
          <w:i/>
          <w:color w:val="000000"/>
        </w:rPr>
        <w:t>Exhibit</w:t>
      </w:r>
      <w:r w:rsidR="00F7572C" w:rsidRPr="006F7F48">
        <w:rPr>
          <w:color w:val="000000"/>
        </w:rPr>
        <w:t xml:space="preserve"> 3.1, dan </w:t>
      </w:r>
      <w:r w:rsidR="003A684B" w:rsidRPr="006F7F48">
        <w:rPr>
          <w:color w:val="000000"/>
        </w:rPr>
        <w:t xml:space="preserve">ditentukan melalui </w:t>
      </w:r>
      <w:r w:rsidR="003A684B" w:rsidRPr="00953F39">
        <w:rPr>
          <w:i/>
          <w:color w:val="000000"/>
        </w:rPr>
        <w:t>assessment</w:t>
      </w:r>
      <w:r w:rsidR="003A684B" w:rsidRPr="006F7F48">
        <w:rPr>
          <w:color w:val="000000"/>
        </w:rPr>
        <w:t xml:space="preserve"> terhadap </w:t>
      </w:r>
      <w:r w:rsidR="003A684B" w:rsidRPr="00953F39">
        <w:rPr>
          <w:i/>
          <w:color w:val="000000"/>
        </w:rPr>
        <w:t>practice/activity</w:t>
      </w:r>
      <w:r w:rsidR="003A684B" w:rsidRPr="006F7F48">
        <w:rPr>
          <w:color w:val="000000"/>
        </w:rPr>
        <w:t xml:space="preserve"> yang relevan dengan </w:t>
      </w:r>
      <w:r w:rsidR="003A684B" w:rsidRPr="00953F39">
        <w:rPr>
          <w:i/>
          <w:color w:val="000000"/>
        </w:rPr>
        <w:t>evidence</w:t>
      </w:r>
      <w:r w:rsidR="003A684B" w:rsidRPr="006F7F48">
        <w:rPr>
          <w:color w:val="000000"/>
        </w:rPr>
        <w:t xml:space="preserve"> tervalidasi dan </w:t>
      </w:r>
      <w:r w:rsidR="003A684B" w:rsidRPr="00953F39">
        <w:rPr>
          <w:i/>
          <w:color w:val="000000"/>
        </w:rPr>
        <w:t>traceability</w:t>
      </w:r>
      <w:r w:rsidR="003A684B" w:rsidRPr="006F7F48">
        <w:rPr>
          <w:color w:val="000000"/>
        </w:rPr>
        <w:t xml:space="preserve"> antara </w:t>
      </w:r>
      <w:r w:rsidR="003A684B" w:rsidRPr="00953F39">
        <w:rPr>
          <w:i/>
          <w:color w:val="000000"/>
        </w:rPr>
        <w:t>evidence</w:t>
      </w:r>
      <w:r w:rsidR="003A684B" w:rsidRPr="006F7F48">
        <w:rPr>
          <w:color w:val="000000"/>
        </w:rPr>
        <w:t xml:space="preserve"> dan </w:t>
      </w:r>
      <w:r w:rsidR="003A684B" w:rsidRPr="00953F39">
        <w:rPr>
          <w:i/>
          <w:color w:val="000000"/>
        </w:rPr>
        <w:t>rating</w:t>
      </w:r>
      <w:r w:rsidR="003A684B" w:rsidRPr="006F7F48">
        <w:rPr>
          <w:color w:val="000000"/>
        </w:rPr>
        <w:t xml:space="preserve">; </w:t>
      </w:r>
      <w:r w:rsidR="003A684B" w:rsidRPr="00953F39">
        <w:rPr>
          <w:i/>
          <w:color w:val="000000"/>
        </w:rPr>
        <w:t>assessment</w:t>
      </w:r>
      <w:r w:rsidR="003A684B" w:rsidRPr="006F7F48">
        <w:rPr>
          <w:color w:val="000000"/>
        </w:rPr>
        <w:t xml:space="preserve"> ini menjadi </w:t>
      </w:r>
      <w:r w:rsidR="003A684B" w:rsidRPr="00953F39">
        <w:rPr>
          <w:i/>
          <w:color w:val="000000"/>
        </w:rPr>
        <w:t>deliverable</w:t>
      </w:r>
      <w:r w:rsidR="003A684B" w:rsidRPr="006F7F48">
        <w:rPr>
          <w:color w:val="000000"/>
        </w:rPr>
        <w:t xml:space="preserve"> 100 hari pertama [TBD</w:t>
      </w:r>
      <w:r w:rsidRPr="006F7F48">
        <w:rPr>
          <w:color w:val="000000"/>
        </w:rPr>
        <w:t>].</w:t>
      </w:r>
    </w:p>
    <w:p w14:paraId="1ECF31F5" w14:textId="0EDFEF24" w:rsidR="00316F9D" w:rsidRPr="006F7F48" w:rsidRDefault="00316F9D" w:rsidP="00316F9D">
      <w:pPr>
        <w:pStyle w:val="Heading2"/>
      </w:pPr>
      <w:bookmarkStart w:id="64" w:name="_Toc242450678"/>
      <w:r w:rsidRPr="006F7F48">
        <w:t xml:space="preserve">6.3 </w:t>
      </w:r>
      <w:r w:rsidR="0036756A" w:rsidRPr="006F7F48">
        <w:t>Target Maturitas</w:t>
      </w:r>
      <w:bookmarkEnd w:id="64"/>
    </w:p>
    <w:p w14:paraId="0A276DB6" w14:textId="0CA5FD69" w:rsidR="00316F9D" w:rsidRPr="006F7F48" w:rsidRDefault="00316F9D" w:rsidP="00640BA1">
      <w:pPr>
        <w:jc w:val="both"/>
        <w:rPr>
          <w:color w:val="000000"/>
        </w:rPr>
      </w:pPr>
      <w:r w:rsidRPr="006F7F48">
        <w:rPr>
          <w:b/>
          <w:color w:val="1F4E78"/>
        </w:rPr>
        <w:t xml:space="preserve">Justifikasi target. </w:t>
      </w:r>
      <w:r w:rsidRPr="006F7F48">
        <w:rPr>
          <w:color w:val="000000"/>
        </w:rPr>
        <w:t xml:space="preserve">Level 3 adalah titik di mana praktik terstandar dan dapat diaudit—cukup untuk organisasi seukuran KINRA dan konsisten dengan ekspektasi tata kelola BUMN. </w:t>
      </w:r>
      <w:r w:rsidR="00016C37" w:rsidRPr="006F7F48">
        <w:rPr>
          <w:color w:val="000000"/>
        </w:rPr>
        <w:t>Target ditetapkan dalam level bulat COBIT—Level 2 (</w:t>
      </w:r>
      <w:r w:rsidR="00016C37" w:rsidRPr="00953F39">
        <w:rPr>
          <w:i/>
          <w:color w:val="000000"/>
        </w:rPr>
        <w:t>Managed</w:t>
      </w:r>
      <w:r w:rsidR="00016C37" w:rsidRPr="006F7F48">
        <w:rPr>
          <w:color w:val="000000"/>
        </w:rPr>
        <w:t>) pada 2028 dan Level 3 (</w:t>
      </w:r>
      <w:r w:rsidR="00016C37" w:rsidRPr="00953F39">
        <w:rPr>
          <w:i/>
          <w:color w:val="000000"/>
        </w:rPr>
        <w:t>Defined</w:t>
      </w:r>
      <w:r w:rsidR="00016C37" w:rsidRPr="006F7F48">
        <w:rPr>
          <w:color w:val="000000"/>
        </w:rPr>
        <w:t xml:space="preserve">) pada 2030 untuk domain inti. Kenaikan satu level dalam 18–24 bulan adalah laju realistis untuk organisasi dengan tim TI kecil yang didukung mitra; target dikalibrasi ulang setelah </w:t>
      </w:r>
      <w:r w:rsidR="00016C37" w:rsidRPr="00953F39">
        <w:rPr>
          <w:i/>
          <w:color w:val="000000"/>
        </w:rPr>
        <w:t>baseline assessment</w:t>
      </w:r>
      <w:r w:rsidRPr="006F7F48">
        <w:rPr>
          <w:color w:val="000000"/>
        </w:rPr>
        <w:t xml:space="preserve"> [REC]. Level 4–5 tidak dikejar pada periode ini karena biayanya tidak sebanding dengan manfaat.</w:t>
      </w:r>
    </w:p>
    <w:p w14:paraId="2C165EF5" w14:textId="561AE984" w:rsidR="00316F9D" w:rsidRDefault="00316F9D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316F9D">
        <w:rPr>
          <w:b/>
          <w:color w:val="1F4E78"/>
          <w:sz w:val="18"/>
        </w:rPr>
        <w:t xml:space="preserve"> 6.2 — </w:t>
      </w:r>
      <w:r w:rsidR="00AA7AC6" w:rsidRPr="00AA7AC6">
        <w:rPr>
          <w:b/>
          <w:color w:val="1F4E78"/>
          <w:sz w:val="18"/>
        </w:rPr>
        <w:t>Domain inti naik bertahap ke Level 3 pada 2030; OT/IoT ditargetkan lebih rendah karena bergantung pada mitra</w:t>
      </w:r>
      <w:r w:rsidR="00BA1B31" w:rsidRPr="00BA1B31">
        <w:rPr>
          <w:b/>
          <w:color w:val="1F4E78"/>
          <w:sz w:val="18"/>
        </w:rPr>
        <w:t xml:space="preserve"> (</w:t>
      </w:r>
      <w:r w:rsidR="00BA1B31" w:rsidRPr="00953F39">
        <w:rPr>
          <w:b/>
          <w:i/>
          <w:color w:val="1F4E78"/>
          <w:sz w:val="18"/>
        </w:rPr>
        <w:t>baseline</w:t>
      </w:r>
      <w:r w:rsidR="00BA1B31" w:rsidRPr="00BA1B31">
        <w:rPr>
          <w:b/>
          <w:color w:val="1F4E78"/>
          <w:sz w:val="18"/>
        </w:rPr>
        <w:t xml:space="preserve"> 2026 indikatif)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9"/>
        <w:gridCol w:w="1608"/>
        <w:gridCol w:w="1582"/>
        <w:gridCol w:w="1582"/>
        <w:gridCol w:w="1582"/>
        <w:gridCol w:w="1582"/>
      </w:tblGrid>
      <w:tr w:rsidR="00316F9D" w:rsidRPr="00316F9D" w14:paraId="3C01428C" w14:textId="77777777" w:rsidTr="00F7572C">
        <w:trPr>
          <w:tblHeader/>
        </w:trPr>
        <w:tc>
          <w:tcPr>
            <w:tcW w:w="1629" w:type="dxa"/>
            <w:shd w:val="clear" w:color="17365D" w:fill="17365D"/>
          </w:tcPr>
          <w:p w14:paraId="4568E470" w14:textId="1A6A5B5A" w:rsidR="00316F9D" w:rsidRPr="00316F9D" w:rsidRDefault="00316F9D" w:rsidP="00F345FF">
            <w:pPr>
              <w:spacing w:after="160"/>
              <w:rPr>
                <w:b/>
                <w:color w:val="FFFFFF"/>
                <w:sz w:val="17"/>
              </w:rPr>
            </w:pPr>
            <w:r w:rsidRPr="00316F9D"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w="1608" w:type="dxa"/>
            <w:shd w:val="clear" w:color="17365D" w:fill="17365D"/>
          </w:tcPr>
          <w:p w14:paraId="64107613" w14:textId="124D3987" w:rsidR="00316F9D" w:rsidRPr="00316F9D" w:rsidRDefault="00E43932" w:rsidP="00F345FF">
            <w:pPr>
              <w:spacing w:after="160"/>
              <w:rPr>
                <w:b/>
                <w:color w:val="FFFFFF"/>
                <w:sz w:val="17"/>
              </w:rPr>
            </w:pPr>
            <w:r w:rsidRPr="00953F39">
              <w:rPr>
                <w:b/>
                <w:i/>
                <w:color w:val="FFFFFF"/>
                <w:sz w:val="17"/>
              </w:rPr>
              <w:t>Baseline</w:t>
            </w:r>
            <w:r>
              <w:rPr>
                <w:b/>
                <w:color w:val="FFFFFF"/>
                <w:sz w:val="17"/>
              </w:rPr>
              <w:t xml:space="preserve"> 2026 — </w:t>
            </w:r>
            <w:r w:rsidRPr="00953F39">
              <w:rPr>
                <w:b/>
                <w:i/>
                <w:color w:val="FFFFFF"/>
                <w:sz w:val="17"/>
              </w:rPr>
              <w:t>Indicative</w:t>
            </w:r>
            <w:r>
              <w:rPr>
                <w:b/>
                <w:color w:val="FFFFFF"/>
                <w:sz w:val="17"/>
              </w:rPr>
              <w:t xml:space="preserve"> [TBD]</w:t>
            </w:r>
          </w:p>
        </w:tc>
        <w:tc>
          <w:tcPr>
            <w:tcW w:w="1582" w:type="dxa"/>
            <w:shd w:val="clear" w:color="17365D" w:fill="17365D"/>
          </w:tcPr>
          <w:p w14:paraId="668EAB7D" w14:textId="0080D47A" w:rsidR="00316F9D" w:rsidRPr="00316F9D" w:rsidRDefault="00316F9D" w:rsidP="00F345FF">
            <w:pPr>
              <w:spacing w:after="160"/>
              <w:rPr>
                <w:b/>
                <w:color w:val="FFFFFF"/>
                <w:sz w:val="17"/>
              </w:rPr>
            </w:pPr>
            <w:r w:rsidRPr="00316F9D">
              <w:rPr>
                <w:b/>
                <w:color w:val="FFFFFF"/>
                <w:sz w:val="17"/>
              </w:rPr>
              <w:t>2027</w:t>
            </w:r>
          </w:p>
        </w:tc>
        <w:tc>
          <w:tcPr>
            <w:tcW w:w="1582" w:type="dxa"/>
            <w:shd w:val="clear" w:color="17365D" w:fill="17365D"/>
          </w:tcPr>
          <w:p w14:paraId="0A55CC88" w14:textId="6963FC0C" w:rsidR="00316F9D" w:rsidRPr="00316F9D" w:rsidRDefault="00316F9D" w:rsidP="00F345FF">
            <w:pPr>
              <w:spacing w:after="160"/>
              <w:rPr>
                <w:b/>
                <w:color w:val="FFFFFF"/>
                <w:sz w:val="17"/>
              </w:rPr>
            </w:pPr>
            <w:r w:rsidRPr="00316F9D">
              <w:rPr>
                <w:b/>
                <w:color w:val="FFFFFF"/>
                <w:sz w:val="17"/>
              </w:rPr>
              <w:t>2028</w:t>
            </w:r>
          </w:p>
        </w:tc>
        <w:tc>
          <w:tcPr>
            <w:tcW w:w="1582" w:type="dxa"/>
            <w:shd w:val="clear" w:color="17365D" w:fill="17365D"/>
          </w:tcPr>
          <w:p w14:paraId="18942306" w14:textId="3BC94D40" w:rsidR="00316F9D" w:rsidRPr="00316F9D" w:rsidRDefault="00316F9D" w:rsidP="00F345FF">
            <w:pPr>
              <w:spacing w:after="160"/>
              <w:rPr>
                <w:b/>
                <w:color w:val="FFFFFF"/>
                <w:sz w:val="17"/>
              </w:rPr>
            </w:pPr>
            <w:r w:rsidRPr="00316F9D">
              <w:rPr>
                <w:b/>
                <w:color w:val="FFFFFF"/>
                <w:sz w:val="17"/>
              </w:rPr>
              <w:t>2029</w:t>
            </w:r>
          </w:p>
        </w:tc>
        <w:tc>
          <w:tcPr>
            <w:tcW w:w="1582" w:type="dxa"/>
            <w:shd w:val="clear" w:color="17365D" w:fill="17365D"/>
          </w:tcPr>
          <w:p w14:paraId="061057B4" w14:textId="34A55CFA" w:rsidR="00316F9D" w:rsidRPr="00316F9D" w:rsidRDefault="00316F9D" w:rsidP="00F345FF">
            <w:pPr>
              <w:spacing w:after="160"/>
              <w:rPr>
                <w:b/>
                <w:color w:val="FFFFFF"/>
                <w:sz w:val="17"/>
              </w:rPr>
            </w:pPr>
            <w:r w:rsidRPr="00316F9D">
              <w:rPr>
                <w:b/>
                <w:color w:val="FFFFFF"/>
                <w:sz w:val="17"/>
              </w:rPr>
              <w:t>2030</w:t>
            </w:r>
          </w:p>
        </w:tc>
      </w:tr>
      <w:tr w:rsidR="00316F9D" w:rsidRPr="00316F9D" w14:paraId="56DF9F13" w14:textId="77777777" w:rsidTr="00F7572C">
        <w:tc>
          <w:tcPr>
            <w:tcW w:w="1629" w:type="dxa"/>
          </w:tcPr>
          <w:p w14:paraId="1762CA81" w14:textId="46ECBCA9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316F9D">
              <w:rPr>
                <w:b/>
                <w:color w:val="000000"/>
                <w:sz w:val="17"/>
              </w:rPr>
              <w:t xml:space="preserve">IT </w:t>
            </w:r>
            <w:r w:rsidRPr="00953F39">
              <w:rPr>
                <w:b/>
                <w:i/>
                <w:color w:val="000000"/>
                <w:sz w:val="17"/>
              </w:rPr>
              <w:t>Governance &amp; Strategy</w:t>
            </w:r>
          </w:p>
        </w:tc>
        <w:tc>
          <w:tcPr>
            <w:tcW w:w="1608" w:type="dxa"/>
            <w:shd w:val="clear" w:color="F2F2F2" w:fill="F2F2F2"/>
          </w:tcPr>
          <w:p w14:paraId="43FF81F1" w14:textId="524EAC8F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3C28D48A" w14:textId="12A3D843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056E91BF" w14:textId="165F7029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7DD9F72B" w14:textId="52B270FB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2DEC21F6" w14:textId="377A6476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6B21D470" w14:textId="77777777" w:rsidTr="00F7572C">
        <w:tc>
          <w:tcPr>
            <w:tcW w:w="1629" w:type="dxa"/>
          </w:tcPr>
          <w:p w14:paraId="5BE68B65" w14:textId="5686B730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316F9D">
              <w:rPr>
                <w:b/>
                <w:color w:val="000000"/>
                <w:sz w:val="17"/>
              </w:rPr>
              <w:t xml:space="preserve">Portfolio &amp; </w:t>
            </w:r>
            <w:r w:rsidRPr="00953F39">
              <w:rPr>
                <w:b/>
                <w:i/>
                <w:color w:val="000000"/>
                <w:sz w:val="17"/>
              </w:rPr>
              <w:t xml:space="preserve">Investment </w:t>
            </w:r>
            <w:r w:rsidR="00AF0EF2" w:rsidRPr="00953F39">
              <w:rPr>
                <w:b/>
                <w:i/>
                <w:color w:val="000000"/>
                <w:sz w:val="17"/>
              </w:rPr>
              <w:t>Management</w:t>
            </w:r>
          </w:p>
        </w:tc>
        <w:tc>
          <w:tcPr>
            <w:tcW w:w="1608" w:type="dxa"/>
            <w:shd w:val="clear" w:color="F2F2F2" w:fill="F2F2F2"/>
          </w:tcPr>
          <w:p w14:paraId="367E8652" w14:textId="17347F2F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FF2CC" w:fill="FFF2CC"/>
          </w:tcPr>
          <w:p w14:paraId="2EF3CF75" w14:textId="02E34E5F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5A6A82E9" w14:textId="3ADFC872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432D0274" w14:textId="0FA9C055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  <w:tc>
          <w:tcPr>
            <w:tcW w:w="1582" w:type="dxa"/>
            <w:shd w:val="clear" w:color="A9D08E" w:fill="A9D08E"/>
          </w:tcPr>
          <w:p w14:paraId="30C405DE" w14:textId="175F177C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4F6BCF53" w14:textId="77777777" w:rsidTr="00F7572C">
        <w:tc>
          <w:tcPr>
            <w:tcW w:w="1629" w:type="dxa"/>
          </w:tcPr>
          <w:p w14:paraId="0BDFAEC6" w14:textId="7CC6C15F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Enterprise Architecture</w:t>
            </w:r>
          </w:p>
        </w:tc>
        <w:tc>
          <w:tcPr>
            <w:tcW w:w="1608" w:type="dxa"/>
            <w:shd w:val="clear" w:color="F2F2F2" w:fill="F2F2F2"/>
          </w:tcPr>
          <w:p w14:paraId="1F408C91" w14:textId="1E22E5DE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0A5D57B8" w14:textId="5413B7D9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39FAD46F" w14:textId="5039F805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66B46EB4" w14:textId="45798AED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3307DB10" w14:textId="68D9D519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589ABE69" w14:textId="77777777" w:rsidTr="00F7572C">
        <w:tc>
          <w:tcPr>
            <w:tcW w:w="1629" w:type="dxa"/>
          </w:tcPr>
          <w:p w14:paraId="75FD8D2C" w14:textId="18C920FA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316F9D">
              <w:rPr>
                <w:b/>
                <w:color w:val="000000"/>
                <w:sz w:val="17"/>
              </w:rPr>
              <w:t xml:space="preserve">IT </w:t>
            </w:r>
            <w:r w:rsidRPr="00953F39">
              <w:rPr>
                <w:b/>
                <w:i/>
                <w:color w:val="000000"/>
                <w:sz w:val="17"/>
              </w:rPr>
              <w:t>Service Management</w:t>
            </w:r>
          </w:p>
        </w:tc>
        <w:tc>
          <w:tcPr>
            <w:tcW w:w="1608" w:type="dxa"/>
            <w:shd w:val="clear" w:color="F2F2F2" w:fill="F2F2F2"/>
          </w:tcPr>
          <w:p w14:paraId="1B1DD203" w14:textId="157B9D42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FF2CC" w:fill="FFF2CC"/>
          </w:tcPr>
          <w:p w14:paraId="620E8EAF" w14:textId="77895EF9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6384C85B" w14:textId="588BA5CD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780743C4" w14:textId="2AD4E853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  <w:tc>
          <w:tcPr>
            <w:tcW w:w="1582" w:type="dxa"/>
            <w:shd w:val="clear" w:color="A9D08E" w:fill="A9D08E"/>
          </w:tcPr>
          <w:p w14:paraId="49BFA7F2" w14:textId="17B4167F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35A2FCED" w14:textId="77777777" w:rsidTr="00F7572C">
        <w:tc>
          <w:tcPr>
            <w:tcW w:w="1629" w:type="dxa"/>
          </w:tcPr>
          <w:p w14:paraId="4387B7A2" w14:textId="7789A5B3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Cybersecurity</w:t>
            </w:r>
          </w:p>
        </w:tc>
        <w:tc>
          <w:tcPr>
            <w:tcW w:w="1608" w:type="dxa"/>
            <w:shd w:val="clear" w:color="F2F2F2" w:fill="F2F2F2"/>
          </w:tcPr>
          <w:p w14:paraId="489C947F" w14:textId="0F8C4123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 xml:space="preserve">To be </w:t>
            </w:r>
            <w:r w:rsidRPr="00953F39">
              <w:rPr>
                <w:i/>
                <w:color w:val="595959"/>
                <w:sz w:val="17"/>
              </w:rPr>
              <w:lastRenderedPageBreak/>
              <w:t>validated</w:t>
            </w:r>
          </w:p>
        </w:tc>
        <w:tc>
          <w:tcPr>
            <w:tcW w:w="1582" w:type="dxa"/>
            <w:shd w:val="clear" w:color="FFF2CC" w:fill="FFF2CC"/>
          </w:tcPr>
          <w:p w14:paraId="39F9B363" w14:textId="280A76F3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lastRenderedPageBreak/>
              <w:t>L2</w:t>
            </w:r>
          </w:p>
        </w:tc>
        <w:tc>
          <w:tcPr>
            <w:tcW w:w="1582" w:type="dxa"/>
            <w:shd w:val="clear" w:color="FFF2CC" w:fill="FFF2CC"/>
          </w:tcPr>
          <w:p w14:paraId="3B63C258" w14:textId="7A1CA75A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7D237A97" w14:textId="7FFE16F5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  <w:tc>
          <w:tcPr>
            <w:tcW w:w="1582" w:type="dxa"/>
            <w:shd w:val="clear" w:color="A9D08E" w:fill="A9D08E"/>
          </w:tcPr>
          <w:p w14:paraId="5522DDC7" w14:textId="5BCF26A4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0B520734" w14:textId="77777777" w:rsidTr="00F7572C">
        <w:tc>
          <w:tcPr>
            <w:tcW w:w="1629" w:type="dxa"/>
          </w:tcPr>
          <w:p w14:paraId="48CDDD93" w14:textId="59523E6B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 xml:space="preserve">Identity &amp; Access </w:t>
            </w:r>
            <w:r w:rsidR="00AF0EF2" w:rsidRPr="00953F39">
              <w:rPr>
                <w:b/>
                <w:i/>
                <w:color w:val="000000"/>
                <w:sz w:val="17"/>
              </w:rPr>
              <w:t>Management</w:t>
            </w:r>
          </w:p>
        </w:tc>
        <w:tc>
          <w:tcPr>
            <w:tcW w:w="1608" w:type="dxa"/>
            <w:shd w:val="clear" w:color="F2F2F2" w:fill="F2F2F2"/>
          </w:tcPr>
          <w:p w14:paraId="1CBA2333" w14:textId="5AEEB8FB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FF2CC" w:fill="FFF2CC"/>
          </w:tcPr>
          <w:p w14:paraId="2BE52A5A" w14:textId="65FD9960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11969BD6" w14:textId="77402608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  <w:tc>
          <w:tcPr>
            <w:tcW w:w="1582" w:type="dxa"/>
            <w:shd w:val="clear" w:color="A9D08E" w:fill="A9D08E"/>
          </w:tcPr>
          <w:p w14:paraId="59E50BC0" w14:textId="6320365E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  <w:tc>
          <w:tcPr>
            <w:tcW w:w="1582" w:type="dxa"/>
            <w:shd w:val="clear" w:color="A9D08E" w:fill="A9D08E"/>
          </w:tcPr>
          <w:p w14:paraId="4300A8A1" w14:textId="5B476171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435D324C" w14:textId="77777777" w:rsidTr="00F7572C">
        <w:tc>
          <w:tcPr>
            <w:tcW w:w="1629" w:type="dxa"/>
          </w:tcPr>
          <w:p w14:paraId="64EAF9C8" w14:textId="0658EBC9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316F9D">
              <w:rPr>
                <w:b/>
                <w:color w:val="000000"/>
                <w:sz w:val="17"/>
              </w:rPr>
              <w:t xml:space="preserve">BC/DR &amp; </w:t>
            </w:r>
            <w:r w:rsidRPr="00953F39">
              <w:rPr>
                <w:b/>
                <w:i/>
                <w:color w:val="000000"/>
                <w:sz w:val="17"/>
              </w:rPr>
              <w:t>Resilience</w:t>
            </w:r>
          </w:p>
        </w:tc>
        <w:tc>
          <w:tcPr>
            <w:tcW w:w="1608" w:type="dxa"/>
            <w:shd w:val="clear" w:color="F2F2F2" w:fill="F2F2F2"/>
          </w:tcPr>
          <w:p w14:paraId="257D47B9" w14:textId="65D4C508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5235446B" w14:textId="1DDD078E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608EB042" w14:textId="5BA3E261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5D0CC9B0" w14:textId="1696DEC8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  <w:tc>
          <w:tcPr>
            <w:tcW w:w="1582" w:type="dxa"/>
            <w:shd w:val="clear" w:color="A9D08E" w:fill="A9D08E"/>
          </w:tcPr>
          <w:p w14:paraId="4EA24C7D" w14:textId="11ED1793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1DA36C95" w14:textId="77777777" w:rsidTr="00F7572C">
        <w:tc>
          <w:tcPr>
            <w:tcW w:w="1629" w:type="dxa"/>
          </w:tcPr>
          <w:p w14:paraId="695F741C" w14:textId="727CA58F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Data Management</w:t>
            </w:r>
          </w:p>
        </w:tc>
        <w:tc>
          <w:tcPr>
            <w:tcW w:w="1608" w:type="dxa"/>
            <w:shd w:val="clear" w:color="F2F2F2" w:fill="F2F2F2"/>
          </w:tcPr>
          <w:p w14:paraId="0DF64299" w14:textId="0A6E8FD8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3B6594B1" w14:textId="669552DF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43060B1D" w14:textId="525F75E6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59E535F2" w14:textId="72390346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495359A8" w14:textId="729D57F1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3AD8298D" w14:textId="77777777" w:rsidTr="00F7572C">
        <w:tc>
          <w:tcPr>
            <w:tcW w:w="1629" w:type="dxa"/>
          </w:tcPr>
          <w:p w14:paraId="21894ED9" w14:textId="60500A80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Application Management</w:t>
            </w:r>
          </w:p>
        </w:tc>
        <w:tc>
          <w:tcPr>
            <w:tcW w:w="1608" w:type="dxa"/>
            <w:shd w:val="clear" w:color="F2F2F2" w:fill="F2F2F2"/>
          </w:tcPr>
          <w:p w14:paraId="2BA28F95" w14:textId="2F5A485A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166B1C2D" w14:textId="521163F4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2624A40B" w14:textId="767DC6FB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66B60E97" w14:textId="1A4E7C78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715A9377" w14:textId="23F529B3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7E79EB0A" w14:textId="77777777" w:rsidTr="00F7572C">
        <w:tc>
          <w:tcPr>
            <w:tcW w:w="1629" w:type="dxa"/>
          </w:tcPr>
          <w:p w14:paraId="11BEE0AA" w14:textId="22388121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Infrastructure &amp; Network</w:t>
            </w:r>
          </w:p>
        </w:tc>
        <w:tc>
          <w:tcPr>
            <w:tcW w:w="1608" w:type="dxa"/>
            <w:shd w:val="clear" w:color="F2F2F2" w:fill="F2F2F2"/>
          </w:tcPr>
          <w:p w14:paraId="62BD9673" w14:textId="65F1E870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FF2CC" w:fill="FFF2CC"/>
          </w:tcPr>
          <w:p w14:paraId="1E419890" w14:textId="2B0A840B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55869D89" w14:textId="1C3541A4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285666B7" w14:textId="751EE832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  <w:tc>
          <w:tcPr>
            <w:tcW w:w="1582" w:type="dxa"/>
            <w:shd w:val="clear" w:color="A9D08E" w:fill="A9D08E"/>
          </w:tcPr>
          <w:p w14:paraId="15AF3B12" w14:textId="59D2C112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2CAB7A21" w14:textId="77777777" w:rsidTr="00F7572C">
        <w:tc>
          <w:tcPr>
            <w:tcW w:w="1629" w:type="dxa"/>
          </w:tcPr>
          <w:p w14:paraId="263AE61B" w14:textId="77C10F62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Vendor &amp; Sourcing</w:t>
            </w:r>
          </w:p>
        </w:tc>
        <w:tc>
          <w:tcPr>
            <w:tcW w:w="1608" w:type="dxa"/>
            <w:shd w:val="clear" w:color="F2F2F2" w:fill="F2F2F2"/>
          </w:tcPr>
          <w:p w14:paraId="3C9A5CDF" w14:textId="16646C00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08E9A04C" w14:textId="5E6B49CB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05B72974" w14:textId="37C9E52B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5EBDF033" w14:textId="0479B0D0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37B4C30C" w14:textId="24E48337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2EA17DBE" w14:textId="77777777" w:rsidTr="00F7572C">
        <w:tc>
          <w:tcPr>
            <w:tcW w:w="1629" w:type="dxa"/>
          </w:tcPr>
          <w:p w14:paraId="49790480" w14:textId="5E228AE5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316F9D">
              <w:rPr>
                <w:b/>
                <w:color w:val="000000"/>
                <w:sz w:val="17"/>
              </w:rPr>
              <w:t xml:space="preserve">IT Financial </w:t>
            </w:r>
            <w:r w:rsidR="00AF0EF2" w:rsidRPr="00953F39">
              <w:rPr>
                <w:b/>
                <w:i/>
                <w:color w:val="000000"/>
                <w:sz w:val="17"/>
              </w:rPr>
              <w:t>Management</w:t>
            </w:r>
          </w:p>
        </w:tc>
        <w:tc>
          <w:tcPr>
            <w:tcW w:w="1608" w:type="dxa"/>
            <w:shd w:val="clear" w:color="F2F2F2" w:fill="F2F2F2"/>
          </w:tcPr>
          <w:p w14:paraId="42AE8B66" w14:textId="2218DC7F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3D26AD49" w14:textId="7A703655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0FD28C35" w14:textId="06FD6293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1B599A0F" w14:textId="485588B3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5777EBE4" w14:textId="42B29136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</w:tr>
      <w:tr w:rsidR="00316F9D" w:rsidRPr="00316F9D" w14:paraId="2B077A70" w14:textId="77777777" w:rsidTr="00F7572C">
        <w:tc>
          <w:tcPr>
            <w:tcW w:w="1629" w:type="dxa"/>
          </w:tcPr>
          <w:p w14:paraId="0461BBCB" w14:textId="656A9E42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316F9D">
              <w:rPr>
                <w:b/>
                <w:color w:val="000000"/>
                <w:sz w:val="17"/>
              </w:rPr>
              <w:t xml:space="preserve">Digital / </w:t>
            </w:r>
            <w:r w:rsidRPr="00953F39">
              <w:rPr>
                <w:b/>
                <w:i/>
                <w:color w:val="000000"/>
                <w:sz w:val="17"/>
              </w:rPr>
              <w:t>Tenant Services</w:t>
            </w:r>
          </w:p>
        </w:tc>
        <w:tc>
          <w:tcPr>
            <w:tcW w:w="1608" w:type="dxa"/>
            <w:shd w:val="clear" w:color="F2F2F2" w:fill="F2F2F2"/>
          </w:tcPr>
          <w:p w14:paraId="346DFF16" w14:textId="736BB504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7ADFCC80" w14:textId="6FC3A00B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76B53EB6" w14:textId="29140C17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2233C1D5" w14:textId="5A3DD63A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369FC9A4" w14:textId="51600064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316F9D" w:rsidRPr="00316F9D" w14:paraId="65E8DBF4" w14:textId="77777777" w:rsidTr="00F7572C">
        <w:tc>
          <w:tcPr>
            <w:tcW w:w="1629" w:type="dxa"/>
          </w:tcPr>
          <w:p w14:paraId="58F0D6B4" w14:textId="06C3E4B7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316F9D">
              <w:rPr>
                <w:b/>
                <w:color w:val="000000"/>
                <w:sz w:val="17"/>
              </w:rPr>
              <w:t xml:space="preserve">OT/IoT </w:t>
            </w:r>
            <w:r w:rsidRPr="00953F39">
              <w:rPr>
                <w:b/>
                <w:i/>
                <w:color w:val="000000"/>
                <w:sz w:val="17"/>
              </w:rPr>
              <w:t>Integration</w:t>
            </w:r>
          </w:p>
        </w:tc>
        <w:tc>
          <w:tcPr>
            <w:tcW w:w="1608" w:type="dxa"/>
            <w:shd w:val="clear" w:color="F2F2F2" w:fill="F2F2F2"/>
          </w:tcPr>
          <w:p w14:paraId="2A69A430" w14:textId="243242DE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8CBAD" w:fill="F8CBAD"/>
          </w:tcPr>
          <w:p w14:paraId="31CC9563" w14:textId="5A4E418D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L0</w:t>
            </w:r>
          </w:p>
        </w:tc>
        <w:tc>
          <w:tcPr>
            <w:tcW w:w="1582" w:type="dxa"/>
            <w:shd w:val="clear" w:color="FCE4D6" w:fill="FCE4D6"/>
          </w:tcPr>
          <w:p w14:paraId="108BC98A" w14:textId="2F426209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5DBF6D0D" w14:textId="45364900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13C7753A" w14:textId="3A10AA16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</w:tr>
      <w:tr w:rsidR="00316F9D" w:rsidRPr="00316F9D" w14:paraId="3F0ABFBC" w14:textId="77777777" w:rsidTr="00F7572C">
        <w:tc>
          <w:tcPr>
            <w:tcW w:w="1629" w:type="dxa"/>
          </w:tcPr>
          <w:p w14:paraId="314B0E16" w14:textId="66618D93" w:rsidR="00316F9D" w:rsidRPr="00316F9D" w:rsidRDefault="00316F9D" w:rsidP="00F345FF">
            <w:pPr>
              <w:spacing w:after="160"/>
              <w:rPr>
                <w:b/>
                <w:color w:val="000000"/>
                <w:sz w:val="17"/>
              </w:rPr>
            </w:pPr>
            <w:r w:rsidRPr="00316F9D">
              <w:rPr>
                <w:b/>
                <w:color w:val="000000"/>
                <w:sz w:val="17"/>
              </w:rPr>
              <w:t xml:space="preserve">IT </w:t>
            </w:r>
            <w:r w:rsidRPr="00953F39">
              <w:rPr>
                <w:b/>
                <w:i/>
                <w:color w:val="000000"/>
                <w:sz w:val="17"/>
              </w:rPr>
              <w:t>People &amp; Skills</w:t>
            </w:r>
          </w:p>
        </w:tc>
        <w:tc>
          <w:tcPr>
            <w:tcW w:w="1608" w:type="dxa"/>
            <w:shd w:val="clear" w:color="F2F2F2" w:fill="F2F2F2"/>
          </w:tcPr>
          <w:p w14:paraId="276831CB" w14:textId="149BC695" w:rsidR="00316F9D" w:rsidRPr="00E43932" w:rsidRDefault="00E43932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 w:rsidRPr="00E43932"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634AFD61" w14:textId="11A0D6B9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4EE75AC3" w14:textId="3B8E25EE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1C91D398" w14:textId="002506AA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216F1F26" w14:textId="0D8F7094" w:rsidR="00316F9D" w:rsidRPr="00316F9D" w:rsidRDefault="00016C37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  <w:tr w:rsidR="00F7572C" w:rsidRPr="00316F9D" w14:paraId="2B21A817" w14:textId="77777777" w:rsidTr="00F7572C">
        <w:tc>
          <w:tcPr>
            <w:tcW w:w="1629" w:type="dxa"/>
          </w:tcPr>
          <w:p w14:paraId="087D579F" w14:textId="453A4CB4" w:rsidR="00F7572C" w:rsidRPr="00316F9D" w:rsidRDefault="00F7572C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Risk</w:t>
            </w:r>
            <w:r>
              <w:rPr>
                <w:b/>
                <w:color w:val="000000"/>
                <w:sz w:val="17"/>
              </w:rPr>
              <w:t xml:space="preserve">, </w:t>
            </w:r>
            <w:r w:rsidRPr="00953F39">
              <w:rPr>
                <w:b/>
                <w:i/>
                <w:color w:val="000000"/>
                <w:sz w:val="17"/>
              </w:rPr>
              <w:t>Compliance &amp; Assurance</w:t>
            </w:r>
          </w:p>
        </w:tc>
        <w:tc>
          <w:tcPr>
            <w:tcW w:w="1608" w:type="dxa"/>
            <w:shd w:val="clear" w:color="F2F2F2" w:fill="F2F2F2"/>
          </w:tcPr>
          <w:p w14:paraId="4B972B87" w14:textId="689D60C4" w:rsidR="00F7572C" w:rsidRPr="00E43932" w:rsidRDefault="00F7572C" w:rsidP="00F345FF">
            <w:pPr>
              <w:spacing w:after="160"/>
              <w:rPr>
                <w:i/>
                <w:color w:val="595959"/>
                <w:sz w:val="17"/>
              </w:rPr>
            </w:pPr>
            <w:r w:rsidRPr="00953F39">
              <w:rPr>
                <w:i/>
                <w:color w:val="595959"/>
                <w:sz w:val="17"/>
              </w:rPr>
              <w:t>Indicative</w:t>
            </w:r>
            <w:r>
              <w:rPr>
                <w:i/>
                <w:color w:val="595959"/>
                <w:sz w:val="17"/>
              </w:rPr>
              <w:t xml:space="preserve"> / </w:t>
            </w:r>
            <w:r w:rsidRPr="00953F39">
              <w:rPr>
                <w:i/>
                <w:color w:val="595959"/>
                <w:sz w:val="17"/>
              </w:rPr>
              <w:t>To be validated</w:t>
            </w:r>
          </w:p>
        </w:tc>
        <w:tc>
          <w:tcPr>
            <w:tcW w:w="1582" w:type="dxa"/>
            <w:shd w:val="clear" w:color="FCE4D6" w:fill="FCE4D6"/>
          </w:tcPr>
          <w:p w14:paraId="016DBFCD" w14:textId="78963510" w:rsidR="00F7572C" w:rsidRDefault="00F7572C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L1</w:t>
            </w:r>
          </w:p>
        </w:tc>
        <w:tc>
          <w:tcPr>
            <w:tcW w:w="1582" w:type="dxa"/>
            <w:shd w:val="clear" w:color="FFF2CC" w:fill="FFF2CC"/>
          </w:tcPr>
          <w:p w14:paraId="6A63C235" w14:textId="357E9C4D" w:rsidR="00F7572C" w:rsidRDefault="00F7572C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FFF2CC" w:fill="FFF2CC"/>
          </w:tcPr>
          <w:p w14:paraId="101E67F0" w14:textId="553F089E" w:rsidR="00F7572C" w:rsidRDefault="00F7572C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L2</w:t>
            </w:r>
          </w:p>
        </w:tc>
        <w:tc>
          <w:tcPr>
            <w:tcW w:w="1582" w:type="dxa"/>
            <w:shd w:val="clear" w:color="A9D08E" w:fill="A9D08E"/>
          </w:tcPr>
          <w:p w14:paraId="79862AB7" w14:textId="6E3A7CA6" w:rsidR="00F7572C" w:rsidRDefault="00F7572C" w:rsidP="00F345FF">
            <w:pPr>
              <w:spacing w:after="16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L3</w:t>
            </w:r>
          </w:p>
        </w:tc>
      </w:tr>
    </w:tbl>
    <w:p w14:paraId="271E6C0C" w14:textId="57C04684" w:rsidR="00316F9D" w:rsidRPr="006F7F48" w:rsidRDefault="00316F9D" w:rsidP="00640BA1">
      <w:pPr>
        <w:jc w:val="both"/>
        <w:rPr>
          <w:color w:val="000000"/>
        </w:rPr>
      </w:pPr>
      <w:r w:rsidRPr="006F7F48">
        <w:rPr>
          <w:b/>
          <w:color w:val="1F4E78"/>
        </w:rPr>
        <w:t xml:space="preserve">Pengecualian yang disengaja. </w:t>
      </w:r>
      <w:r w:rsidRPr="006F7F48">
        <w:rPr>
          <w:color w:val="000000"/>
        </w:rPr>
        <w:t xml:space="preserve">OT/IoT </w:t>
      </w:r>
      <w:r w:rsidR="005F1408" w:rsidRPr="006F7F48">
        <w:rPr>
          <w:color w:val="000000"/>
        </w:rPr>
        <w:t xml:space="preserve">dan IT Financial </w:t>
      </w:r>
      <w:r w:rsidR="005F1408" w:rsidRPr="00953F39">
        <w:rPr>
          <w:i/>
          <w:color w:val="000000"/>
        </w:rPr>
        <w:t>Management</w:t>
      </w:r>
      <w:r w:rsidR="005F1408" w:rsidRPr="006F7F48">
        <w:rPr>
          <w:color w:val="000000"/>
        </w:rPr>
        <w:t xml:space="preserve"> ditargetkan Level 2 (</w:t>
      </w:r>
      <w:r w:rsidR="005F1408" w:rsidRPr="00953F39">
        <w:rPr>
          <w:i/>
          <w:color w:val="000000"/>
        </w:rPr>
        <w:t>Managed</w:t>
      </w:r>
      <w:r w:rsidR="005F1408" w:rsidRPr="006F7F48">
        <w:rPr>
          <w:color w:val="000000"/>
        </w:rPr>
        <w:t>) pada 2030, satu level di bawah domain inti,</w:t>
      </w:r>
      <w:r w:rsidRPr="006F7F48">
        <w:rPr>
          <w:color w:val="000000"/>
        </w:rPr>
        <w:t xml:space="preserve"> karena keduanya bergantung pada fondasi lain (integrasi data dan pemisahan biaya </w:t>
      </w:r>
      <w:r w:rsidRPr="00953F39">
        <w:rPr>
          <w:i/>
          <w:color w:val="000000"/>
        </w:rPr>
        <w:t>run/change</w:t>
      </w:r>
      <w:r w:rsidRPr="006F7F48">
        <w:rPr>
          <w:color w:val="000000"/>
        </w:rPr>
        <w:t>) yang baru matang pada 2029.</w:t>
      </w:r>
    </w:p>
    <w:p w14:paraId="6F816152" w14:textId="254B1896" w:rsidR="00316F9D" w:rsidRPr="006F7F48" w:rsidRDefault="00316F9D" w:rsidP="00316F9D">
      <w:pPr>
        <w:pStyle w:val="Heading2"/>
      </w:pPr>
      <w:bookmarkStart w:id="65" w:name="_Toc242450679"/>
      <w:r w:rsidRPr="006F7F48">
        <w:t xml:space="preserve">6.4 </w:t>
      </w:r>
      <w:r w:rsidR="0036756A" w:rsidRPr="006F7F48">
        <w:t>Kesenjangan Kapabilitas</w:t>
      </w:r>
      <w:bookmarkEnd w:id="65"/>
    </w:p>
    <w:p w14:paraId="2356280C" w14:textId="29BF1CF5" w:rsidR="00316F9D" w:rsidRPr="006F7F48" w:rsidRDefault="00316F9D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terbesar </w:t>
      </w:r>
      <w:r w:rsidR="00E575C2" w:rsidRPr="006F7F48">
        <w:rPr>
          <w:color w:val="000000"/>
        </w:rPr>
        <w:t xml:space="preserve">diperkirakan ada pada </w:t>
      </w:r>
      <w:r w:rsidR="00E575C2" w:rsidRPr="00953F39">
        <w:rPr>
          <w:i/>
          <w:color w:val="000000"/>
        </w:rPr>
        <w:t>Enterprise Architecture</w:t>
      </w:r>
      <w:r w:rsidR="00E575C2" w:rsidRPr="006F7F48">
        <w:rPr>
          <w:color w:val="000000"/>
        </w:rPr>
        <w:t xml:space="preserve">, BC/DR, </w:t>
      </w:r>
      <w:r w:rsidR="00E575C2" w:rsidRPr="00953F39">
        <w:rPr>
          <w:i/>
          <w:color w:val="000000"/>
        </w:rPr>
        <w:t>Data Management</w:t>
      </w:r>
      <w:r w:rsidR="00E575C2" w:rsidRPr="006F7F48">
        <w:rPr>
          <w:color w:val="000000"/>
        </w:rPr>
        <w:t xml:space="preserve">, </w:t>
      </w:r>
      <w:r w:rsidR="00E575C2" w:rsidRPr="00953F39">
        <w:rPr>
          <w:i/>
          <w:color w:val="000000"/>
        </w:rPr>
        <w:t>Digital/Tenant Services</w:t>
      </w:r>
      <w:r w:rsidR="00E575C2" w:rsidRPr="006F7F48">
        <w:rPr>
          <w:color w:val="000000"/>
        </w:rPr>
        <w:t xml:space="preserve">—empat domain dengan indikasi praktik belum ada atau sporadis (setara Level 0–1) yang ditargetkan Level 3 pada 2030, sehingga </w:t>
      </w:r>
      <w:r w:rsidR="00E575C2" w:rsidRPr="00953F39">
        <w:rPr>
          <w:i/>
          <w:color w:val="000000"/>
        </w:rPr>
        <w:t>gap</w:t>
      </w:r>
      <w:r w:rsidR="00E575C2" w:rsidRPr="006F7F48">
        <w:rPr>
          <w:color w:val="000000"/>
        </w:rPr>
        <w:t xml:space="preserve">-nya 2–3 level; besaran final ditetapkan setelah </w:t>
      </w:r>
      <w:r w:rsidR="00E575C2" w:rsidRPr="00953F39">
        <w:rPr>
          <w:i/>
          <w:color w:val="000000"/>
        </w:rPr>
        <w:t>baseline assessment</w:t>
      </w:r>
      <w:r w:rsidR="00E575C2" w:rsidRPr="006F7F48">
        <w:rPr>
          <w:color w:val="000000"/>
        </w:rPr>
        <w:t xml:space="preserve"> [TBD]. Keempatnya adalah</w:t>
      </w:r>
      <w:r w:rsidRPr="006F7F48">
        <w:rPr>
          <w:color w:val="000000"/>
        </w:rPr>
        <w:t xml:space="preserve"> domain yang menjadi prasyarat </w:t>
      </w:r>
      <w:r w:rsidRPr="00953F39">
        <w:rPr>
          <w:i/>
          <w:color w:val="000000"/>
        </w:rPr>
        <w:t>platform tenant</w:t>
      </w:r>
      <w:r w:rsidRPr="006F7F48">
        <w:rPr>
          <w:color w:val="000000"/>
        </w:rPr>
        <w:t xml:space="preserve"> dan </w:t>
      </w:r>
      <w:r w:rsidRPr="00953F39">
        <w:rPr>
          <w:i/>
          <w:color w:val="000000"/>
        </w:rPr>
        <w:t>meter-to-cash</w:t>
      </w:r>
      <w:r w:rsidRPr="006F7F48">
        <w:rPr>
          <w:color w:val="000000"/>
        </w:rPr>
        <w:t xml:space="preserve">. Urutan penutupan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ditentukan oleh dependensi, bukan oleh besarnya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>.</w:t>
      </w:r>
    </w:p>
    <w:p w14:paraId="60107C42" w14:textId="0196C119" w:rsidR="00316F9D" w:rsidRPr="006F7F48" w:rsidRDefault="00316F9D" w:rsidP="00316F9D">
      <w:pPr>
        <w:pStyle w:val="Heading2"/>
      </w:pPr>
      <w:bookmarkStart w:id="66" w:name="_Toc242450680"/>
      <w:r w:rsidRPr="006F7F48">
        <w:t xml:space="preserve">6.5 </w:t>
      </w:r>
      <w:r w:rsidR="0036756A" w:rsidRPr="006F7F48">
        <w:t>Target Kapabilitas per Domain</w:t>
      </w:r>
      <w:bookmarkEnd w:id="66"/>
    </w:p>
    <w:p w14:paraId="508F8451" w14:textId="77777777" w:rsidR="00316F9D" w:rsidRDefault="00316F9D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316F9D">
        <w:rPr>
          <w:b/>
          <w:color w:val="1F4E78"/>
          <w:sz w:val="18"/>
        </w:rPr>
        <w:t xml:space="preserve"> 6.3 — IT </w:t>
      </w:r>
      <w:r w:rsidRPr="00953F39">
        <w:rPr>
          <w:b/>
          <w:i/>
          <w:color w:val="1F4E78"/>
          <w:sz w:val="18"/>
        </w:rPr>
        <w:t>Capability Map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6"/>
        <w:gridCol w:w="3201"/>
        <w:gridCol w:w="3168"/>
      </w:tblGrid>
      <w:tr w:rsidR="00316F9D" w:rsidRPr="00316F9D" w14:paraId="3CDA5393" w14:textId="77777777" w:rsidTr="00316F9D">
        <w:trPr>
          <w:tblHeader/>
        </w:trPr>
        <w:tc>
          <w:tcPr>
            <w:tcW w:w="3301" w:type="dxa"/>
            <w:shd w:val="clear" w:color="17365D" w:fill="17365D"/>
          </w:tcPr>
          <w:p w14:paraId="47442C16" w14:textId="532362CA" w:rsidR="00316F9D" w:rsidRPr="00506302" w:rsidRDefault="00316F9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3302" w:type="dxa"/>
            <w:shd w:val="clear" w:color="17365D" w:fill="17365D"/>
          </w:tcPr>
          <w:p w14:paraId="1D5C3564" w14:textId="0F91BA33" w:rsidR="00316F9D" w:rsidRPr="00506302" w:rsidRDefault="00316F9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Kapabilitas target 2030 (Level 3)</w:t>
            </w:r>
          </w:p>
        </w:tc>
        <w:tc>
          <w:tcPr>
            <w:tcW w:w="3302" w:type="dxa"/>
            <w:shd w:val="clear" w:color="17365D" w:fill="17365D"/>
          </w:tcPr>
          <w:p w14:paraId="7578F84B" w14:textId="64A0EFB2" w:rsidR="00316F9D" w:rsidRPr="00506302" w:rsidRDefault="00316F9D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Inisiatif utama</w:t>
            </w:r>
          </w:p>
        </w:tc>
      </w:tr>
      <w:tr w:rsidR="00316F9D" w:rsidRPr="00316F9D" w14:paraId="31204E5C" w14:textId="77777777" w:rsidTr="00316F9D">
        <w:tc>
          <w:tcPr>
            <w:tcW w:w="3301" w:type="dxa"/>
          </w:tcPr>
          <w:p w14:paraId="1EC511AF" w14:textId="0D187036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Governance</w:t>
            </w:r>
            <w:r w:rsidRPr="00506302">
              <w:rPr>
                <w:b/>
                <w:color w:val="000000"/>
                <w:sz w:val="18"/>
              </w:rPr>
              <w:t xml:space="preserve"> &amp; Portfolio</w:t>
            </w:r>
          </w:p>
        </w:tc>
        <w:tc>
          <w:tcPr>
            <w:tcW w:w="3302" w:type="dxa"/>
          </w:tcPr>
          <w:p w14:paraId="094433E7" w14:textId="7D957459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 </w:t>
            </w:r>
            <w:r w:rsidRPr="00953F39">
              <w:rPr>
                <w:i/>
                <w:color w:val="000000"/>
                <w:sz w:val="18"/>
              </w:rPr>
              <w:t>Steering Committee</w:t>
            </w:r>
            <w:r w:rsidRPr="00506302">
              <w:rPr>
                <w:color w:val="000000"/>
                <w:sz w:val="18"/>
              </w:rPr>
              <w:t xml:space="preserve"> aktif; </w:t>
            </w:r>
            <w:r w:rsidRPr="00953F39">
              <w:rPr>
                <w:i/>
                <w:color w:val="000000"/>
                <w:sz w:val="18"/>
              </w:rPr>
              <w:t>stage-gate</w:t>
            </w:r>
            <w:r w:rsidRPr="00506302">
              <w:rPr>
                <w:color w:val="000000"/>
                <w:sz w:val="18"/>
              </w:rPr>
              <w:t xml:space="preserve">; </w:t>
            </w:r>
            <w:r w:rsidRPr="00953F39">
              <w:rPr>
                <w:i/>
                <w:color w:val="000000"/>
                <w:sz w:val="18"/>
              </w:rPr>
              <w:t>benefit review</w:t>
            </w:r>
            <w:r w:rsidRPr="00506302">
              <w:rPr>
                <w:color w:val="000000"/>
                <w:sz w:val="18"/>
              </w:rPr>
              <w:t xml:space="preserve"> tahunan</w:t>
            </w:r>
          </w:p>
        </w:tc>
        <w:tc>
          <w:tcPr>
            <w:tcW w:w="3302" w:type="dxa"/>
          </w:tcPr>
          <w:p w14:paraId="1887E9C8" w14:textId="699D6507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IT-01</w:t>
            </w:r>
          </w:p>
        </w:tc>
      </w:tr>
      <w:tr w:rsidR="00316F9D" w:rsidRPr="00316F9D" w14:paraId="2C5C18CE" w14:textId="77777777" w:rsidTr="00316F9D">
        <w:tc>
          <w:tcPr>
            <w:tcW w:w="3301" w:type="dxa"/>
          </w:tcPr>
          <w:p w14:paraId="3F6AFBCF" w14:textId="5639B08F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Architecture</w:t>
            </w:r>
          </w:p>
        </w:tc>
        <w:tc>
          <w:tcPr>
            <w:tcW w:w="3302" w:type="dxa"/>
          </w:tcPr>
          <w:p w14:paraId="064B0C9E" w14:textId="7E3730D1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Architecture Board</w:t>
            </w:r>
            <w:r w:rsidRPr="00506302">
              <w:rPr>
                <w:color w:val="000000"/>
                <w:sz w:val="18"/>
              </w:rPr>
              <w:t xml:space="preserve">; standar &amp; </w:t>
            </w:r>
            <w:r w:rsidRPr="00953F39">
              <w:rPr>
                <w:i/>
                <w:color w:val="000000"/>
                <w:sz w:val="18"/>
              </w:rPr>
              <w:t>repository</w:t>
            </w:r>
            <w:r w:rsidRPr="00506302">
              <w:rPr>
                <w:color w:val="000000"/>
                <w:sz w:val="18"/>
              </w:rPr>
              <w:t xml:space="preserve"> arsitektur</w:t>
            </w:r>
          </w:p>
        </w:tc>
        <w:tc>
          <w:tcPr>
            <w:tcW w:w="3302" w:type="dxa"/>
          </w:tcPr>
          <w:p w14:paraId="082FC9C4" w14:textId="2658BE15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IT-01, IT-13</w:t>
            </w:r>
          </w:p>
        </w:tc>
      </w:tr>
      <w:tr w:rsidR="00316F9D" w:rsidRPr="00316F9D" w14:paraId="65374449" w14:textId="77777777" w:rsidTr="00316F9D">
        <w:tc>
          <w:tcPr>
            <w:tcW w:w="3301" w:type="dxa"/>
          </w:tcPr>
          <w:p w14:paraId="64305DF1" w14:textId="5AE09A16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 xml:space="preserve">Service </w:t>
            </w:r>
            <w:r w:rsidR="00AF0EF2" w:rsidRPr="00953F39">
              <w:rPr>
                <w:b/>
                <w:i/>
                <w:color w:val="000000"/>
                <w:sz w:val="18"/>
              </w:rPr>
              <w:t>Management</w:t>
            </w:r>
          </w:p>
        </w:tc>
        <w:tc>
          <w:tcPr>
            <w:tcW w:w="3302" w:type="dxa"/>
          </w:tcPr>
          <w:p w14:paraId="2E90CEDA" w14:textId="319EDF8F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Service desk</w:t>
            </w:r>
            <w:r w:rsidRPr="00506302">
              <w:rPr>
                <w:color w:val="000000"/>
                <w:sz w:val="18"/>
              </w:rPr>
              <w:t xml:space="preserve"> tunggal; katalog; SLA </w:t>
            </w:r>
            <w:r w:rsidRPr="00953F39">
              <w:rPr>
                <w:i/>
                <w:color w:val="000000"/>
                <w:sz w:val="18"/>
              </w:rPr>
              <w:t>internal &amp; tenant</w:t>
            </w:r>
          </w:p>
        </w:tc>
        <w:tc>
          <w:tcPr>
            <w:tcW w:w="3302" w:type="dxa"/>
          </w:tcPr>
          <w:p w14:paraId="045C550B" w14:textId="36F34D30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IT-02</w:t>
            </w:r>
          </w:p>
        </w:tc>
      </w:tr>
      <w:tr w:rsidR="00316F9D" w:rsidRPr="00316F9D" w14:paraId="42DFEFE6" w14:textId="77777777" w:rsidTr="00316F9D">
        <w:tc>
          <w:tcPr>
            <w:tcW w:w="3301" w:type="dxa"/>
          </w:tcPr>
          <w:p w14:paraId="144394B1" w14:textId="2EE4F4EB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lastRenderedPageBreak/>
              <w:t>Cybersecurity</w:t>
            </w:r>
            <w:r w:rsidRPr="00506302">
              <w:rPr>
                <w:b/>
                <w:color w:val="000000"/>
                <w:sz w:val="18"/>
              </w:rPr>
              <w:t xml:space="preserve"> &amp; IAM</w:t>
            </w:r>
          </w:p>
        </w:tc>
        <w:tc>
          <w:tcPr>
            <w:tcW w:w="3302" w:type="dxa"/>
          </w:tcPr>
          <w:p w14:paraId="7FABFA8D" w14:textId="2094A3FB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ISMS siap sertifikasi; SOC/MDR 24×7; MFA/PAM penuh</w:t>
            </w:r>
          </w:p>
        </w:tc>
        <w:tc>
          <w:tcPr>
            <w:tcW w:w="3302" w:type="dxa"/>
          </w:tcPr>
          <w:p w14:paraId="03B7F288" w14:textId="0163880A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IT-03, IT-04</w:t>
            </w:r>
          </w:p>
        </w:tc>
      </w:tr>
      <w:tr w:rsidR="00316F9D" w:rsidRPr="00316F9D" w14:paraId="28581169" w14:textId="77777777" w:rsidTr="00316F9D">
        <w:tc>
          <w:tcPr>
            <w:tcW w:w="3301" w:type="dxa"/>
          </w:tcPr>
          <w:p w14:paraId="24030FA4" w14:textId="62668F6B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Resilience</w:t>
            </w:r>
          </w:p>
        </w:tc>
        <w:tc>
          <w:tcPr>
            <w:tcW w:w="3302" w:type="dxa"/>
          </w:tcPr>
          <w:p w14:paraId="247BCC30" w14:textId="1398E706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BIA; RTO/RPO per </w:t>
            </w:r>
            <w:r w:rsidRPr="00953F39">
              <w:rPr>
                <w:i/>
                <w:color w:val="000000"/>
                <w:sz w:val="18"/>
              </w:rPr>
              <w:t>tier</w:t>
            </w:r>
            <w:r w:rsidRPr="00506302">
              <w:rPr>
                <w:color w:val="000000"/>
                <w:sz w:val="18"/>
              </w:rPr>
              <w:t>; DR teruji tahunan</w:t>
            </w:r>
          </w:p>
        </w:tc>
        <w:tc>
          <w:tcPr>
            <w:tcW w:w="3302" w:type="dxa"/>
          </w:tcPr>
          <w:p w14:paraId="3C551D76" w14:textId="6BE38660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IT-06</w:t>
            </w:r>
          </w:p>
        </w:tc>
      </w:tr>
      <w:tr w:rsidR="00316F9D" w:rsidRPr="00316F9D" w14:paraId="6DF738FD" w14:textId="77777777" w:rsidTr="00316F9D">
        <w:tc>
          <w:tcPr>
            <w:tcW w:w="3301" w:type="dxa"/>
          </w:tcPr>
          <w:p w14:paraId="55A09EF1" w14:textId="12A70FBB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Data</w:t>
            </w:r>
          </w:p>
        </w:tc>
        <w:tc>
          <w:tcPr>
            <w:tcW w:w="3302" w:type="dxa"/>
          </w:tcPr>
          <w:p w14:paraId="0DFE6D6E" w14:textId="2E134057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Data owner/steward</w:t>
            </w:r>
            <w:r w:rsidRPr="00506302">
              <w:rPr>
                <w:color w:val="000000"/>
                <w:sz w:val="18"/>
              </w:rPr>
              <w:t xml:space="preserve">; </w:t>
            </w:r>
            <w:r w:rsidRPr="00953F39">
              <w:rPr>
                <w:i/>
                <w:color w:val="000000"/>
                <w:sz w:val="18"/>
              </w:rPr>
              <w:t>master data</w:t>
            </w:r>
            <w:r w:rsidRPr="00506302">
              <w:rPr>
                <w:color w:val="000000"/>
                <w:sz w:val="18"/>
              </w:rPr>
              <w:t xml:space="preserve">; </w:t>
            </w:r>
            <w:r w:rsidRPr="00953F39">
              <w:rPr>
                <w:i/>
                <w:color w:val="000000"/>
                <w:sz w:val="18"/>
              </w:rPr>
              <w:t>data quality index</w:t>
            </w:r>
          </w:p>
        </w:tc>
        <w:tc>
          <w:tcPr>
            <w:tcW w:w="3302" w:type="dxa"/>
          </w:tcPr>
          <w:p w14:paraId="74B8BB52" w14:textId="3398276B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IT-14</w:t>
            </w:r>
          </w:p>
        </w:tc>
      </w:tr>
      <w:tr w:rsidR="00316F9D" w:rsidRPr="00316F9D" w14:paraId="3F6AC229" w14:textId="77777777" w:rsidTr="00316F9D">
        <w:tc>
          <w:tcPr>
            <w:tcW w:w="3301" w:type="dxa"/>
          </w:tcPr>
          <w:p w14:paraId="40523A05" w14:textId="6F2CF73B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Digital/Tenant</w:t>
            </w:r>
          </w:p>
        </w:tc>
        <w:tc>
          <w:tcPr>
            <w:tcW w:w="3302" w:type="dxa"/>
          </w:tcPr>
          <w:p w14:paraId="2D88B240" w14:textId="2B157797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Portal tenant</w:t>
            </w:r>
            <w:r w:rsidRPr="00506302">
              <w:rPr>
                <w:color w:val="000000"/>
                <w:sz w:val="18"/>
              </w:rPr>
              <w:t xml:space="preserve"> dan investor; </w:t>
            </w:r>
            <w:r w:rsidRPr="00953F39">
              <w:rPr>
                <w:i/>
                <w:color w:val="000000"/>
                <w:sz w:val="18"/>
              </w:rPr>
              <w:t>meter-to-cash</w:t>
            </w:r>
            <w:r w:rsidRPr="00506302">
              <w:rPr>
                <w:color w:val="000000"/>
                <w:sz w:val="18"/>
              </w:rPr>
              <w:t xml:space="preserve"> otomatis</w:t>
            </w:r>
          </w:p>
        </w:tc>
        <w:tc>
          <w:tcPr>
            <w:tcW w:w="3302" w:type="dxa"/>
          </w:tcPr>
          <w:p w14:paraId="702B1252" w14:textId="71999792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IT-07, IT-08, IT-09</w:t>
            </w:r>
          </w:p>
        </w:tc>
      </w:tr>
      <w:tr w:rsidR="00316F9D" w:rsidRPr="00316F9D" w14:paraId="0A5AA973" w14:textId="77777777" w:rsidTr="00316F9D">
        <w:tc>
          <w:tcPr>
            <w:tcW w:w="3301" w:type="dxa"/>
          </w:tcPr>
          <w:p w14:paraId="7DA767CC" w14:textId="2C58B354" w:rsidR="00316F9D" w:rsidRPr="00506302" w:rsidRDefault="00316F9D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OT/IoT</w:t>
            </w:r>
          </w:p>
        </w:tc>
        <w:tc>
          <w:tcPr>
            <w:tcW w:w="3302" w:type="dxa"/>
          </w:tcPr>
          <w:p w14:paraId="1A45F333" w14:textId="61E45795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Monitoring</w:t>
            </w:r>
            <w:r w:rsidRPr="00506302">
              <w:rPr>
                <w:color w:val="000000"/>
                <w:sz w:val="18"/>
              </w:rPr>
              <w:t xml:space="preserve"> utilitas </w:t>
            </w:r>
            <w:r w:rsidRPr="00953F39">
              <w:rPr>
                <w:i/>
                <w:color w:val="000000"/>
                <w:sz w:val="18"/>
              </w:rPr>
              <w:t>real-time</w:t>
            </w:r>
            <w:r w:rsidRPr="00506302">
              <w:rPr>
                <w:color w:val="000000"/>
                <w:sz w:val="18"/>
              </w:rPr>
              <w:t>; segmentasi IT/OT</w:t>
            </w:r>
          </w:p>
        </w:tc>
        <w:tc>
          <w:tcPr>
            <w:tcW w:w="3302" w:type="dxa"/>
          </w:tcPr>
          <w:p w14:paraId="088FA932" w14:textId="1000E691" w:rsidR="00316F9D" w:rsidRPr="00506302" w:rsidRDefault="00316F9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IT-16, IT-17</w:t>
            </w:r>
          </w:p>
        </w:tc>
      </w:tr>
    </w:tbl>
    <w:p w14:paraId="6A7ED267" w14:textId="4BF33BF0" w:rsidR="00316F9D" w:rsidRPr="006F7F48" w:rsidRDefault="00316F9D" w:rsidP="00316F9D">
      <w:pPr>
        <w:pStyle w:val="Heading2"/>
      </w:pPr>
      <w:bookmarkStart w:id="67" w:name="_Toc242450681"/>
      <w:r w:rsidRPr="006F7F48">
        <w:t xml:space="preserve">6.6 </w:t>
      </w:r>
      <w:r w:rsidR="0036756A" w:rsidRPr="006F7F48">
        <w:t>Peta Jalan Maturitas</w:t>
      </w:r>
      <w:bookmarkEnd w:id="67"/>
    </w:p>
    <w:p w14:paraId="08055EA5" w14:textId="6BCD8150" w:rsidR="00316F9D" w:rsidRPr="006F7F48" w:rsidRDefault="00316F9D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2027 – </w:t>
      </w:r>
      <w:r w:rsidRPr="00953F39">
        <w:rPr>
          <w:b/>
          <w:i/>
          <w:color w:val="000000"/>
        </w:rPr>
        <w:t>Managed</w:t>
      </w:r>
      <w:r w:rsidRPr="006F7F48">
        <w:rPr>
          <w:b/>
          <w:color w:val="000000"/>
        </w:rPr>
        <w:t xml:space="preserve"> </w:t>
      </w:r>
      <w:r w:rsidRPr="004F344A">
        <w:rPr>
          <w:b/>
          <w:i/>
          <w:color w:val="000000"/>
        </w:rPr>
        <w:t>foundation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IAM, ITSM, portfolio dan </w:t>
      </w:r>
      <w:r w:rsidR="00D0231D" w:rsidRPr="00953F39">
        <w:rPr>
          <w:i/>
          <w:color w:val="000000"/>
        </w:rPr>
        <w:t>cybersecurity</w:t>
      </w:r>
      <w:r w:rsidR="00D0231D" w:rsidRPr="006F7F48">
        <w:rPr>
          <w:color w:val="000000"/>
        </w:rPr>
        <w:t xml:space="preserve"> mencapai level 2; </w:t>
      </w:r>
      <w:r w:rsidR="00D0231D" w:rsidRPr="00953F39">
        <w:rPr>
          <w:i/>
          <w:color w:val="000000"/>
        </w:rPr>
        <w:t>tenant services level</w:t>
      </w:r>
      <w:r w:rsidR="00D0231D" w:rsidRPr="006F7F48">
        <w:rPr>
          <w:color w:val="000000"/>
        </w:rPr>
        <w:t xml:space="preserve"> 2 (</w:t>
      </w:r>
      <w:r w:rsidR="00D0231D" w:rsidRPr="00953F39">
        <w:rPr>
          <w:i/>
          <w:color w:val="000000"/>
        </w:rPr>
        <w:t>tenant portal live</w:t>
      </w:r>
      <w:r w:rsidR="00D0231D" w:rsidRPr="006F7F48">
        <w:rPr>
          <w:color w:val="000000"/>
        </w:rPr>
        <w:t>)</w:t>
      </w:r>
      <w:r w:rsidRPr="006F7F48">
        <w:rPr>
          <w:color w:val="000000"/>
        </w:rPr>
        <w:t>.</w:t>
      </w:r>
    </w:p>
    <w:p w14:paraId="5EA0358E" w14:textId="439F3539" w:rsidR="00316F9D" w:rsidRPr="006F7F48" w:rsidRDefault="00316F9D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2028 – </w:t>
      </w:r>
      <w:r w:rsidRPr="00953F39">
        <w:rPr>
          <w:b/>
          <w:i/>
          <w:color w:val="000000"/>
        </w:rPr>
        <w:t>Standardized core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IAM </w:t>
      </w:r>
      <w:r w:rsidR="00BA1B31" w:rsidRPr="006F7F48">
        <w:rPr>
          <w:color w:val="000000"/>
        </w:rPr>
        <w:t>level 3;</w:t>
      </w:r>
      <w:r w:rsidRPr="006F7F48">
        <w:rPr>
          <w:color w:val="000000"/>
        </w:rPr>
        <w:t xml:space="preserve"> BC/DR </w:t>
      </w:r>
      <w:r w:rsidR="00D0231D" w:rsidRPr="006F7F48">
        <w:rPr>
          <w:color w:val="000000"/>
        </w:rPr>
        <w:t>dan data level 2</w:t>
      </w:r>
      <w:r w:rsidRPr="006F7F48">
        <w:rPr>
          <w:color w:val="000000"/>
        </w:rPr>
        <w:t>.</w:t>
      </w:r>
    </w:p>
    <w:p w14:paraId="63B814A6" w14:textId="0B280220" w:rsidR="00316F9D" w:rsidRPr="006F7F48" w:rsidRDefault="00316F9D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2029 – </w:t>
      </w:r>
      <w:r w:rsidRPr="00953F39">
        <w:rPr>
          <w:b/>
          <w:i/>
          <w:color w:val="000000"/>
        </w:rPr>
        <w:t>Defined operations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>Mayoritas domain level 2–3; OT/IoT level 2.</w:t>
      </w:r>
    </w:p>
    <w:p w14:paraId="6B023046" w14:textId="612F73ED" w:rsidR="00316F9D" w:rsidRPr="006F7F48" w:rsidRDefault="00316F9D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2030 – </w:t>
      </w:r>
      <w:r w:rsidRPr="00953F39">
        <w:rPr>
          <w:b/>
          <w:i/>
          <w:color w:val="000000"/>
        </w:rPr>
        <w:t>Defined enterprise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Domain inti level 3; </w:t>
      </w:r>
      <w:r w:rsidRPr="00953F39">
        <w:rPr>
          <w:i/>
          <w:color w:val="000000"/>
        </w:rPr>
        <w:t>assessment</w:t>
      </w:r>
      <w:r w:rsidRPr="006F7F48">
        <w:rPr>
          <w:color w:val="000000"/>
        </w:rPr>
        <w:t xml:space="preserve"> independen sebagai bukti.</w:t>
      </w:r>
    </w:p>
    <w:p w14:paraId="4D513601" w14:textId="3F91A997" w:rsidR="00316F9D" w:rsidRPr="006F7F48" w:rsidRDefault="00316F9D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Maturity</w:t>
      </w:r>
      <w:r w:rsidRPr="006F7F48">
        <w:rPr>
          <w:color w:val="000000"/>
        </w:rPr>
        <w:t xml:space="preserve"> diukur ulang setiap tahun melalui </w:t>
      </w:r>
      <w:r w:rsidRPr="00953F39">
        <w:rPr>
          <w:i/>
          <w:color w:val="000000"/>
        </w:rPr>
        <w:t>assessment</w:t>
      </w:r>
      <w:r w:rsidRPr="006F7F48">
        <w:rPr>
          <w:color w:val="000000"/>
        </w:rPr>
        <w:t xml:space="preserve"> berbasis </w:t>
      </w:r>
      <w:r w:rsidRPr="00953F39">
        <w:rPr>
          <w:i/>
          <w:color w:val="000000"/>
        </w:rPr>
        <w:t>evidence</w:t>
      </w:r>
      <w:r w:rsidRPr="006F7F48">
        <w:rPr>
          <w:color w:val="000000"/>
        </w:rPr>
        <w:t xml:space="preserve">; </w:t>
      </w:r>
      <w:r w:rsidRPr="00953F39">
        <w:rPr>
          <w:i/>
          <w:color w:val="000000"/>
        </w:rPr>
        <w:t>assessment</w:t>
      </w:r>
      <w:r w:rsidRPr="006F7F48">
        <w:rPr>
          <w:color w:val="000000"/>
        </w:rPr>
        <w:t xml:space="preserve"> independen dilakukan pada 2028 dan 2030 [REC].</w:t>
      </w:r>
    </w:p>
    <w:p w14:paraId="3F6D19FA" w14:textId="7EAE10D4" w:rsidR="00A92110" w:rsidRDefault="00A92110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3F625B7" w14:textId="02BA13E2" w:rsidR="00A92110" w:rsidRPr="006F7F48" w:rsidRDefault="00A92110" w:rsidP="00A92110">
      <w:pPr>
        <w:pStyle w:val="Heading1"/>
      </w:pPr>
      <w:bookmarkStart w:id="68" w:name="_Toc242450682"/>
      <w:r w:rsidRPr="006F7F48">
        <w:lastRenderedPageBreak/>
        <w:t xml:space="preserve">BAB 7 — </w:t>
      </w:r>
      <w:r w:rsidR="0036756A" w:rsidRPr="006F7F48">
        <w:t xml:space="preserve">MODEL OPERASI TI TARGET (TARGET </w:t>
      </w:r>
      <w:r w:rsidR="0036756A" w:rsidRPr="00953F39">
        <w:rPr>
          <w:i/>
        </w:rPr>
        <w:t>OPERATING</w:t>
      </w:r>
      <w:r w:rsidR="0036756A" w:rsidRPr="006F7F48">
        <w:t xml:space="preserve"> MODEL)</w:t>
      </w:r>
      <w:bookmarkEnd w:id="68"/>
    </w:p>
    <w:p w14:paraId="3BFC10BD" w14:textId="4C853137" w:rsidR="00A92110" w:rsidRPr="006F7F48" w:rsidRDefault="00A92110" w:rsidP="00A92110">
      <w:pPr>
        <w:pStyle w:val="Heading2"/>
      </w:pPr>
      <w:bookmarkStart w:id="69" w:name="_Toc242450683"/>
      <w:r w:rsidRPr="006F7F48">
        <w:t xml:space="preserve">7.1 </w:t>
      </w:r>
      <w:r w:rsidR="0036756A" w:rsidRPr="006F7F48">
        <w:t>Model Operasi TI</w:t>
      </w:r>
      <w:bookmarkEnd w:id="69"/>
    </w:p>
    <w:p w14:paraId="7E2FE4D6" w14:textId="77777777" w:rsidR="00AA7AC6" w:rsidRPr="006F7F48" w:rsidRDefault="00AA7AC6" w:rsidP="00640BA1">
      <w:pPr>
        <w:jc w:val="both"/>
        <w:rPr>
          <w:color w:val="000000"/>
        </w:rPr>
      </w:pPr>
      <w:r w:rsidRPr="00953F39">
        <w:rPr>
          <w:b/>
          <w:i/>
          <w:color w:val="000000"/>
        </w:rPr>
        <w:t>What</w:t>
      </w:r>
      <w:r w:rsidRPr="006F7F48">
        <w:rPr>
          <w:b/>
          <w:color w:val="000000"/>
        </w:rPr>
        <w:t>.</w:t>
      </w:r>
      <w:r w:rsidRPr="006F7F48">
        <w:rPr>
          <w:color w:val="000000"/>
        </w:rPr>
        <w:t xml:space="preserve"> KINRA membutuhkan organisasi TI yang kecil tetapi kuat di tata kelola, arsitektur, keamanan dan pengelolaan </w:t>
      </w:r>
      <w:r w:rsidRPr="00953F39">
        <w:rPr>
          <w:i/>
          <w:color w:val="000000"/>
        </w:rPr>
        <w:t>vendor</w:t>
      </w:r>
      <w:r w:rsidRPr="006F7F48">
        <w:rPr>
          <w:color w:val="000000"/>
        </w:rPr>
        <w:t>; kapasitas eksekusi dipenuhi melalui mitra terkelola.</w:t>
      </w:r>
    </w:p>
    <w:p w14:paraId="737D7148" w14:textId="38266E17" w:rsidR="00A92110" w:rsidRDefault="00AA7AC6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A7AC6">
        <w:rPr>
          <w:b/>
          <w:color w:val="1F4E78"/>
          <w:sz w:val="18"/>
        </w:rPr>
        <w:t xml:space="preserve"> 7.1 — </w:t>
      </w:r>
      <w:r w:rsidRPr="00953F39">
        <w:rPr>
          <w:b/>
          <w:i/>
          <w:color w:val="1F4E78"/>
          <w:sz w:val="18"/>
        </w:rPr>
        <w:t>Model hybrid</w:t>
      </w:r>
      <w:r w:rsidRPr="00AA7AC6">
        <w:rPr>
          <w:b/>
          <w:color w:val="1F4E78"/>
          <w:sz w:val="18"/>
        </w:rPr>
        <w:t xml:space="preserve"> paling sesuai untuk tim TI kecil KINRA (perbandingan opsi </w:t>
      </w:r>
      <w:r w:rsidRPr="00953F39">
        <w:rPr>
          <w:b/>
          <w:i/>
          <w:color w:val="1F4E78"/>
          <w:sz w:val="18"/>
        </w:rPr>
        <w:t>operating model</w:t>
      </w:r>
      <w:r w:rsidRPr="00AA7AC6">
        <w:rPr>
          <w:b/>
          <w:color w:val="1F4E78"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377"/>
        <w:gridCol w:w="2380"/>
        <w:gridCol w:w="2430"/>
      </w:tblGrid>
      <w:tr w:rsidR="00A92110" w:rsidRPr="00A92110" w14:paraId="582CEEB2" w14:textId="77777777" w:rsidTr="00A92110">
        <w:trPr>
          <w:tblHeader/>
        </w:trPr>
        <w:tc>
          <w:tcPr>
            <w:tcW w:w="2476" w:type="dxa"/>
            <w:shd w:val="clear" w:color="17365D" w:fill="17365D"/>
          </w:tcPr>
          <w:p w14:paraId="708C73EF" w14:textId="65C84675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Kriteria</w:t>
            </w:r>
          </w:p>
        </w:tc>
        <w:tc>
          <w:tcPr>
            <w:tcW w:w="2476" w:type="dxa"/>
            <w:shd w:val="clear" w:color="17365D" w:fill="17365D"/>
          </w:tcPr>
          <w:p w14:paraId="574889A4" w14:textId="4F43EF36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Centralized</w:t>
            </w:r>
          </w:p>
        </w:tc>
        <w:tc>
          <w:tcPr>
            <w:tcW w:w="2476" w:type="dxa"/>
            <w:shd w:val="clear" w:color="17365D" w:fill="17365D"/>
          </w:tcPr>
          <w:p w14:paraId="14D52F20" w14:textId="7C3CDC5B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Federated</w:t>
            </w:r>
          </w:p>
        </w:tc>
        <w:tc>
          <w:tcPr>
            <w:tcW w:w="2477" w:type="dxa"/>
            <w:shd w:val="clear" w:color="17365D" w:fill="17365D"/>
          </w:tcPr>
          <w:p w14:paraId="517D8A3C" w14:textId="45DE84EC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Hybrid</w:t>
            </w:r>
            <w:r w:rsidRPr="00506302">
              <w:rPr>
                <w:b/>
                <w:color w:val="FFFFFF"/>
                <w:sz w:val="18"/>
              </w:rPr>
              <w:t xml:space="preserve"> (direkomendasikan)</w:t>
            </w:r>
          </w:p>
        </w:tc>
      </w:tr>
      <w:tr w:rsidR="00A92110" w:rsidRPr="00A92110" w14:paraId="4BCA9C91" w14:textId="77777777" w:rsidTr="00A92110">
        <w:tc>
          <w:tcPr>
            <w:tcW w:w="2476" w:type="dxa"/>
          </w:tcPr>
          <w:p w14:paraId="4ECE06C5" w14:textId="049E20F0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Kesesuaian dengan ukuran KINRA</w:t>
            </w:r>
          </w:p>
        </w:tc>
        <w:tc>
          <w:tcPr>
            <w:tcW w:w="2476" w:type="dxa"/>
          </w:tcPr>
          <w:p w14:paraId="50E680D1" w14:textId="41624A7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Sesuai, namun </w:t>
            </w:r>
            <w:r w:rsidRPr="00953F39">
              <w:rPr>
                <w:i/>
                <w:color w:val="000000"/>
                <w:sz w:val="18"/>
              </w:rPr>
              <w:t>bottleneck</w:t>
            </w:r>
          </w:p>
        </w:tc>
        <w:tc>
          <w:tcPr>
            <w:tcW w:w="2476" w:type="dxa"/>
          </w:tcPr>
          <w:p w14:paraId="35E8B62E" w14:textId="72CE8DD1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Tidak sesuai—duplikasi</w:t>
            </w:r>
          </w:p>
        </w:tc>
        <w:tc>
          <w:tcPr>
            <w:tcW w:w="2477" w:type="dxa"/>
            <w:shd w:val="clear" w:color="E2EFDA" w:fill="E2EFDA"/>
          </w:tcPr>
          <w:p w14:paraId="3BA1DDE6" w14:textId="792370AD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Sesuai</w:t>
            </w:r>
          </w:p>
        </w:tc>
      </w:tr>
      <w:tr w:rsidR="00A92110" w:rsidRPr="00A92110" w14:paraId="1A8AA4CC" w14:textId="77777777" w:rsidTr="00A92110">
        <w:tc>
          <w:tcPr>
            <w:tcW w:w="2476" w:type="dxa"/>
          </w:tcPr>
          <w:p w14:paraId="36E5429D" w14:textId="5FA69050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Kontrol risiko &amp; standar</w:t>
            </w:r>
          </w:p>
        </w:tc>
        <w:tc>
          <w:tcPr>
            <w:tcW w:w="2476" w:type="dxa"/>
          </w:tcPr>
          <w:p w14:paraId="14395602" w14:textId="13FB2375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Kuat</w:t>
            </w:r>
          </w:p>
        </w:tc>
        <w:tc>
          <w:tcPr>
            <w:tcW w:w="2476" w:type="dxa"/>
          </w:tcPr>
          <w:p w14:paraId="76A53D73" w14:textId="248C038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Lemah</w:t>
            </w:r>
          </w:p>
        </w:tc>
        <w:tc>
          <w:tcPr>
            <w:tcW w:w="2477" w:type="dxa"/>
            <w:shd w:val="clear" w:color="E2EFDA" w:fill="E2EFDA"/>
          </w:tcPr>
          <w:p w14:paraId="3C3363DB" w14:textId="2A709C47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Kuat</w:t>
            </w:r>
          </w:p>
        </w:tc>
      </w:tr>
      <w:tr w:rsidR="00A92110" w:rsidRPr="00A92110" w14:paraId="13139272" w14:textId="77777777" w:rsidTr="00A92110">
        <w:tc>
          <w:tcPr>
            <w:tcW w:w="2476" w:type="dxa"/>
          </w:tcPr>
          <w:p w14:paraId="53E0F096" w14:textId="3D280CC9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Kedekatan dengan bisnis</w:t>
            </w:r>
          </w:p>
        </w:tc>
        <w:tc>
          <w:tcPr>
            <w:tcW w:w="2476" w:type="dxa"/>
          </w:tcPr>
          <w:p w14:paraId="777A9975" w14:textId="447F4F5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Rendah</w:t>
            </w:r>
          </w:p>
        </w:tc>
        <w:tc>
          <w:tcPr>
            <w:tcW w:w="2476" w:type="dxa"/>
          </w:tcPr>
          <w:p w14:paraId="355E1E15" w14:textId="63129729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Tinggi</w:t>
            </w:r>
          </w:p>
        </w:tc>
        <w:tc>
          <w:tcPr>
            <w:tcW w:w="2477" w:type="dxa"/>
            <w:shd w:val="clear" w:color="E2EFDA" w:fill="E2EFDA"/>
          </w:tcPr>
          <w:p w14:paraId="76B4D9C7" w14:textId="5B3DFDB3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Tinggi melalui </w:t>
            </w:r>
            <w:r w:rsidRPr="00953F39">
              <w:rPr>
                <w:i/>
                <w:color w:val="000000"/>
                <w:sz w:val="18"/>
              </w:rPr>
              <w:t>business owner</w:t>
            </w:r>
          </w:p>
        </w:tc>
      </w:tr>
      <w:tr w:rsidR="00A92110" w:rsidRPr="00A92110" w14:paraId="14A1D8DF" w14:textId="77777777" w:rsidTr="00A92110">
        <w:tc>
          <w:tcPr>
            <w:tcW w:w="2476" w:type="dxa"/>
          </w:tcPr>
          <w:p w14:paraId="70E5C925" w14:textId="743A94E4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Kebutuhan SDM TI</w:t>
            </w:r>
          </w:p>
        </w:tc>
        <w:tc>
          <w:tcPr>
            <w:tcW w:w="2476" w:type="dxa"/>
          </w:tcPr>
          <w:p w14:paraId="3A629750" w14:textId="066ED901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Tinggi</w:t>
            </w:r>
          </w:p>
        </w:tc>
        <w:tc>
          <w:tcPr>
            <w:tcW w:w="2476" w:type="dxa"/>
          </w:tcPr>
          <w:p w14:paraId="7353B01A" w14:textId="6587BDAC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Tersebar, sulit dikendalikan</w:t>
            </w:r>
          </w:p>
        </w:tc>
        <w:tc>
          <w:tcPr>
            <w:tcW w:w="2477" w:type="dxa"/>
            <w:shd w:val="clear" w:color="E2EFDA" w:fill="E2EFDA"/>
          </w:tcPr>
          <w:p w14:paraId="6C97BFB1" w14:textId="2384662C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Ramping</w:t>
            </w:r>
            <w:r w:rsidRPr="00506302">
              <w:rPr>
                <w:color w:val="000000"/>
                <w:sz w:val="18"/>
              </w:rPr>
              <w:t xml:space="preserve"> + mitra</w:t>
            </w:r>
          </w:p>
        </w:tc>
      </w:tr>
      <w:tr w:rsidR="00A92110" w:rsidRPr="00A92110" w14:paraId="135CAF93" w14:textId="77777777" w:rsidTr="00A92110">
        <w:tc>
          <w:tcPr>
            <w:tcW w:w="2476" w:type="dxa"/>
          </w:tcPr>
          <w:p w14:paraId="2009A853" w14:textId="29507509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Kesimpulan</w:t>
            </w:r>
          </w:p>
        </w:tc>
        <w:tc>
          <w:tcPr>
            <w:tcW w:w="2476" w:type="dxa"/>
          </w:tcPr>
          <w:p w14:paraId="2D8B2C4E" w14:textId="0EA6A5F3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—</w:t>
            </w:r>
          </w:p>
        </w:tc>
        <w:tc>
          <w:tcPr>
            <w:tcW w:w="2476" w:type="dxa"/>
          </w:tcPr>
          <w:p w14:paraId="4F2F6FFF" w14:textId="2A39204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—</w:t>
            </w:r>
          </w:p>
        </w:tc>
        <w:tc>
          <w:tcPr>
            <w:tcW w:w="2477" w:type="dxa"/>
            <w:shd w:val="clear" w:color="E2EFDA" w:fill="E2EFDA"/>
          </w:tcPr>
          <w:p w14:paraId="69E8644C" w14:textId="6C987585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[REC]</w:t>
            </w:r>
          </w:p>
        </w:tc>
      </w:tr>
    </w:tbl>
    <w:p w14:paraId="75A59CE4" w14:textId="30E63212" w:rsidR="00A92110" w:rsidRPr="006F7F48" w:rsidRDefault="00A92110" w:rsidP="00640BA1">
      <w:pPr>
        <w:jc w:val="both"/>
        <w:rPr>
          <w:color w:val="000000"/>
        </w:rPr>
      </w:pPr>
      <w:r w:rsidRPr="006F7F48">
        <w:rPr>
          <w:b/>
          <w:color w:val="1F4E78"/>
        </w:rPr>
        <w:t xml:space="preserve">Rekomendasi: </w:t>
      </w:r>
      <w:r w:rsidRPr="00953F39">
        <w:rPr>
          <w:b/>
          <w:i/>
          <w:color w:val="1F4E78"/>
        </w:rPr>
        <w:t>Hybrid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TI pusat memegang </w:t>
      </w:r>
      <w:r w:rsidRPr="00953F39">
        <w:rPr>
          <w:i/>
          <w:color w:val="000000"/>
        </w:rPr>
        <w:t>governance</w:t>
      </w:r>
      <w:r w:rsidRPr="006F7F48">
        <w:rPr>
          <w:color w:val="000000"/>
        </w:rPr>
        <w:t xml:space="preserve">, arsitektur, keamanan, data dan </w:t>
      </w:r>
      <w:r w:rsidRPr="00953F39">
        <w:rPr>
          <w:i/>
          <w:color w:val="000000"/>
        </w:rPr>
        <w:t>vendor management</w:t>
      </w:r>
      <w:r w:rsidRPr="006F7F48">
        <w:rPr>
          <w:color w:val="000000"/>
        </w:rPr>
        <w:t xml:space="preserve"> (fungsi yang menuntut konsistensi). Divisi bisnis memegang kepemilikan proses, kebutuhan dan </w:t>
      </w:r>
      <w:r w:rsidRPr="00953F39">
        <w:rPr>
          <w:i/>
          <w:color w:val="000000"/>
        </w:rPr>
        <w:t>benefit</w:t>
      </w:r>
      <w:r w:rsidRPr="006F7F48">
        <w:rPr>
          <w:color w:val="000000"/>
        </w:rPr>
        <w:t xml:space="preserve">. </w:t>
      </w:r>
      <w:r w:rsidRPr="00953F39">
        <w:rPr>
          <w:i/>
          <w:color w:val="000000"/>
        </w:rPr>
        <w:t>Delivery</w:t>
      </w:r>
      <w:r w:rsidRPr="006F7F48">
        <w:rPr>
          <w:color w:val="000000"/>
        </w:rPr>
        <w:t xml:space="preserve"> dan operasi rutin dilaksanakan mitra terkelola dengan SLA. Model ini menjawab kelemahan RJPP berupa keterbatasan SDM dan kekosongan struktur </w:t>
      </w:r>
      <w:r w:rsidR="00BC0EC6" w:rsidRPr="006F7F48">
        <w:rPr>
          <w:color w:val="000000"/>
        </w:rPr>
        <w:t>[F, RJPP hlm. 15]</w:t>
      </w:r>
      <w:r w:rsidRPr="006F7F48">
        <w:rPr>
          <w:color w:val="000000"/>
        </w:rPr>
        <w:t xml:space="preserve"> tanpa membangun organisasi TI yang besar.</w:t>
      </w:r>
    </w:p>
    <w:p w14:paraId="1C127D2A" w14:textId="0C588269" w:rsidR="00A92110" w:rsidRPr="00A92110" w:rsidRDefault="00A92110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92110">
        <w:rPr>
          <w:b/>
          <w:color w:val="1F4E78"/>
          <w:sz w:val="18"/>
        </w:rPr>
        <w:t xml:space="preserve"> 7.2 — </w:t>
      </w:r>
      <w:r w:rsidRPr="00953F39">
        <w:rPr>
          <w:b/>
          <w:i/>
          <w:color w:val="1F4E78"/>
          <w:sz w:val="18"/>
        </w:rPr>
        <w:t>Target Operating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3190"/>
        <w:gridCol w:w="3190"/>
      </w:tblGrid>
      <w:tr w:rsidR="00A92110" w:rsidRPr="00A92110" w14:paraId="2E9CF4B9" w14:textId="77777777" w:rsidTr="00A92110">
        <w:trPr>
          <w:tblHeader/>
        </w:trPr>
        <w:tc>
          <w:tcPr>
            <w:tcW w:w="3301" w:type="dxa"/>
            <w:shd w:val="clear" w:color="17365D" w:fill="17365D"/>
          </w:tcPr>
          <w:p w14:paraId="12452098" w14:textId="61BE1C38" w:rsidR="00A92110" w:rsidRPr="00506302" w:rsidRDefault="00A92110" w:rsidP="00A92110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Lapisan</w:t>
            </w:r>
          </w:p>
        </w:tc>
        <w:tc>
          <w:tcPr>
            <w:tcW w:w="3302" w:type="dxa"/>
            <w:shd w:val="clear" w:color="17365D" w:fill="17365D"/>
          </w:tcPr>
          <w:p w14:paraId="01002C75" w14:textId="554D8BD3" w:rsidR="00A92110" w:rsidRPr="00506302" w:rsidRDefault="00A92110" w:rsidP="00A92110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w="3302" w:type="dxa"/>
            <w:shd w:val="clear" w:color="17365D" w:fill="17365D"/>
          </w:tcPr>
          <w:p w14:paraId="7EB631AF" w14:textId="1AFA04AE" w:rsidR="00A92110" w:rsidRPr="00506302" w:rsidRDefault="00A92110" w:rsidP="00A92110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Pelaksana</w:t>
            </w:r>
          </w:p>
        </w:tc>
      </w:tr>
      <w:tr w:rsidR="00A92110" w:rsidRPr="00A92110" w14:paraId="7F1E6775" w14:textId="77777777" w:rsidTr="00A92110">
        <w:tc>
          <w:tcPr>
            <w:tcW w:w="3301" w:type="dxa"/>
          </w:tcPr>
          <w:p w14:paraId="56651CAC" w14:textId="049257B0" w:rsidR="00A92110" w:rsidRPr="00506302" w:rsidRDefault="00A92110" w:rsidP="00A92110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Direction</w:t>
            </w:r>
          </w:p>
        </w:tc>
        <w:tc>
          <w:tcPr>
            <w:tcW w:w="3302" w:type="dxa"/>
          </w:tcPr>
          <w:p w14:paraId="0009C68F" w14:textId="7D3AB18F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Strategi, prioritas, pendanaan</w:t>
            </w:r>
          </w:p>
        </w:tc>
        <w:tc>
          <w:tcPr>
            <w:tcW w:w="3302" w:type="dxa"/>
          </w:tcPr>
          <w:p w14:paraId="121307C9" w14:textId="4FBAA4BF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Direksi · IT </w:t>
            </w:r>
            <w:r w:rsidRPr="00953F39">
              <w:rPr>
                <w:i/>
                <w:color w:val="000000"/>
                <w:sz w:val="18"/>
              </w:rPr>
              <w:t>Steering Committee</w:t>
            </w:r>
          </w:p>
        </w:tc>
      </w:tr>
      <w:tr w:rsidR="00A92110" w:rsidRPr="00A92110" w14:paraId="462F1EF0" w14:textId="77777777" w:rsidTr="00A92110">
        <w:tc>
          <w:tcPr>
            <w:tcW w:w="3301" w:type="dxa"/>
          </w:tcPr>
          <w:p w14:paraId="4C73FF43" w14:textId="464F1F82" w:rsidR="00A92110" w:rsidRPr="00506302" w:rsidRDefault="00A92110" w:rsidP="00A92110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Governance &amp; Control</w:t>
            </w:r>
          </w:p>
        </w:tc>
        <w:tc>
          <w:tcPr>
            <w:tcW w:w="3302" w:type="dxa"/>
          </w:tcPr>
          <w:p w14:paraId="19149C76" w14:textId="64789C2F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Portfolio, arsitektur, </w:t>
            </w:r>
            <w:r w:rsidRPr="00953F39">
              <w:rPr>
                <w:i/>
                <w:color w:val="000000"/>
                <w:sz w:val="18"/>
              </w:rPr>
              <w:t>security</w:t>
            </w:r>
            <w:r w:rsidRPr="00506302">
              <w:rPr>
                <w:color w:val="000000"/>
                <w:sz w:val="18"/>
              </w:rPr>
              <w:t>, data, risiko</w:t>
            </w:r>
          </w:p>
        </w:tc>
        <w:tc>
          <w:tcPr>
            <w:tcW w:w="3302" w:type="dxa"/>
          </w:tcPr>
          <w:p w14:paraId="46C31CA7" w14:textId="020CAEBD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Unit TI (</w:t>
            </w:r>
            <w:r w:rsidRPr="00953F39">
              <w:rPr>
                <w:i/>
                <w:color w:val="000000"/>
                <w:sz w:val="18"/>
              </w:rPr>
              <w:t>retained</w:t>
            </w:r>
            <w:r w:rsidRPr="00506302">
              <w:rPr>
                <w:color w:val="000000"/>
                <w:sz w:val="18"/>
              </w:rPr>
              <w:t>)</w:t>
            </w:r>
          </w:p>
        </w:tc>
      </w:tr>
      <w:tr w:rsidR="00A92110" w:rsidRPr="00A92110" w14:paraId="3A94C79B" w14:textId="77777777" w:rsidTr="00A92110">
        <w:tc>
          <w:tcPr>
            <w:tcW w:w="3301" w:type="dxa"/>
          </w:tcPr>
          <w:p w14:paraId="18C2C916" w14:textId="3B983F35" w:rsidR="00A92110" w:rsidRPr="00506302" w:rsidRDefault="00A92110" w:rsidP="00A92110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Demand &amp; Ownership</w:t>
            </w:r>
          </w:p>
        </w:tc>
        <w:tc>
          <w:tcPr>
            <w:tcW w:w="3302" w:type="dxa"/>
          </w:tcPr>
          <w:p w14:paraId="03A91A0D" w14:textId="5ABDB716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Kebutuhan, proses, </w:t>
            </w:r>
            <w:r w:rsidRPr="00953F39">
              <w:rPr>
                <w:i/>
                <w:color w:val="000000"/>
                <w:sz w:val="18"/>
              </w:rPr>
              <w:t>benefit</w:t>
            </w:r>
          </w:p>
        </w:tc>
        <w:tc>
          <w:tcPr>
            <w:tcW w:w="3302" w:type="dxa"/>
          </w:tcPr>
          <w:p w14:paraId="09591C06" w14:textId="3B25A7E0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Business owner</w:t>
            </w:r>
            <w:r w:rsidRPr="00506302">
              <w:rPr>
                <w:color w:val="000000"/>
                <w:sz w:val="18"/>
              </w:rPr>
              <w:t xml:space="preserve"> per divisi; </w:t>
            </w:r>
            <w:r w:rsidRPr="00953F39">
              <w:rPr>
                <w:i/>
                <w:color w:val="000000"/>
                <w:sz w:val="18"/>
              </w:rPr>
              <w:t>business</w:t>
            </w:r>
            <w:r w:rsidRPr="00506302">
              <w:rPr>
                <w:color w:val="000000"/>
                <w:sz w:val="18"/>
              </w:rPr>
              <w:t xml:space="preserve"> relationship </w:t>
            </w:r>
            <w:r w:rsidRPr="00953F39">
              <w:rPr>
                <w:i/>
                <w:color w:val="000000"/>
                <w:sz w:val="18"/>
              </w:rPr>
              <w:t>manager</w:t>
            </w:r>
            <w:r w:rsidRPr="00506302">
              <w:rPr>
                <w:color w:val="000000"/>
                <w:sz w:val="18"/>
              </w:rPr>
              <w:t xml:space="preserve"> TI</w:t>
            </w:r>
          </w:p>
        </w:tc>
      </w:tr>
      <w:tr w:rsidR="00A92110" w:rsidRPr="00A92110" w14:paraId="44A90452" w14:textId="77777777" w:rsidTr="00A92110">
        <w:tc>
          <w:tcPr>
            <w:tcW w:w="3301" w:type="dxa"/>
          </w:tcPr>
          <w:p w14:paraId="78BA4C56" w14:textId="2EA610E5" w:rsidR="00A92110" w:rsidRPr="00506302" w:rsidRDefault="00A92110" w:rsidP="00A92110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Delivery</w:t>
            </w:r>
          </w:p>
        </w:tc>
        <w:tc>
          <w:tcPr>
            <w:tcW w:w="3302" w:type="dxa"/>
          </w:tcPr>
          <w:p w14:paraId="1E0F86F1" w14:textId="33E2F6D6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Implementasi proyek</w:t>
            </w:r>
          </w:p>
        </w:tc>
        <w:tc>
          <w:tcPr>
            <w:tcW w:w="3302" w:type="dxa"/>
          </w:tcPr>
          <w:p w14:paraId="54B87D3A" w14:textId="25243AD3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Mitra implementasi di bawah PMO TI</w:t>
            </w:r>
          </w:p>
        </w:tc>
      </w:tr>
      <w:tr w:rsidR="00A92110" w:rsidRPr="00A92110" w14:paraId="1D9E6CBC" w14:textId="77777777" w:rsidTr="00A92110">
        <w:tc>
          <w:tcPr>
            <w:tcW w:w="3301" w:type="dxa"/>
          </w:tcPr>
          <w:p w14:paraId="231786FF" w14:textId="79F16446" w:rsidR="00A92110" w:rsidRPr="00506302" w:rsidRDefault="00A92110" w:rsidP="00A92110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Run</w:t>
            </w:r>
          </w:p>
        </w:tc>
        <w:tc>
          <w:tcPr>
            <w:tcW w:w="3302" w:type="dxa"/>
          </w:tcPr>
          <w:p w14:paraId="58A2A9DF" w14:textId="3CA0D767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Service desk</w:t>
            </w:r>
            <w:r w:rsidRPr="00506302">
              <w:rPr>
                <w:color w:val="000000"/>
                <w:sz w:val="18"/>
              </w:rPr>
              <w:t>, infra, SOC, aplikasi</w:t>
            </w:r>
          </w:p>
        </w:tc>
        <w:tc>
          <w:tcPr>
            <w:tcW w:w="3302" w:type="dxa"/>
          </w:tcPr>
          <w:p w14:paraId="735BA38E" w14:textId="01745B92" w:rsidR="00A92110" w:rsidRPr="00506302" w:rsidRDefault="00A92110" w:rsidP="00A92110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Managed service provider</w:t>
            </w:r>
            <w:r w:rsidRPr="00506302">
              <w:rPr>
                <w:color w:val="000000"/>
                <w:sz w:val="18"/>
              </w:rPr>
              <w:t xml:space="preserve"> dengan SLA</w:t>
            </w:r>
          </w:p>
        </w:tc>
      </w:tr>
    </w:tbl>
    <w:p w14:paraId="37030C8F" w14:textId="77777777" w:rsidR="00A92110" w:rsidRPr="00A92110" w:rsidRDefault="00A92110" w:rsidP="00A92110">
      <w:pPr>
        <w:rPr>
          <w:sz w:val="8"/>
        </w:rPr>
      </w:pPr>
    </w:p>
    <w:p w14:paraId="07920362" w14:textId="3EE1AB6E" w:rsidR="00A92110" w:rsidRPr="006F7F48" w:rsidRDefault="00A92110" w:rsidP="00A92110">
      <w:pPr>
        <w:pStyle w:val="Heading2"/>
      </w:pPr>
      <w:bookmarkStart w:id="70" w:name="_Toc242450684"/>
      <w:r w:rsidRPr="006F7F48">
        <w:t xml:space="preserve">7.2 </w:t>
      </w:r>
      <w:r w:rsidR="0036756A" w:rsidRPr="006F7F48">
        <w:t>Organisasi TI</w:t>
      </w:r>
      <w:bookmarkEnd w:id="70"/>
    </w:p>
    <w:p w14:paraId="3058363B" w14:textId="633F03C6" w:rsidR="00A92110" w:rsidRPr="006F7F48" w:rsidRDefault="00A9211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Unit TI dipimpin Kepala Divisi/Departemen TI di bawah SEVP </w:t>
      </w:r>
      <w:r w:rsidRPr="00953F39">
        <w:rPr>
          <w:i/>
          <w:color w:val="000000"/>
        </w:rPr>
        <w:t>Business Support</w:t>
      </w:r>
      <w:r w:rsidRPr="006F7F48">
        <w:rPr>
          <w:color w:val="000000"/>
        </w:rPr>
        <w:t xml:space="preserve"> </w:t>
      </w:r>
      <w:r w:rsidR="00BC0EC6" w:rsidRPr="006F7F48">
        <w:rPr>
          <w:color w:val="000000"/>
        </w:rPr>
        <w:t>[F, RJPP hlm. 78]</w:t>
      </w:r>
      <w:r w:rsidRPr="006F7F48">
        <w:rPr>
          <w:color w:val="000000"/>
        </w:rPr>
        <w:t>, dengan jalur eskalasi langsung ke Direktur untuk isu keamanan siber [REC].</w:t>
      </w:r>
    </w:p>
    <w:p w14:paraId="57E3D80F" w14:textId="588CE0B9" w:rsidR="00A92110" w:rsidRDefault="00A92110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92110">
        <w:rPr>
          <w:b/>
          <w:color w:val="1F4E78"/>
          <w:sz w:val="18"/>
        </w:rPr>
        <w:t xml:space="preserve"> 7.3 — </w:t>
      </w:r>
      <w:r w:rsidR="00AA7AC6" w:rsidRPr="00AA7AC6">
        <w:rPr>
          <w:b/>
          <w:color w:val="1F4E78"/>
          <w:sz w:val="18"/>
        </w:rPr>
        <w:t xml:space="preserve">Tim TI inti tetap </w:t>
      </w:r>
      <w:r w:rsidR="00AA7AC6" w:rsidRPr="00953F39">
        <w:rPr>
          <w:b/>
          <w:i/>
          <w:color w:val="1F4E78"/>
          <w:sz w:val="18"/>
        </w:rPr>
        <w:t>ramping</w:t>
      </w:r>
      <w:r w:rsidR="00AA7AC6" w:rsidRPr="00AA7AC6">
        <w:rPr>
          <w:b/>
          <w:color w:val="1F4E78"/>
          <w:sz w:val="18"/>
        </w:rPr>
        <w:t xml:space="preserve"> dan tumbuh bertahap hingga 2030</w:t>
      </w:r>
      <w:r w:rsidRPr="00A92110">
        <w:rPr>
          <w:b/>
          <w:color w:val="1F4E78"/>
          <w:sz w:val="18"/>
        </w:rPr>
        <w:t xml:space="preserve"> (FTE indikatif)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3"/>
        <w:gridCol w:w="2364"/>
        <w:gridCol w:w="2364"/>
        <w:gridCol w:w="2394"/>
      </w:tblGrid>
      <w:tr w:rsidR="00A92110" w:rsidRPr="00A92110" w14:paraId="493457FE" w14:textId="77777777" w:rsidTr="00A92110">
        <w:trPr>
          <w:tblHeader/>
        </w:trPr>
        <w:tc>
          <w:tcPr>
            <w:tcW w:w="2476" w:type="dxa"/>
            <w:shd w:val="clear" w:color="17365D" w:fill="17365D"/>
          </w:tcPr>
          <w:p w14:paraId="0F7805E3" w14:textId="327E8566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 xml:space="preserve">Peran </w:t>
            </w:r>
            <w:r w:rsidRPr="00953F39">
              <w:rPr>
                <w:b/>
                <w:i/>
                <w:color w:val="FFFFFF"/>
                <w:sz w:val="18"/>
              </w:rPr>
              <w:t>retained</w:t>
            </w:r>
          </w:p>
        </w:tc>
        <w:tc>
          <w:tcPr>
            <w:tcW w:w="2476" w:type="dxa"/>
            <w:shd w:val="clear" w:color="17365D" w:fill="17365D"/>
          </w:tcPr>
          <w:p w14:paraId="0A8685DF" w14:textId="3AD05B8B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2027</w:t>
            </w:r>
          </w:p>
        </w:tc>
        <w:tc>
          <w:tcPr>
            <w:tcW w:w="2476" w:type="dxa"/>
            <w:shd w:val="clear" w:color="17365D" w:fill="17365D"/>
          </w:tcPr>
          <w:p w14:paraId="65CA7C86" w14:textId="6654B3E4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2030</w:t>
            </w:r>
          </w:p>
        </w:tc>
        <w:tc>
          <w:tcPr>
            <w:tcW w:w="2477" w:type="dxa"/>
            <w:shd w:val="clear" w:color="17365D" w:fill="17365D"/>
          </w:tcPr>
          <w:p w14:paraId="24180995" w14:textId="5A862E35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Catatan</w:t>
            </w:r>
          </w:p>
        </w:tc>
      </w:tr>
      <w:tr w:rsidR="00A92110" w:rsidRPr="00A92110" w14:paraId="6260D82B" w14:textId="77777777" w:rsidTr="00A92110">
        <w:tc>
          <w:tcPr>
            <w:tcW w:w="2476" w:type="dxa"/>
          </w:tcPr>
          <w:p w14:paraId="78209452" w14:textId="68A7952C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Head</w:t>
            </w:r>
            <w:r w:rsidRPr="00506302">
              <w:rPr>
                <w:b/>
                <w:color w:val="000000"/>
                <w:sz w:val="18"/>
              </w:rPr>
              <w:t xml:space="preserve"> of IT / IT </w:t>
            </w:r>
            <w:r w:rsidRPr="00953F39">
              <w:rPr>
                <w:b/>
                <w:i/>
                <w:color w:val="000000"/>
                <w:sz w:val="18"/>
              </w:rPr>
              <w:t>Strategy &amp; Governance</w:t>
            </w:r>
          </w:p>
        </w:tc>
        <w:tc>
          <w:tcPr>
            <w:tcW w:w="2476" w:type="dxa"/>
          </w:tcPr>
          <w:p w14:paraId="14E700F5" w14:textId="0012A4BC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</w:t>
            </w:r>
          </w:p>
        </w:tc>
        <w:tc>
          <w:tcPr>
            <w:tcW w:w="2476" w:type="dxa"/>
          </w:tcPr>
          <w:p w14:paraId="7D1C7185" w14:textId="66467B6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</w:t>
            </w:r>
          </w:p>
        </w:tc>
        <w:tc>
          <w:tcPr>
            <w:tcW w:w="2477" w:type="dxa"/>
          </w:tcPr>
          <w:p w14:paraId="473BF633" w14:textId="38F9776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Pemimpin unit</w:t>
            </w:r>
          </w:p>
        </w:tc>
      </w:tr>
      <w:tr w:rsidR="00A92110" w:rsidRPr="00A92110" w14:paraId="62625D44" w14:textId="77777777" w:rsidTr="00A92110">
        <w:tc>
          <w:tcPr>
            <w:tcW w:w="2476" w:type="dxa"/>
          </w:tcPr>
          <w:p w14:paraId="3851DB10" w14:textId="5566DFD2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Enterprise &amp; Solution Architect</w:t>
            </w:r>
          </w:p>
        </w:tc>
        <w:tc>
          <w:tcPr>
            <w:tcW w:w="2476" w:type="dxa"/>
          </w:tcPr>
          <w:p w14:paraId="374DCECD" w14:textId="66A54B9C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</w:t>
            </w:r>
          </w:p>
        </w:tc>
        <w:tc>
          <w:tcPr>
            <w:tcW w:w="2476" w:type="dxa"/>
          </w:tcPr>
          <w:p w14:paraId="3F036E15" w14:textId="6E529515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2477" w:type="dxa"/>
          </w:tcPr>
          <w:p w14:paraId="01A2ECC8" w14:textId="712E38AB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Termasuk integrasi</w:t>
            </w:r>
          </w:p>
        </w:tc>
      </w:tr>
      <w:tr w:rsidR="00A92110" w:rsidRPr="00A92110" w14:paraId="0501C7F7" w14:textId="77777777" w:rsidTr="00A92110">
        <w:tc>
          <w:tcPr>
            <w:tcW w:w="2476" w:type="dxa"/>
          </w:tcPr>
          <w:p w14:paraId="72A0E4C6" w14:textId="1540E37F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Information Security Lead</w:t>
            </w:r>
            <w:r w:rsidRPr="00506302">
              <w:rPr>
                <w:b/>
                <w:color w:val="000000"/>
                <w:sz w:val="18"/>
              </w:rPr>
              <w:t xml:space="preserve"> / </w:t>
            </w:r>
            <w:r w:rsidRPr="00953F39">
              <w:rPr>
                <w:b/>
                <w:i/>
                <w:color w:val="000000"/>
                <w:sz w:val="18"/>
              </w:rPr>
              <w:t>Analyst</w:t>
            </w:r>
          </w:p>
        </w:tc>
        <w:tc>
          <w:tcPr>
            <w:tcW w:w="2476" w:type="dxa"/>
          </w:tcPr>
          <w:p w14:paraId="21757AE4" w14:textId="75643DD9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</w:t>
            </w:r>
          </w:p>
        </w:tc>
        <w:tc>
          <w:tcPr>
            <w:tcW w:w="2476" w:type="dxa"/>
          </w:tcPr>
          <w:p w14:paraId="32F83327" w14:textId="21A5AF4F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2477" w:type="dxa"/>
          </w:tcPr>
          <w:p w14:paraId="76CF2D17" w14:textId="6C433EBE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Pengelola MDR</w:t>
            </w:r>
          </w:p>
        </w:tc>
      </w:tr>
      <w:tr w:rsidR="00A92110" w:rsidRPr="00A92110" w14:paraId="6F28B840" w14:textId="77777777" w:rsidTr="00A92110">
        <w:tc>
          <w:tcPr>
            <w:tcW w:w="2476" w:type="dxa"/>
          </w:tcPr>
          <w:p w14:paraId="306104E8" w14:textId="6ACADF14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lastRenderedPageBreak/>
              <w:t>Data Governance</w:t>
            </w:r>
            <w:r w:rsidRPr="00506302">
              <w:rPr>
                <w:b/>
                <w:color w:val="000000"/>
                <w:sz w:val="18"/>
              </w:rPr>
              <w:t xml:space="preserve"> &amp; BI</w:t>
            </w:r>
          </w:p>
        </w:tc>
        <w:tc>
          <w:tcPr>
            <w:tcW w:w="2476" w:type="dxa"/>
          </w:tcPr>
          <w:p w14:paraId="1505F846" w14:textId="03DCFD3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</w:t>
            </w:r>
          </w:p>
        </w:tc>
        <w:tc>
          <w:tcPr>
            <w:tcW w:w="2476" w:type="dxa"/>
          </w:tcPr>
          <w:p w14:paraId="21124D8E" w14:textId="4FEB5065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2477" w:type="dxa"/>
          </w:tcPr>
          <w:p w14:paraId="5635F5EF" w14:textId="1178009F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Data steward lead</w:t>
            </w:r>
          </w:p>
        </w:tc>
      </w:tr>
      <w:tr w:rsidR="00A92110" w:rsidRPr="00A92110" w14:paraId="7EBBA1AA" w14:textId="77777777" w:rsidTr="00A92110">
        <w:tc>
          <w:tcPr>
            <w:tcW w:w="2476" w:type="dxa"/>
          </w:tcPr>
          <w:p w14:paraId="083154B5" w14:textId="43BC83A4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 </w:t>
            </w:r>
            <w:r w:rsidRPr="00953F39">
              <w:rPr>
                <w:b/>
                <w:i/>
                <w:color w:val="000000"/>
                <w:sz w:val="18"/>
              </w:rPr>
              <w:t>Service &amp; Vendor Manager</w:t>
            </w:r>
          </w:p>
        </w:tc>
        <w:tc>
          <w:tcPr>
            <w:tcW w:w="2476" w:type="dxa"/>
          </w:tcPr>
          <w:p w14:paraId="678B54FB" w14:textId="3213070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</w:t>
            </w:r>
          </w:p>
        </w:tc>
        <w:tc>
          <w:tcPr>
            <w:tcW w:w="2476" w:type="dxa"/>
          </w:tcPr>
          <w:p w14:paraId="674807FC" w14:textId="1F01EA05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2477" w:type="dxa"/>
          </w:tcPr>
          <w:p w14:paraId="5167307A" w14:textId="277B7E1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Pengelola SLA mitra</w:t>
            </w:r>
          </w:p>
        </w:tc>
      </w:tr>
      <w:tr w:rsidR="00A92110" w:rsidRPr="00A92110" w14:paraId="2D7934B1" w14:textId="77777777" w:rsidTr="00A92110">
        <w:tc>
          <w:tcPr>
            <w:tcW w:w="2476" w:type="dxa"/>
          </w:tcPr>
          <w:p w14:paraId="7F3605CB" w14:textId="479FE0C9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PMO / </w:t>
            </w:r>
            <w:r w:rsidRPr="00953F39">
              <w:rPr>
                <w:b/>
                <w:i/>
                <w:color w:val="000000"/>
                <w:sz w:val="18"/>
              </w:rPr>
              <w:t>Business</w:t>
            </w:r>
            <w:r w:rsidRPr="00506302">
              <w:rPr>
                <w:b/>
                <w:color w:val="000000"/>
                <w:sz w:val="18"/>
              </w:rPr>
              <w:t xml:space="preserve"> Relationship</w:t>
            </w:r>
          </w:p>
        </w:tc>
        <w:tc>
          <w:tcPr>
            <w:tcW w:w="2476" w:type="dxa"/>
          </w:tcPr>
          <w:p w14:paraId="56893382" w14:textId="5B7F68F7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</w:t>
            </w:r>
          </w:p>
        </w:tc>
        <w:tc>
          <w:tcPr>
            <w:tcW w:w="2476" w:type="dxa"/>
          </w:tcPr>
          <w:p w14:paraId="6889D851" w14:textId="41EAC5C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2477" w:type="dxa"/>
          </w:tcPr>
          <w:p w14:paraId="0B3C9051" w14:textId="66B2AC19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Satu BRM per kelompok bisnis</w:t>
            </w:r>
          </w:p>
        </w:tc>
      </w:tr>
      <w:tr w:rsidR="00A92110" w:rsidRPr="00A92110" w14:paraId="1098B3A6" w14:textId="77777777" w:rsidTr="00A92110">
        <w:tc>
          <w:tcPr>
            <w:tcW w:w="2476" w:type="dxa"/>
          </w:tcPr>
          <w:p w14:paraId="1DE725CC" w14:textId="6F81337D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Infra, </w:t>
            </w:r>
            <w:r w:rsidRPr="00953F39">
              <w:rPr>
                <w:b/>
                <w:i/>
                <w:color w:val="000000"/>
                <w:sz w:val="18"/>
              </w:rPr>
              <w:t>Network</w:t>
            </w:r>
            <w:r w:rsidRPr="00506302">
              <w:rPr>
                <w:b/>
                <w:color w:val="000000"/>
                <w:sz w:val="18"/>
              </w:rPr>
              <w:t xml:space="preserve"> &amp; OT </w:t>
            </w:r>
            <w:r w:rsidRPr="00953F39">
              <w:rPr>
                <w:b/>
                <w:i/>
                <w:color w:val="000000"/>
                <w:sz w:val="18"/>
              </w:rPr>
              <w:t>Engineer</w:t>
            </w:r>
          </w:p>
        </w:tc>
        <w:tc>
          <w:tcPr>
            <w:tcW w:w="2476" w:type="dxa"/>
          </w:tcPr>
          <w:p w14:paraId="47A1BF20" w14:textId="4AA13EA4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2476" w:type="dxa"/>
          </w:tcPr>
          <w:p w14:paraId="232E1B6C" w14:textId="26ECF99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3</w:t>
            </w:r>
          </w:p>
        </w:tc>
        <w:tc>
          <w:tcPr>
            <w:tcW w:w="2477" w:type="dxa"/>
          </w:tcPr>
          <w:p w14:paraId="3ADECE2F" w14:textId="6C2ED6F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Termasuk OT liaison</w:t>
            </w:r>
          </w:p>
        </w:tc>
      </w:tr>
      <w:tr w:rsidR="00A92110" w:rsidRPr="00A92110" w14:paraId="6A517DB6" w14:textId="77777777" w:rsidTr="00A92110">
        <w:tc>
          <w:tcPr>
            <w:tcW w:w="2476" w:type="dxa"/>
          </w:tcPr>
          <w:p w14:paraId="4D30A139" w14:textId="5BF895EB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Application/Platform Analyst</w:t>
            </w:r>
          </w:p>
        </w:tc>
        <w:tc>
          <w:tcPr>
            <w:tcW w:w="2476" w:type="dxa"/>
          </w:tcPr>
          <w:p w14:paraId="5DA5F134" w14:textId="6A9C4564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2476" w:type="dxa"/>
          </w:tcPr>
          <w:p w14:paraId="42234E81" w14:textId="081EF22F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2477" w:type="dxa"/>
          </w:tcPr>
          <w:p w14:paraId="5F8772F1" w14:textId="263DBB49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Konfigurasi SaaS</w:t>
            </w:r>
          </w:p>
        </w:tc>
      </w:tr>
      <w:tr w:rsidR="00A92110" w:rsidRPr="00A92110" w14:paraId="0B2F5939" w14:textId="77777777" w:rsidTr="00A92110">
        <w:tc>
          <w:tcPr>
            <w:tcW w:w="2476" w:type="dxa"/>
          </w:tcPr>
          <w:p w14:paraId="53509A1D" w14:textId="29469A91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Total indikatif [TBD]</w:t>
            </w:r>
          </w:p>
        </w:tc>
        <w:tc>
          <w:tcPr>
            <w:tcW w:w="2476" w:type="dxa"/>
          </w:tcPr>
          <w:p w14:paraId="5635330F" w14:textId="14A4654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10</w:t>
            </w:r>
          </w:p>
        </w:tc>
        <w:tc>
          <w:tcPr>
            <w:tcW w:w="2476" w:type="dxa"/>
          </w:tcPr>
          <w:p w14:paraId="51F4AF33" w14:textId="01CD010D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16</w:t>
            </w:r>
          </w:p>
        </w:tc>
        <w:tc>
          <w:tcPr>
            <w:tcW w:w="2477" w:type="dxa"/>
          </w:tcPr>
          <w:p w14:paraId="32F20ED2" w14:textId="30ADF71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 luar kapasitas mitra</w:t>
            </w:r>
          </w:p>
        </w:tc>
      </w:tr>
    </w:tbl>
    <w:p w14:paraId="204FCBA2" w14:textId="5D92EEEA" w:rsidR="00A92110" w:rsidRPr="006F7F48" w:rsidRDefault="00A92110" w:rsidP="00A92110">
      <w:pPr>
        <w:pStyle w:val="Heading2"/>
      </w:pPr>
      <w:bookmarkStart w:id="71" w:name="_Toc242450685"/>
      <w:r w:rsidRPr="006F7F48">
        <w:t xml:space="preserve">7.3 </w:t>
      </w:r>
      <w:r w:rsidR="0036756A" w:rsidRPr="006F7F48">
        <w:t>Struktur Tata Kelola</w:t>
      </w:r>
      <w:bookmarkEnd w:id="71"/>
    </w:p>
    <w:p w14:paraId="7C46369F" w14:textId="2CAA757D" w:rsidR="00A92110" w:rsidRPr="006F7F48" w:rsidRDefault="00A9211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Struktur </w:t>
      </w:r>
      <w:r w:rsidRPr="00953F39">
        <w:rPr>
          <w:i/>
          <w:color w:val="000000"/>
        </w:rPr>
        <w:t>governance</w:t>
      </w:r>
      <w:r w:rsidRPr="006F7F48">
        <w:rPr>
          <w:color w:val="000000"/>
        </w:rPr>
        <w:t xml:space="preserve"> rinci di Bab 17: IT </w:t>
      </w:r>
      <w:r w:rsidRPr="00953F39">
        <w:rPr>
          <w:i/>
          <w:color w:val="000000"/>
        </w:rPr>
        <w:t>Steering Committee</w:t>
      </w:r>
      <w:r w:rsidRPr="006F7F48">
        <w:rPr>
          <w:color w:val="000000"/>
        </w:rPr>
        <w:t xml:space="preserve"> (strategi &amp; investasi), </w:t>
      </w:r>
      <w:r w:rsidRPr="00953F39">
        <w:rPr>
          <w:i/>
          <w:color w:val="000000"/>
        </w:rPr>
        <w:t>Architecture Review Board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Information Security &amp; Risk</w:t>
      </w:r>
      <w:r w:rsidRPr="006F7F48">
        <w:rPr>
          <w:color w:val="000000"/>
        </w:rPr>
        <w:t xml:space="preserve"> Forum, </w:t>
      </w:r>
      <w:r w:rsidRPr="00953F39">
        <w:rPr>
          <w:i/>
          <w:color w:val="000000"/>
        </w:rPr>
        <w:t>Data Governance Council</w:t>
      </w:r>
      <w:r w:rsidRPr="006F7F48">
        <w:rPr>
          <w:color w:val="000000"/>
        </w:rPr>
        <w:t xml:space="preserve">, dan </w:t>
      </w:r>
      <w:r w:rsidRPr="00953F39">
        <w:rPr>
          <w:i/>
          <w:color w:val="000000"/>
        </w:rPr>
        <w:t>Change Advisory Board</w:t>
      </w:r>
      <w:r w:rsidRPr="006F7F48">
        <w:rPr>
          <w:color w:val="000000"/>
        </w:rPr>
        <w:t>.</w:t>
      </w:r>
    </w:p>
    <w:p w14:paraId="5701D3AB" w14:textId="0C1A2AF3" w:rsidR="00A92110" w:rsidRPr="006F7F48" w:rsidRDefault="00A92110" w:rsidP="00A92110">
      <w:pPr>
        <w:pStyle w:val="Heading2"/>
      </w:pPr>
      <w:bookmarkStart w:id="72" w:name="_Toc242450686"/>
      <w:r w:rsidRPr="006F7F48">
        <w:t xml:space="preserve">7.4 </w:t>
      </w:r>
      <w:r w:rsidR="0036756A" w:rsidRPr="006F7F48">
        <w:t>Hak Pengambilan Keputusan</w:t>
      </w:r>
      <w:bookmarkEnd w:id="72"/>
    </w:p>
    <w:p w14:paraId="56520943" w14:textId="77777777" w:rsidR="00A92110" w:rsidRDefault="00A92110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92110">
        <w:rPr>
          <w:b/>
          <w:color w:val="1F4E78"/>
          <w:sz w:val="18"/>
        </w:rPr>
        <w:t xml:space="preserve"> 7.4 — </w:t>
      </w:r>
      <w:r w:rsidRPr="00953F39">
        <w:rPr>
          <w:b/>
          <w:i/>
          <w:color w:val="1F4E78"/>
          <w:sz w:val="18"/>
        </w:rPr>
        <w:t>Decision rights</w:t>
      </w:r>
      <w:r w:rsidRPr="00A92110">
        <w:rPr>
          <w:b/>
          <w:color w:val="1F4E78"/>
          <w:sz w:val="18"/>
        </w:rPr>
        <w:t xml:space="preserve"> (R/A/C/I)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3"/>
        <w:gridCol w:w="1908"/>
        <w:gridCol w:w="1913"/>
        <w:gridCol w:w="1893"/>
        <w:gridCol w:w="1918"/>
      </w:tblGrid>
      <w:tr w:rsidR="00A92110" w:rsidRPr="00A92110" w14:paraId="46BB3736" w14:textId="77777777" w:rsidTr="00A92110">
        <w:trPr>
          <w:tblHeader/>
        </w:trPr>
        <w:tc>
          <w:tcPr>
            <w:tcW w:w="1981" w:type="dxa"/>
            <w:shd w:val="clear" w:color="17365D" w:fill="17365D"/>
          </w:tcPr>
          <w:p w14:paraId="373BD2A5" w14:textId="0F76F62A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w="1981" w:type="dxa"/>
            <w:shd w:val="clear" w:color="17365D" w:fill="17365D"/>
          </w:tcPr>
          <w:p w14:paraId="0D0CC50F" w14:textId="61CE6D5E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Direksi</w:t>
            </w:r>
          </w:p>
        </w:tc>
        <w:tc>
          <w:tcPr>
            <w:tcW w:w="1981" w:type="dxa"/>
            <w:shd w:val="clear" w:color="17365D" w:fill="17365D"/>
          </w:tcPr>
          <w:p w14:paraId="3DF07E02" w14:textId="47468D42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IT SteerCo</w:t>
            </w:r>
          </w:p>
        </w:tc>
        <w:tc>
          <w:tcPr>
            <w:tcW w:w="1981" w:type="dxa"/>
            <w:shd w:val="clear" w:color="17365D" w:fill="17365D"/>
          </w:tcPr>
          <w:p w14:paraId="4E1ED6FC" w14:textId="78A5FC35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Unit TI</w:t>
            </w:r>
          </w:p>
        </w:tc>
        <w:tc>
          <w:tcPr>
            <w:tcW w:w="1981" w:type="dxa"/>
            <w:shd w:val="clear" w:color="17365D" w:fill="17365D"/>
          </w:tcPr>
          <w:p w14:paraId="102A6D99" w14:textId="12C9784A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Business owner</w:t>
            </w:r>
          </w:p>
        </w:tc>
      </w:tr>
      <w:tr w:rsidR="00A92110" w:rsidRPr="00A92110" w14:paraId="0BFE5DD8" w14:textId="77777777" w:rsidTr="00A92110">
        <w:tc>
          <w:tcPr>
            <w:tcW w:w="1981" w:type="dxa"/>
          </w:tcPr>
          <w:p w14:paraId="1741E80A" w14:textId="56186C19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Prioritas &amp; anggaran portfolio</w:t>
            </w:r>
          </w:p>
        </w:tc>
        <w:tc>
          <w:tcPr>
            <w:tcW w:w="1981" w:type="dxa"/>
          </w:tcPr>
          <w:p w14:paraId="566F7DCE" w14:textId="01F7E449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</w:t>
            </w:r>
          </w:p>
        </w:tc>
        <w:tc>
          <w:tcPr>
            <w:tcW w:w="1981" w:type="dxa"/>
          </w:tcPr>
          <w:p w14:paraId="0E3A2E31" w14:textId="1DFD78E6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</w:t>
            </w:r>
          </w:p>
        </w:tc>
        <w:tc>
          <w:tcPr>
            <w:tcW w:w="1981" w:type="dxa"/>
          </w:tcPr>
          <w:p w14:paraId="690AC5EB" w14:textId="2013C1C3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</w:t>
            </w:r>
          </w:p>
        </w:tc>
        <w:tc>
          <w:tcPr>
            <w:tcW w:w="1981" w:type="dxa"/>
          </w:tcPr>
          <w:p w14:paraId="5D57CA72" w14:textId="30FD14C8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</w:t>
            </w:r>
          </w:p>
        </w:tc>
      </w:tr>
      <w:tr w:rsidR="00A92110" w:rsidRPr="00A92110" w14:paraId="4213C17D" w14:textId="77777777" w:rsidTr="00A92110">
        <w:tc>
          <w:tcPr>
            <w:tcW w:w="1981" w:type="dxa"/>
          </w:tcPr>
          <w:p w14:paraId="3862E68F" w14:textId="7813064F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Standar arsitektur &amp; teknologi</w:t>
            </w:r>
          </w:p>
        </w:tc>
        <w:tc>
          <w:tcPr>
            <w:tcW w:w="1981" w:type="dxa"/>
          </w:tcPr>
          <w:p w14:paraId="4533D38A" w14:textId="0CE5F3BF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</w:t>
            </w:r>
          </w:p>
        </w:tc>
        <w:tc>
          <w:tcPr>
            <w:tcW w:w="1981" w:type="dxa"/>
          </w:tcPr>
          <w:p w14:paraId="70473BEF" w14:textId="6CC4A134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</w:t>
            </w:r>
          </w:p>
        </w:tc>
        <w:tc>
          <w:tcPr>
            <w:tcW w:w="1981" w:type="dxa"/>
          </w:tcPr>
          <w:p w14:paraId="77D321C1" w14:textId="4E693848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</w:t>
            </w:r>
          </w:p>
        </w:tc>
        <w:tc>
          <w:tcPr>
            <w:tcW w:w="1981" w:type="dxa"/>
          </w:tcPr>
          <w:p w14:paraId="79C2D289" w14:textId="35A10DAE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</w:t>
            </w:r>
          </w:p>
        </w:tc>
      </w:tr>
      <w:tr w:rsidR="00A92110" w:rsidRPr="00A92110" w14:paraId="3F4AFA90" w14:textId="77777777" w:rsidTr="00A92110">
        <w:tc>
          <w:tcPr>
            <w:tcW w:w="1981" w:type="dxa"/>
          </w:tcPr>
          <w:p w14:paraId="0AF2ABA9" w14:textId="7E9698C9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Kebutuhan &amp; </w:t>
            </w:r>
            <w:r w:rsidRPr="00953F39">
              <w:rPr>
                <w:b/>
                <w:i/>
                <w:color w:val="000000"/>
                <w:sz w:val="18"/>
              </w:rPr>
              <w:t>benefit</w:t>
            </w:r>
            <w:r w:rsidRPr="00506302">
              <w:rPr>
                <w:b/>
                <w:color w:val="000000"/>
                <w:sz w:val="18"/>
              </w:rPr>
              <w:t xml:space="preserve"> bisnis</w:t>
            </w:r>
          </w:p>
        </w:tc>
        <w:tc>
          <w:tcPr>
            <w:tcW w:w="1981" w:type="dxa"/>
          </w:tcPr>
          <w:p w14:paraId="1AB01E4E" w14:textId="72704948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</w:t>
            </w:r>
          </w:p>
        </w:tc>
        <w:tc>
          <w:tcPr>
            <w:tcW w:w="1981" w:type="dxa"/>
          </w:tcPr>
          <w:p w14:paraId="71875ABE" w14:textId="58B84F82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</w:t>
            </w:r>
          </w:p>
        </w:tc>
        <w:tc>
          <w:tcPr>
            <w:tcW w:w="1981" w:type="dxa"/>
          </w:tcPr>
          <w:p w14:paraId="70B12501" w14:textId="31CF0DE9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</w:t>
            </w:r>
          </w:p>
        </w:tc>
        <w:tc>
          <w:tcPr>
            <w:tcW w:w="1981" w:type="dxa"/>
          </w:tcPr>
          <w:p w14:paraId="56E58C7A" w14:textId="6F557BC2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</w:t>
            </w:r>
          </w:p>
        </w:tc>
      </w:tr>
      <w:tr w:rsidR="00A92110" w:rsidRPr="00A92110" w14:paraId="6C1302C7" w14:textId="77777777" w:rsidTr="00A92110">
        <w:tc>
          <w:tcPr>
            <w:tcW w:w="1981" w:type="dxa"/>
          </w:tcPr>
          <w:p w14:paraId="3A7B42C6" w14:textId="3D79B2B2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Risk acceptance</w:t>
            </w:r>
            <w:r w:rsidRPr="00506302">
              <w:rPr>
                <w:b/>
                <w:color w:val="000000"/>
                <w:sz w:val="18"/>
              </w:rPr>
              <w:t xml:space="preserve"> siber</w:t>
            </w:r>
          </w:p>
        </w:tc>
        <w:tc>
          <w:tcPr>
            <w:tcW w:w="1981" w:type="dxa"/>
          </w:tcPr>
          <w:p w14:paraId="25BD8551" w14:textId="00C91BD4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</w:t>
            </w:r>
          </w:p>
        </w:tc>
        <w:tc>
          <w:tcPr>
            <w:tcW w:w="1981" w:type="dxa"/>
          </w:tcPr>
          <w:p w14:paraId="72B030AA" w14:textId="3E3D3A3B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</w:t>
            </w:r>
          </w:p>
        </w:tc>
        <w:tc>
          <w:tcPr>
            <w:tcW w:w="1981" w:type="dxa"/>
          </w:tcPr>
          <w:p w14:paraId="6C47EB75" w14:textId="4DEFB556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</w:t>
            </w:r>
          </w:p>
        </w:tc>
        <w:tc>
          <w:tcPr>
            <w:tcW w:w="1981" w:type="dxa"/>
          </w:tcPr>
          <w:p w14:paraId="1E20D188" w14:textId="000C89A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</w:t>
            </w:r>
          </w:p>
        </w:tc>
      </w:tr>
      <w:tr w:rsidR="00A92110" w:rsidRPr="00A92110" w14:paraId="0298D92C" w14:textId="77777777" w:rsidTr="00A92110">
        <w:tc>
          <w:tcPr>
            <w:tcW w:w="1981" w:type="dxa"/>
          </w:tcPr>
          <w:p w14:paraId="305E8B39" w14:textId="7C086962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Pemilihan </w:t>
            </w:r>
            <w:r w:rsidRPr="00953F39">
              <w:rPr>
                <w:b/>
                <w:i/>
                <w:color w:val="000000"/>
                <w:sz w:val="18"/>
              </w:rPr>
              <w:t>vendor</w:t>
            </w:r>
            <w:r w:rsidRPr="00506302">
              <w:rPr>
                <w:b/>
                <w:color w:val="000000"/>
                <w:sz w:val="18"/>
              </w:rPr>
              <w:t xml:space="preserve"> strategis</w:t>
            </w:r>
          </w:p>
        </w:tc>
        <w:tc>
          <w:tcPr>
            <w:tcW w:w="1981" w:type="dxa"/>
          </w:tcPr>
          <w:p w14:paraId="360FD802" w14:textId="69BFBF86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</w:t>
            </w:r>
          </w:p>
        </w:tc>
        <w:tc>
          <w:tcPr>
            <w:tcW w:w="1981" w:type="dxa"/>
          </w:tcPr>
          <w:p w14:paraId="18DE9773" w14:textId="7C2366F2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</w:t>
            </w:r>
          </w:p>
        </w:tc>
        <w:tc>
          <w:tcPr>
            <w:tcW w:w="1981" w:type="dxa"/>
          </w:tcPr>
          <w:p w14:paraId="2E64DEA3" w14:textId="7531480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</w:t>
            </w:r>
          </w:p>
        </w:tc>
        <w:tc>
          <w:tcPr>
            <w:tcW w:w="1981" w:type="dxa"/>
          </w:tcPr>
          <w:p w14:paraId="6EBDCE1B" w14:textId="7EA40C07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</w:t>
            </w:r>
          </w:p>
        </w:tc>
      </w:tr>
      <w:tr w:rsidR="00A92110" w:rsidRPr="00A92110" w14:paraId="754C6977" w14:textId="77777777" w:rsidTr="00A92110">
        <w:tc>
          <w:tcPr>
            <w:tcW w:w="1981" w:type="dxa"/>
          </w:tcPr>
          <w:p w14:paraId="3CD02E19" w14:textId="766E5543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Perubahan operasional (</w:t>
            </w:r>
            <w:r w:rsidRPr="00953F39">
              <w:rPr>
                <w:b/>
                <w:i/>
                <w:color w:val="000000"/>
                <w:sz w:val="18"/>
              </w:rPr>
              <w:t>change</w:t>
            </w:r>
            <w:r w:rsidRPr="00506302"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1981" w:type="dxa"/>
          </w:tcPr>
          <w:p w14:paraId="19854902" w14:textId="01C9DAC3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—</w:t>
            </w:r>
          </w:p>
        </w:tc>
        <w:tc>
          <w:tcPr>
            <w:tcW w:w="1981" w:type="dxa"/>
          </w:tcPr>
          <w:p w14:paraId="294E86A1" w14:textId="37DA2236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</w:t>
            </w:r>
          </w:p>
        </w:tc>
        <w:tc>
          <w:tcPr>
            <w:tcW w:w="1981" w:type="dxa"/>
          </w:tcPr>
          <w:p w14:paraId="448F8B1B" w14:textId="465F546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A/R</w:t>
            </w:r>
          </w:p>
        </w:tc>
        <w:tc>
          <w:tcPr>
            <w:tcW w:w="1981" w:type="dxa"/>
          </w:tcPr>
          <w:p w14:paraId="51D862A0" w14:textId="5234C0C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</w:t>
            </w:r>
          </w:p>
        </w:tc>
      </w:tr>
    </w:tbl>
    <w:p w14:paraId="1D566173" w14:textId="7FE4A2AC" w:rsidR="00A92110" w:rsidRPr="006F7F48" w:rsidRDefault="00A92110" w:rsidP="00A92110">
      <w:pPr>
        <w:pStyle w:val="Heading2"/>
      </w:pPr>
      <w:bookmarkStart w:id="73" w:name="_Toc242450687"/>
      <w:r w:rsidRPr="006F7F48">
        <w:t xml:space="preserve">7.5 </w:t>
      </w:r>
      <w:r w:rsidR="0036756A" w:rsidRPr="006F7F48">
        <w:t>Model Layanan TI</w:t>
      </w:r>
      <w:bookmarkEnd w:id="73"/>
    </w:p>
    <w:p w14:paraId="71810554" w14:textId="7DB64A45" w:rsidR="00A92110" w:rsidRPr="006F7F48" w:rsidRDefault="00A9211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Layanan TI dikelola dalam tiga katalog: (1) layanan internal karyawan, (2) layanan bisnis/aplikasi, dan (3) layanan </w:t>
      </w:r>
      <w:r w:rsidRPr="00953F39">
        <w:rPr>
          <w:i/>
          <w:color w:val="000000"/>
        </w:rPr>
        <w:t>digital tenant &amp; investor</w:t>
      </w:r>
      <w:r w:rsidRPr="006F7F48">
        <w:rPr>
          <w:color w:val="000000"/>
        </w:rPr>
        <w:t>. Setiap layanan memiliki pemilik, SLA dan biaya [REC]. Rinciannya di Bab 13.</w:t>
      </w:r>
    </w:p>
    <w:p w14:paraId="64CE4563" w14:textId="31BFE71A" w:rsidR="00A92110" w:rsidRPr="006F7F48" w:rsidRDefault="00A92110" w:rsidP="00A92110">
      <w:pPr>
        <w:pStyle w:val="Heading2"/>
      </w:pPr>
      <w:bookmarkStart w:id="74" w:name="_Toc242450688"/>
      <w:r w:rsidRPr="006F7F48">
        <w:t xml:space="preserve">7.6 </w:t>
      </w:r>
      <w:r w:rsidR="0036756A" w:rsidRPr="00953F39">
        <w:rPr>
          <w:i/>
        </w:rPr>
        <w:t>Model Sourcing</w:t>
      </w:r>
      <w:bookmarkEnd w:id="74"/>
    </w:p>
    <w:p w14:paraId="50B538C0" w14:textId="77777777" w:rsidR="00A92110" w:rsidRDefault="00A92110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92110">
        <w:rPr>
          <w:b/>
          <w:color w:val="1F4E78"/>
          <w:sz w:val="18"/>
        </w:rPr>
        <w:t xml:space="preserve"> 7.5 — </w:t>
      </w:r>
      <w:r w:rsidRPr="00953F39">
        <w:rPr>
          <w:b/>
          <w:i/>
          <w:color w:val="1F4E78"/>
          <w:sz w:val="18"/>
        </w:rPr>
        <w:t>Sourcing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9"/>
        <w:gridCol w:w="3209"/>
        <w:gridCol w:w="3177"/>
      </w:tblGrid>
      <w:tr w:rsidR="00A92110" w:rsidRPr="00A92110" w14:paraId="7EEEEEC1" w14:textId="77777777" w:rsidTr="00A92110">
        <w:trPr>
          <w:tblHeader/>
        </w:trPr>
        <w:tc>
          <w:tcPr>
            <w:tcW w:w="3301" w:type="dxa"/>
            <w:shd w:val="clear" w:color="17365D" w:fill="17365D"/>
          </w:tcPr>
          <w:p w14:paraId="5DAA06C9" w14:textId="60281406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w="3302" w:type="dxa"/>
            <w:shd w:val="clear" w:color="17365D" w:fill="17365D"/>
          </w:tcPr>
          <w:p w14:paraId="5ED33684" w14:textId="7C952043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Strategi</w:t>
            </w:r>
          </w:p>
        </w:tc>
        <w:tc>
          <w:tcPr>
            <w:tcW w:w="3302" w:type="dxa"/>
            <w:shd w:val="clear" w:color="17365D" w:fill="17365D"/>
          </w:tcPr>
          <w:p w14:paraId="67DF5C90" w14:textId="0003B4BD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Alasan</w:t>
            </w:r>
          </w:p>
        </w:tc>
      </w:tr>
      <w:tr w:rsidR="00A92110" w:rsidRPr="00A92110" w14:paraId="6887DDE6" w14:textId="77777777" w:rsidTr="00A92110">
        <w:tc>
          <w:tcPr>
            <w:tcW w:w="3301" w:type="dxa"/>
          </w:tcPr>
          <w:p w14:paraId="2F4A5847" w14:textId="293956A8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Governance</w:t>
            </w:r>
            <w:r w:rsidRPr="00506302">
              <w:rPr>
                <w:b/>
                <w:color w:val="000000"/>
                <w:sz w:val="18"/>
              </w:rPr>
              <w:t xml:space="preserve">, arsitektur, </w:t>
            </w:r>
            <w:r w:rsidRPr="00953F39">
              <w:rPr>
                <w:b/>
                <w:i/>
                <w:color w:val="000000"/>
                <w:sz w:val="18"/>
              </w:rPr>
              <w:t>security</w:t>
            </w:r>
            <w:r w:rsidRPr="00506302">
              <w:rPr>
                <w:b/>
                <w:color w:val="000000"/>
                <w:sz w:val="18"/>
              </w:rPr>
              <w:t>, data</w:t>
            </w:r>
          </w:p>
        </w:tc>
        <w:tc>
          <w:tcPr>
            <w:tcW w:w="3302" w:type="dxa"/>
          </w:tcPr>
          <w:p w14:paraId="52296080" w14:textId="17BE3404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Retain</w:t>
            </w:r>
          </w:p>
        </w:tc>
        <w:tc>
          <w:tcPr>
            <w:tcW w:w="3302" w:type="dxa"/>
          </w:tcPr>
          <w:p w14:paraId="1867FDFF" w14:textId="76DE3B9A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Kendali strategis dan akuntabilitas</w:t>
            </w:r>
          </w:p>
        </w:tc>
      </w:tr>
      <w:tr w:rsidR="00A92110" w:rsidRPr="00A92110" w14:paraId="01C17983" w14:textId="77777777" w:rsidTr="00A92110">
        <w:tc>
          <w:tcPr>
            <w:tcW w:w="3301" w:type="dxa"/>
          </w:tcPr>
          <w:p w14:paraId="3F58BE96" w14:textId="35AD3455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lastRenderedPageBreak/>
              <w:t xml:space="preserve">Platform komoditas (ERP, </w:t>
            </w:r>
            <w:r w:rsidR="00407BFC" w:rsidRPr="00953F39">
              <w:rPr>
                <w:b/>
                <w:i/>
                <w:color w:val="000000"/>
                <w:sz w:val="18"/>
              </w:rPr>
              <w:t>Human Capital Management</w:t>
            </w:r>
            <w:r w:rsidR="00407BFC" w:rsidRPr="00506302">
              <w:rPr>
                <w:b/>
                <w:color w:val="000000"/>
                <w:sz w:val="18"/>
              </w:rPr>
              <w:t xml:space="preserve"> (HCM)</w:t>
            </w:r>
            <w:r w:rsidRPr="00506302">
              <w:rPr>
                <w:b/>
                <w:color w:val="000000"/>
                <w:sz w:val="18"/>
              </w:rPr>
              <w:t>, ITSM, DMS, CRM)</w:t>
            </w:r>
          </w:p>
        </w:tc>
        <w:tc>
          <w:tcPr>
            <w:tcW w:w="3302" w:type="dxa"/>
          </w:tcPr>
          <w:p w14:paraId="4A9447E6" w14:textId="3E2C9F2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4F344A">
              <w:rPr>
                <w:i/>
                <w:color w:val="000000"/>
                <w:sz w:val="18"/>
              </w:rPr>
              <w:t>Buy</w:t>
            </w:r>
            <w:r w:rsidRPr="00506302">
              <w:rPr>
                <w:color w:val="000000"/>
                <w:sz w:val="18"/>
              </w:rPr>
              <w:t>—SaaS</w:t>
            </w:r>
          </w:p>
        </w:tc>
        <w:tc>
          <w:tcPr>
            <w:tcW w:w="3302" w:type="dxa"/>
          </w:tcPr>
          <w:p w14:paraId="3597205E" w14:textId="50E15535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Waktu cepat, TCO rendah</w:t>
            </w:r>
          </w:p>
        </w:tc>
      </w:tr>
      <w:tr w:rsidR="00A92110" w:rsidRPr="00A92110" w14:paraId="655FBCD8" w14:textId="77777777" w:rsidTr="00A92110">
        <w:tc>
          <w:tcPr>
            <w:tcW w:w="3301" w:type="dxa"/>
          </w:tcPr>
          <w:p w14:paraId="765F5560" w14:textId="6F8EB023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Tenant portal</w:t>
            </w:r>
            <w:r w:rsidRPr="00506302">
              <w:rPr>
                <w:b/>
                <w:color w:val="000000"/>
                <w:sz w:val="18"/>
              </w:rPr>
              <w:t xml:space="preserve"> &amp; layanan kawasan</w:t>
            </w:r>
          </w:p>
        </w:tc>
        <w:tc>
          <w:tcPr>
            <w:tcW w:w="3302" w:type="dxa"/>
          </w:tcPr>
          <w:p w14:paraId="425B4C52" w14:textId="50081F68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Configure/compose</w:t>
            </w:r>
            <w:r w:rsidRPr="00506302">
              <w:rPr>
                <w:color w:val="000000"/>
                <w:sz w:val="18"/>
              </w:rPr>
              <w:t xml:space="preserve"> di atas platform</w:t>
            </w:r>
          </w:p>
        </w:tc>
        <w:tc>
          <w:tcPr>
            <w:tcW w:w="3302" w:type="dxa"/>
          </w:tcPr>
          <w:p w14:paraId="438BCDB7" w14:textId="62A9B9D0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Diferensiasi layanan kawasan</w:t>
            </w:r>
          </w:p>
        </w:tc>
      </w:tr>
      <w:tr w:rsidR="00A92110" w:rsidRPr="00A92110" w14:paraId="51FDBB77" w14:textId="77777777" w:rsidTr="00A92110">
        <w:tc>
          <w:tcPr>
            <w:tcW w:w="3301" w:type="dxa"/>
          </w:tcPr>
          <w:p w14:paraId="24DCA2BB" w14:textId="244A4305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Service desk</w:t>
            </w:r>
            <w:r w:rsidRPr="00506302">
              <w:rPr>
                <w:b/>
                <w:color w:val="000000"/>
                <w:sz w:val="18"/>
              </w:rPr>
              <w:t>, infra, SOC/MDR</w:t>
            </w:r>
          </w:p>
        </w:tc>
        <w:tc>
          <w:tcPr>
            <w:tcW w:w="3302" w:type="dxa"/>
          </w:tcPr>
          <w:p w14:paraId="3F5BA7DD" w14:textId="4FF9E437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Managed service</w:t>
            </w:r>
          </w:p>
        </w:tc>
        <w:tc>
          <w:tcPr>
            <w:tcW w:w="3302" w:type="dxa"/>
          </w:tcPr>
          <w:p w14:paraId="3A43B183" w14:textId="40B5042C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Skala dan 24×7 tanpa </w:t>
            </w:r>
            <w:r w:rsidRPr="00953F39">
              <w:rPr>
                <w:i/>
                <w:color w:val="000000"/>
                <w:sz w:val="18"/>
              </w:rPr>
              <w:t>headcount</w:t>
            </w:r>
            <w:r w:rsidRPr="00506302">
              <w:rPr>
                <w:color w:val="000000"/>
                <w:sz w:val="18"/>
              </w:rPr>
              <w:t xml:space="preserve"> besar</w:t>
            </w:r>
          </w:p>
        </w:tc>
      </w:tr>
      <w:tr w:rsidR="00A92110" w:rsidRPr="00A92110" w14:paraId="4637A7AB" w14:textId="77777777" w:rsidTr="00A92110">
        <w:tc>
          <w:tcPr>
            <w:tcW w:w="3301" w:type="dxa"/>
          </w:tcPr>
          <w:p w14:paraId="0E0DAC02" w14:textId="7B6DDEED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OT/IoT utilitas</w:t>
            </w:r>
          </w:p>
        </w:tc>
        <w:tc>
          <w:tcPr>
            <w:tcW w:w="3302" w:type="dxa"/>
          </w:tcPr>
          <w:p w14:paraId="3D8C9228" w14:textId="40D54469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Bersama mitra </w:t>
            </w:r>
            <w:r w:rsidR="00210365" w:rsidRPr="00506302">
              <w:rPr>
                <w:color w:val="000000"/>
                <w:sz w:val="18"/>
              </w:rPr>
              <w:t>pembangkit listrik swasta/operator</w:t>
            </w:r>
            <w:r w:rsidRPr="00506302">
              <w:rPr>
                <w:color w:val="000000"/>
                <w:sz w:val="18"/>
              </w:rPr>
              <w:t xml:space="preserve"> dengan standar KINRA</w:t>
            </w:r>
          </w:p>
        </w:tc>
        <w:tc>
          <w:tcPr>
            <w:tcW w:w="3302" w:type="dxa"/>
          </w:tcPr>
          <w:p w14:paraId="54CFE2AB" w14:textId="781C4276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Aset dioperasikan mitra </w:t>
            </w:r>
            <w:r w:rsidR="00BC0EC6" w:rsidRPr="00506302">
              <w:rPr>
                <w:color w:val="000000"/>
                <w:sz w:val="18"/>
              </w:rPr>
              <w:t>[F, RJPP hlm. 56, 86]</w:t>
            </w:r>
          </w:p>
        </w:tc>
      </w:tr>
    </w:tbl>
    <w:p w14:paraId="26976F04" w14:textId="64FFEE16" w:rsidR="00A92110" w:rsidRPr="006F7F48" w:rsidRDefault="00A92110" w:rsidP="00A92110">
      <w:pPr>
        <w:pStyle w:val="Heading2"/>
      </w:pPr>
      <w:bookmarkStart w:id="75" w:name="_Toc242450689"/>
      <w:r w:rsidRPr="006F7F48">
        <w:t xml:space="preserve">7.7 </w:t>
      </w:r>
      <w:r w:rsidR="0036756A" w:rsidRPr="006F7F48">
        <w:t xml:space="preserve">Pengelolaan </w:t>
      </w:r>
      <w:r w:rsidR="0036756A" w:rsidRPr="00953F39">
        <w:rPr>
          <w:i/>
        </w:rPr>
        <w:t>Vendor</w:t>
      </w:r>
      <w:bookmarkEnd w:id="75"/>
    </w:p>
    <w:p w14:paraId="1EBDFFCB" w14:textId="099058F8" w:rsidR="00A92110" w:rsidRPr="006F7F48" w:rsidRDefault="00A92110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Segmentasi </w:t>
      </w:r>
      <w:r w:rsidRPr="00953F39">
        <w:rPr>
          <w:b/>
          <w:i/>
          <w:color w:val="000000"/>
        </w:rPr>
        <w:t>vendor</w:t>
      </w:r>
      <w:r w:rsidRPr="006F7F48">
        <w:rPr>
          <w:b/>
          <w:color w:val="000000"/>
        </w:rPr>
        <w:t xml:space="preserve"> </w:t>
      </w:r>
      <w:r w:rsidRPr="006F7F48">
        <w:rPr>
          <w:color w:val="000000"/>
        </w:rPr>
        <w:t>—strategis, taktis, komoditas—dengan intensitas pengelolaan berbeda.</w:t>
      </w:r>
    </w:p>
    <w:p w14:paraId="1F244AA9" w14:textId="13B47CA7" w:rsidR="00A92110" w:rsidRPr="006F7F48" w:rsidRDefault="00A92110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Kontrak berbasis </w:t>
      </w:r>
      <w:proofErr w:type="gramStart"/>
      <w:r w:rsidRPr="00953F39">
        <w:rPr>
          <w:b/>
          <w:i/>
          <w:color w:val="000000"/>
        </w:rPr>
        <w:t>outcome</w:t>
      </w:r>
      <w:r w:rsidRPr="006F7F48">
        <w:rPr>
          <w:b/>
          <w:color w:val="000000"/>
        </w:rPr>
        <w:t xml:space="preserve"> </w:t>
      </w:r>
      <w:r w:rsidRPr="006F7F48">
        <w:rPr>
          <w:color w:val="000000"/>
        </w:rPr>
        <w:t>:</w:t>
      </w:r>
      <w:proofErr w:type="gramEnd"/>
      <w:r w:rsidRPr="006F7F48">
        <w:rPr>
          <w:color w:val="000000"/>
        </w:rPr>
        <w:t xml:space="preserve"> SLA, KPI, klausul keamanan, hak audit, </w:t>
      </w:r>
      <w:r w:rsidRPr="00953F39">
        <w:rPr>
          <w:i/>
          <w:color w:val="000000"/>
        </w:rPr>
        <w:t>exit plan</w:t>
      </w:r>
      <w:r w:rsidRPr="006F7F48">
        <w:rPr>
          <w:color w:val="000000"/>
        </w:rPr>
        <w:t xml:space="preserve"> dan kepemilikan data.</w:t>
      </w:r>
    </w:p>
    <w:p w14:paraId="4D792D0D" w14:textId="029A4F49" w:rsidR="00A92110" w:rsidRPr="006F7F48" w:rsidRDefault="00A92110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Review</w:t>
      </w:r>
      <w:r w:rsidRPr="006F7F48">
        <w:rPr>
          <w:b/>
          <w:color w:val="000000"/>
        </w:rPr>
        <w:t xml:space="preserve"> kinerja triwulanan </w:t>
      </w:r>
      <w:r w:rsidRPr="006F7F48">
        <w:rPr>
          <w:color w:val="000000"/>
        </w:rPr>
        <w:t xml:space="preserve">untuk </w:t>
      </w:r>
      <w:r w:rsidRPr="00953F39">
        <w:rPr>
          <w:i/>
          <w:color w:val="000000"/>
        </w:rPr>
        <w:t>vendor</w:t>
      </w:r>
      <w:r w:rsidRPr="006F7F48">
        <w:rPr>
          <w:color w:val="000000"/>
        </w:rPr>
        <w:t xml:space="preserve"> strategis; </w:t>
      </w:r>
      <w:r w:rsidRPr="00953F39">
        <w:rPr>
          <w:i/>
          <w:color w:val="000000"/>
        </w:rPr>
        <w:t>scorecard vendor</w:t>
      </w:r>
      <w:r w:rsidRPr="006F7F48">
        <w:rPr>
          <w:color w:val="000000"/>
        </w:rPr>
        <w:t xml:space="preserve"> masuk </w:t>
      </w:r>
      <w:r w:rsidRPr="00953F39">
        <w:rPr>
          <w:i/>
          <w:color w:val="000000"/>
        </w:rPr>
        <w:t>dashboard</w:t>
      </w:r>
      <w:r w:rsidRPr="006F7F48">
        <w:rPr>
          <w:color w:val="000000"/>
        </w:rPr>
        <w:t xml:space="preserve"> portfolio.</w:t>
      </w:r>
    </w:p>
    <w:p w14:paraId="5D84A5AA" w14:textId="757B18C5" w:rsidR="00A92110" w:rsidRPr="006F7F48" w:rsidRDefault="00A92110" w:rsidP="00A92110">
      <w:pPr>
        <w:pStyle w:val="Heading2"/>
      </w:pPr>
      <w:bookmarkStart w:id="76" w:name="_Toc242450690"/>
      <w:r w:rsidRPr="006F7F48">
        <w:t xml:space="preserve">7.8 </w:t>
      </w:r>
      <w:r w:rsidR="0036756A" w:rsidRPr="006F7F48">
        <w:t>Manajemen Keuangan TI</w:t>
      </w:r>
      <w:bookmarkEnd w:id="76"/>
    </w:p>
    <w:p w14:paraId="75711F28" w14:textId="0FC53FDD" w:rsidR="00A92110" w:rsidRPr="006F7F48" w:rsidRDefault="00A9211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Biaya TI dipisahkan </w:t>
      </w:r>
      <w:r w:rsidRPr="00953F39">
        <w:rPr>
          <w:i/>
          <w:color w:val="000000"/>
        </w:rPr>
        <w:t>run/grow/transform</w:t>
      </w:r>
      <w:r w:rsidRPr="006F7F48">
        <w:rPr>
          <w:color w:val="000000"/>
        </w:rPr>
        <w:t xml:space="preserve"> dan dialokasikan per layanan. TCO 5 tahun wajib untuk setiap </w:t>
      </w:r>
      <w:r w:rsidRPr="00953F39">
        <w:rPr>
          <w:i/>
          <w:color w:val="000000"/>
        </w:rPr>
        <w:t>business case</w:t>
      </w:r>
      <w:r w:rsidRPr="006F7F48">
        <w:rPr>
          <w:color w:val="000000"/>
        </w:rPr>
        <w:t>. Rinciannya di Bab 16.</w:t>
      </w:r>
    </w:p>
    <w:p w14:paraId="4BA09E37" w14:textId="435007FE" w:rsidR="00A92110" w:rsidRPr="006F7F48" w:rsidRDefault="00A92110" w:rsidP="00A92110">
      <w:pPr>
        <w:pStyle w:val="Heading2"/>
      </w:pPr>
      <w:bookmarkStart w:id="77" w:name="_Toc242450691"/>
      <w:r w:rsidRPr="006F7F48">
        <w:t xml:space="preserve">7.9 </w:t>
      </w:r>
      <w:r w:rsidR="0036756A" w:rsidRPr="006F7F48">
        <w:t>Manajemen Kinerja TI</w:t>
      </w:r>
      <w:bookmarkEnd w:id="77"/>
    </w:p>
    <w:p w14:paraId="2B0B5764" w14:textId="6D246FD1" w:rsidR="00A92110" w:rsidRPr="006F7F48" w:rsidRDefault="00A9211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Kinerja TI diukur melalui IT </w:t>
      </w:r>
      <w:r w:rsidRPr="00953F39">
        <w:rPr>
          <w:i/>
          <w:color w:val="000000"/>
        </w:rPr>
        <w:t>Balanced Scorecard</w:t>
      </w:r>
      <w:r w:rsidRPr="006F7F48">
        <w:rPr>
          <w:color w:val="000000"/>
        </w:rPr>
        <w:t xml:space="preserve"> (Bab 18), dilaporkan bulanan ke SEVP </w:t>
      </w:r>
      <w:r w:rsidRPr="00953F39">
        <w:rPr>
          <w:i/>
          <w:color w:val="000000"/>
        </w:rPr>
        <w:t>Business Support</w:t>
      </w:r>
      <w:r w:rsidRPr="006F7F48">
        <w:rPr>
          <w:color w:val="000000"/>
        </w:rPr>
        <w:t xml:space="preserve"> dan triwulanan ke IT </w:t>
      </w:r>
      <w:r w:rsidRPr="00953F39">
        <w:rPr>
          <w:i/>
          <w:color w:val="000000"/>
        </w:rPr>
        <w:t>Steering Committee</w:t>
      </w:r>
      <w:r w:rsidRPr="006F7F48">
        <w:rPr>
          <w:color w:val="000000"/>
        </w:rPr>
        <w:t>.</w:t>
      </w:r>
    </w:p>
    <w:p w14:paraId="741FB49A" w14:textId="2FFAEA62" w:rsidR="00A92110" w:rsidRPr="006F7F48" w:rsidRDefault="00A92110" w:rsidP="00A92110">
      <w:pPr>
        <w:pStyle w:val="Heading2"/>
      </w:pPr>
      <w:bookmarkStart w:id="78" w:name="_Toc242450692"/>
      <w:r w:rsidRPr="006F7F48">
        <w:t xml:space="preserve">7.10 </w:t>
      </w:r>
      <w:r w:rsidR="0036756A" w:rsidRPr="006F7F48">
        <w:t>Keahlian dan Kompetensi</w:t>
      </w:r>
      <w:bookmarkEnd w:id="78"/>
    </w:p>
    <w:p w14:paraId="2B296050" w14:textId="77777777" w:rsidR="00A92110" w:rsidRDefault="00A92110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92110">
        <w:rPr>
          <w:b/>
          <w:color w:val="1F4E78"/>
          <w:sz w:val="18"/>
        </w:rPr>
        <w:t xml:space="preserve"> 7.6 — Kompetensi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94"/>
        <w:gridCol w:w="3191"/>
      </w:tblGrid>
      <w:tr w:rsidR="00A92110" w:rsidRPr="00A92110" w14:paraId="6FAA39BD" w14:textId="77777777" w:rsidTr="00A92110">
        <w:trPr>
          <w:tblHeader/>
        </w:trPr>
        <w:tc>
          <w:tcPr>
            <w:tcW w:w="3301" w:type="dxa"/>
            <w:shd w:val="clear" w:color="17365D" w:fill="17365D"/>
          </w:tcPr>
          <w:p w14:paraId="7C105C96" w14:textId="249E2478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Kelompok</w:t>
            </w:r>
          </w:p>
        </w:tc>
        <w:tc>
          <w:tcPr>
            <w:tcW w:w="3302" w:type="dxa"/>
            <w:shd w:val="clear" w:color="17365D" w:fill="17365D"/>
          </w:tcPr>
          <w:p w14:paraId="1ABCCFEB" w14:textId="61E9D74C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Kompetensi kunci</w:t>
            </w:r>
          </w:p>
        </w:tc>
        <w:tc>
          <w:tcPr>
            <w:tcW w:w="3302" w:type="dxa"/>
            <w:shd w:val="clear" w:color="17365D" w:fill="17365D"/>
          </w:tcPr>
          <w:p w14:paraId="588133BA" w14:textId="62F5784B" w:rsidR="00A92110" w:rsidRPr="00506302" w:rsidRDefault="00A9211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Cara membangun</w:t>
            </w:r>
          </w:p>
        </w:tc>
      </w:tr>
      <w:tr w:rsidR="00A92110" w:rsidRPr="00A92110" w14:paraId="043B8D6C" w14:textId="77777777" w:rsidTr="00A92110">
        <w:tc>
          <w:tcPr>
            <w:tcW w:w="3301" w:type="dxa"/>
          </w:tcPr>
          <w:p w14:paraId="7075F953" w14:textId="7E14AE7B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Unit TI</w:t>
            </w:r>
          </w:p>
        </w:tc>
        <w:tc>
          <w:tcPr>
            <w:tcW w:w="3302" w:type="dxa"/>
          </w:tcPr>
          <w:p w14:paraId="78EAD41E" w14:textId="7A76B1B2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Arsitektur, </w:t>
            </w:r>
            <w:r w:rsidRPr="00953F39">
              <w:rPr>
                <w:i/>
                <w:color w:val="000000"/>
                <w:sz w:val="18"/>
              </w:rPr>
              <w:t>cloud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security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data governance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vendor &amp; product</w:t>
            </w:r>
            <w:r w:rsidRPr="00506302">
              <w:rPr>
                <w:color w:val="000000"/>
                <w:sz w:val="18"/>
              </w:rPr>
              <w:t xml:space="preserve"> mgmt</w:t>
            </w:r>
          </w:p>
        </w:tc>
        <w:tc>
          <w:tcPr>
            <w:tcW w:w="3302" w:type="dxa"/>
          </w:tcPr>
          <w:p w14:paraId="63D8838C" w14:textId="368BF406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Sertifikasi (TOGAF, ISO 27001 LI, ITIL 4, CDMP); rekrutmen selektif</w:t>
            </w:r>
          </w:p>
        </w:tc>
      </w:tr>
      <w:tr w:rsidR="00A92110" w:rsidRPr="00A92110" w14:paraId="3BC9B4C1" w14:textId="77777777" w:rsidTr="00A92110">
        <w:tc>
          <w:tcPr>
            <w:tcW w:w="3301" w:type="dxa"/>
          </w:tcPr>
          <w:p w14:paraId="7BAD0980" w14:textId="321D557C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Business owner</w:t>
            </w:r>
          </w:p>
        </w:tc>
        <w:tc>
          <w:tcPr>
            <w:tcW w:w="3302" w:type="dxa"/>
          </w:tcPr>
          <w:p w14:paraId="38526637" w14:textId="2A653E94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Product ownership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process design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benefit</w:t>
            </w:r>
            <w:r w:rsidRPr="00506302">
              <w:rPr>
                <w:color w:val="000000"/>
                <w:sz w:val="18"/>
              </w:rPr>
              <w:t xml:space="preserve"> mgmt</w:t>
            </w:r>
          </w:p>
        </w:tc>
        <w:tc>
          <w:tcPr>
            <w:tcW w:w="3302" w:type="dxa"/>
          </w:tcPr>
          <w:p w14:paraId="4C28296A" w14:textId="091E8704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Program digital leadership</w:t>
            </w:r>
          </w:p>
        </w:tc>
      </w:tr>
      <w:tr w:rsidR="00A92110" w:rsidRPr="00A92110" w14:paraId="7435BBED" w14:textId="77777777" w:rsidTr="00A92110">
        <w:tc>
          <w:tcPr>
            <w:tcW w:w="3301" w:type="dxa"/>
          </w:tcPr>
          <w:p w14:paraId="44282382" w14:textId="732E505C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Seluruh karyawan</w:t>
            </w:r>
          </w:p>
        </w:tc>
        <w:tc>
          <w:tcPr>
            <w:tcW w:w="3302" w:type="dxa"/>
          </w:tcPr>
          <w:p w14:paraId="52E7126F" w14:textId="52CDC432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Digital literacy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security awareness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data literacy</w:t>
            </w:r>
          </w:p>
        </w:tc>
        <w:tc>
          <w:tcPr>
            <w:tcW w:w="3302" w:type="dxa"/>
          </w:tcPr>
          <w:p w14:paraId="05BB0EDC" w14:textId="3AEC85DC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E-learning</w:t>
            </w:r>
            <w:r w:rsidRPr="00506302">
              <w:rPr>
                <w:color w:val="000000"/>
                <w:sz w:val="18"/>
              </w:rPr>
              <w:t xml:space="preserve"> wajib dan </w:t>
            </w:r>
            <w:r w:rsidRPr="00953F39">
              <w:rPr>
                <w:i/>
                <w:color w:val="000000"/>
                <w:sz w:val="18"/>
              </w:rPr>
              <w:t>phishing simulation</w:t>
            </w:r>
          </w:p>
        </w:tc>
      </w:tr>
      <w:tr w:rsidR="00A92110" w:rsidRPr="00A92110" w14:paraId="1B303CEE" w14:textId="77777777" w:rsidTr="00A92110">
        <w:tc>
          <w:tcPr>
            <w:tcW w:w="3301" w:type="dxa"/>
          </w:tcPr>
          <w:p w14:paraId="4C77612B" w14:textId="1ED81EA4" w:rsidR="00A92110" w:rsidRPr="00506302" w:rsidRDefault="00A9211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Operator utilitas</w:t>
            </w:r>
          </w:p>
        </w:tc>
        <w:tc>
          <w:tcPr>
            <w:tcW w:w="3302" w:type="dxa"/>
          </w:tcPr>
          <w:p w14:paraId="1AD78205" w14:textId="641C4B9F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OT </w:t>
            </w:r>
            <w:r w:rsidRPr="00953F39">
              <w:rPr>
                <w:i/>
                <w:color w:val="000000"/>
                <w:sz w:val="18"/>
              </w:rPr>
              <w:t>security</w:t>
            </w:r>
            <w:r w:rsidRPr="00506302">
              <w:rPr>
                <w:color w:val="000000"/>
                <w:sz w:val="18"/>
              </w:rPr>
              <w:t>, penggunaan IoT/</w:t>
            </w:r>
            <w:r w:rsidRPr="00953F39">
              <w:rPr>
                <w:i/>
                <w:color w:val="000000"/>
                <w:sz w:val="18"/>
              </w:rPr>
              <w:t>command center</w:t>
            </w:r>
          </w:p>
        </w:tc>
        <w:tc>
          <w:tcPr>
            <w:tcW w:w="3302" w:type="dxa"/>
          </w:tcPr>
          <w:p w14:paraId="58A3B3A9" w14:textId="2C8E0EFF" w:rsidR="00A92110" w:rsidRPr="00506302" w:rsidRDefault="00A9211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Pelatihan bersama mitra</w:t>
            </w:r>
          </w:p>
        </w:tc>
      </w:tr>
    </w:tbl>
    <w:p w14:paraId="5A16DF9A" w14:textId="685314BD" w:rsidR="00A92110" w:rsidRPr="006F7F48" w:rsidRDefault="00A9211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Sejalan dengan RJPP yang menekankan penguatan kompetensi digital SDM seiring pertumbuhan karyawan </w:t>
      </w:r>
      <w:r w:rsidR="00BC0EC6" w:rsidRPr="006F7F48">
        <w:rPr>
          <w:color w:val="000000"/>
        </w:rPr>
        <w:t>[F, RJPP hlm. 79]</w:t>
      </w:r>
      <w:r w:rsidRPr="006F7F48">
        <w:rPr>
          <w:color w:val="000000"/>
        </w:rPr>
        <w:t>.</w:t>
      </w:r>
    </w:p>
    <w:p w14:paraId="76C87F56" w14:textId="55F76E99" w:rsidR="00901722" w:rsidRDefault="00901722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4EF2165B" w14:textId="65171950" w:rsidR="00901722" w:rsidRPr="006F7F48" w:rsidRDefault="00901722" w:rsidP="00901722">
      <w:pPr>
        <w:pStyle w:val="Heading1"/>
      </w:pPr>
      <w:bookmarkStart w:id="79" w:name="_Toc242450693"/>
      <w:r w:rsidRPr="006F7F48">
        <w:lastRenderedPageBreak/>
        <w:t xml:space="preserve">BAB 8 — </w:t>
      </w:r>
      <w:r w:rsidR="0036756A" w:rsidRPr="006F7F48">
        <w:t xml:space="preserve">ARSITEKTUR TEKNOLOGI </w:t>
      </w:r>
      <w:r w:rsidR="0036756A" w:rsidRPr="00953F39">
        <w:rPr>
          <w:i/>
        </w:rPr>
        <w:t>ENTERPRISE</w:t>
      </w:r>
      <w:bookmarkEnd w:id="79"/>
    </w:p>
    <w:p w14:paraId="4277C6C8" w14:textId="2C887482" w:rsidR="00901722" w:rsidRPr="006F7F48" w:rsidRDefault="00901722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6F7F48">
        <w:rPr>
          <w:rFonts w:hint="eastAsia"/>
          <w:color w:val="000000"/>
        </w:rPr>
        <w:t>Arsitektur disusun dengan lensa TOGAF (</w:t>
      </w:r>
      <w:r w:rsidRPr="00953F39">
        <w:rPr>
          <w:rFonts w:hint="eastAsia"/>
          <w:i/>
          <w:color w:val="000000"/>
        </w:rPr>
        <w:t>business</w:t>
      </w:r>
      <w:r w:rsidRPr="006F7F48">
        <w:rPr>
          <w:rFonts w:hint="eastAsia"/>
          <w:color w:val="000000"/>
        </w:rPr>
        <w:t xml:space="preserve">, data, </w:t>
      </w:r>
      <w:r w:rsidRPr="00953F39">
        <w:rPr>
          <w:rFonts w:hint="eastAsia"/>
          <w:i/>
          <w:color w:val="000000"/>
        </w:rPr>
        <w:t>application</w:t>
      </w:r>
      <w:r w:rsidRPr="006F7F48">
        <w:rPr>
          <w:rFonts w:hint="eastAsia"/>
          <w:color w:val="000000"/>
        </w:rPr>
        <w:t xml:space="preserve">, </w:t>
      </w:r>
      <w:r w:rsidRPr="00953F39">
        <w:rPr>
          <w:rFonts w:hint="eastAsia"/>
          <w:i/>
          <w:color w:val="000000"/>
        </w:rPr>
        <w:t>technology</w:t>
      </w:r>
      <w:r w:rsidRPr="006F7F48">
        <w:rPr>
          <w:rFonts w:hint="eastAsia"/>
          <w:color w:val="000000"/>
        </w:rPr>
        <w:t xml:space="preserve">) dan berevolusi </w:t>
      </w:r>
      <w:r w:rsidRPr="00953F39">
        <w:rPr>
          <w:rFonts w:hint="eastAsia"/>
          <w:i/>
          <w:color w:val="000000"/>
        </w:rPr>
        <w:t>Current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Transition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Target. Tujuannya mencegah KINRA membeli aplikasi per divisi yang tidak saling terhubung.</w:t>
      </w:r>
    </w:p>
    <w:p w14:paraId="00CF0E66" w14:textId="5E7AA8DD" w:rsidR="00901722" w:rsidRPr="006F7F48" w:rsidRDefault="00901722" w:rsidP="00901722">
      <w:pPr>
        <w:pStyle w:val="Heading2"/>
      </w:pPr>
      <w:bookmarkStart w:id="80" w:name="_Toc242450694"/>
      <w:r w:rsidRPr="006F7F48">
        <w:t xml:space="preserve">8.1 </w:t>
      </w:r>
      <w:r w:rsidR="0036756A" w:rsidRPr="006F7F48">
        <w:t>Prinsip Arsitektur</w:t>
      </w:r>
      <w:bookmarkEnd w:id="80"/>
    </w:p>
    <w:p w14:paraId="4E43D67B" w14:textId="1B8816D2" w:rsidR="00901722" w:rsidRPr="006F7F48" w:rsidRDefault="00901722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Prinsip arsitektur mengikuti </w:t>
      </w:r>
      <w:r w:rsidRPr="00953F39">
        <w:rPr>
          <w:i/>
          <w:color w:val="000000"/>
        </w:rPr>
        <w:t>Exhibit</w:t>
      </w:r>
      <w:r w:rsidRPr="006F7F48">
        <w:rPr>
          <w:color w:val="000000"/>
        </w:rPr>
        <w:t xml:space="preserve"> 5.3 dan ditegakkan oleh </w:t>
      </w:r>
      <w:r w:rsidRPr="00953F39">
        <w:rPr>
          <w:i/>
          <w:color w:val="000000"/>
        </w:rPr>
        <w:t>Architecture Review Board</w:t>
      </w:r>
      <w:r w:rsidRPr="006F7F48">
        <w:rPr>
          <w:color w:val="000000"/>
        </w:rPr>
        <w:t xml:space="preserve"> melalui </w:t>
      </w:r>
      <w:r w:rsidRPr="00953F39">
        <w:rPr>
          <w:i/>
          <w:color w:val="000000"/>
        </w:rPr>
        <w:t>design review</w:t>
      </w:r>
      <w:r w:rsidRPr="006F7F48">
        <w:rPr>
          <w:color w:val="000000"/>
        </w:rPr>
        <w:t xml:space="preserve"> sebelum pengadaan.</w:t>
      </w:r>
    </w:p>
    <w:p w14:paraId="0D41013E" w14:textId="3D717C61" w:rsidR="00901722" w:rsidRPr="006F7F48" w:rsidRDefault="00901722" w:rsidP="00901722">
      <w:pPr>
        <w:pStyle w:val="Heading2"/>
      </w:pPr>
      <w:bookmarkStart w:id="81" w:name="_Toc242450695"/>
      <w:r w:rsidRPr="006F7F48">
        <w:t xml:space="preserve">8.2 </w:t>
      </w:r>
      <w:r w:rsidR="0036756A" w:rsidRPr="006F7F48">
        <w:t>Arsitektur Bisnis</w:t>
      </w:r>
      <w:bookmarkEnd w:id="81"/>
    </w:p>
    <w:p w14:paraId="3A5AAAE5" w14:textId="435AEE61" w:rsidR="00901722" w:rsidRPr="006F7F48" w:rsidRDefault="00901722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Business architecture</w:t>
      </w:r>
      <w:r w:rsidRPr="006F7F48">
        <w:rPr>
          <w:color w:val="000000"/>
        </w:rPr>
        <w:t xml:space="preserve"> berbasis </w:t>
      </w:r>
      <w:r w:rsidRPr="00953F39">
        <w:rPr>
          <w:i/>
          <w:color w:val="000000"/>
        </w:rPr>
        <w:t>capability map</w:t>
      </w:r>
      <w:r w:rsidRPr="006F7F48">
        <w:rPr>
          <w:color w:val="000000"/>
        </w:rPr>
        <w:t xml:space="preserve"> (</w:t>
      </w:r>
      <w:r w:rsidRPr="00953F39">
        <w:rPr>
          <w:i/>
          <w:color w:val="000000"/>
        </w:rPr>
        <w:t>Exhibit</w:t>
      </w:r>
      <w:r w:rsidRPr="006F7F48">
        <w:rPr>
          <w:color w:val="000000"/>
        </w:rPr>
        <w:t xml:space="preserve"> 4.1) dan </w:t>
      </w:r>
      <w:r w:rsidRPr="00953F39">
        <w:rPr>
          <w:i/>
          <w:color w:val="000000"/>
        </w:rPr>
        <w:t>value stream</w:t>
      </w:r>
      <w:r w:rsidRPr="006F7F48">
        <w:rPr>
          <w:color w:val="000000"/>
        </w:rPr>
        <w:t xml:space="preserve"> utama: </w:t>
      </w:r>
      <w:r w:rsidRPr="00953F39">
        <w:rPr>
          <w:i/>
          <w:color w:val="000000"/>
        </w:rPr>
        <w:t>Investor-to-Tenant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Meter-to-Cash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Request-to-Resolve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Plan-to-Build</w:t>
      </w:r>
      <w:r w:rsidRPr="006F7F48">
        <w:rPr>
          <w:color w:val="000000"/>
        </w:rPr>
        <w:t xml:space="preserve"> (pengembangan kawasan), dan </w:t>
      </w:r>
      <w:r w:rsidRPr="00953F39">
        <w:rPr>
          <w:i/>
          <w:color w:val="000000"/>
        </w:rPr>
        <w:t>Record-to-Report</w:t>
      </w:r>
      <w:r w:rsidRPr="006F7F48">
        <w:rPr>
          <w:color w:val="000000"/>
        </w:rPr>
        <w:t>.</w:t>
      </w:r>
    </w:p>
    <w:p w14:paraId="1B230231" w14:textId="137B4FC8" w:rsidR="00901722" w:rsidRPr="006F7F48" w:rsidRDefault="00901722" w:rsidP="00901722">
      <w:pPr>
        <w:pStyle w:val="Heading2"/>
      </w:pPr>
      <w:bookmarkStart w:id="82" w:name="_Toc242450696"/>
      <w:r w:rsidRPr="006F7F48">
        <w:t xml:space="preserve">8.3 </w:t>
      </w:r>
      <w:r w:rsidR="0036756A" w:rsidRPr="006F7F48">
        <w:t>Arsitektur Data</w:t>
      </w:r>
      <w:bookmarkEnd w:id="82"/>
    </w:p>
    <w:p w14:paraId="1888BED2" w14:textId="77777777" w:rsidR="00901722" w:rsidRDefault="0090172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01722">
        <w:rPr>
          <w:b/>
          <w:color w:val="1F4E78"/>
          <w:sz w:val="18"/>
        </w:rPr>
        <w:t xml:space="preserve"> 8.1 — </w:t>
      </w:r>
      <w:r w:rsidRPr="00953F39">
        <w:rPr>
          <w:b/>
          <w:i/>
          <w:color w:val="1F4E78"/>
          <w:sz w:val="18"/>
        </w:rPr>
        <w:t>Data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1"/>
        <w:gridCol w:w="3218"/>
        <w:gridCol w:w="3176"/>
      </w:tblGrid>
      <w:tr w:rsidR="00901722" w:rsidRPr="00901722" w14:paraId="02F7935C" w14:textId="77777777" w:rsidTr="00901722">
        <w:trPr>
          <w:tblHeader/>
        </w:trPr>
        <w:tc>
          <w:tcPr>
            <w:tcW w:w="3301" w:type="dxa"/>
            <w:shd w:val="clear" w:color="17365D" w:fill="17365D"/>
          </w:tcPr>
          <w:p w14:paraId="0EAB0492" w14:textId="0C3BD456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Lapisan</w:t>
            </w:r>
          </w:p>
        </w:tc>
        <w:tc>
          <w:tcPr>
            <w:tcW w:w="3302" w:type="dxa"/>
            <w:shd w:val="clear" w:color="17365D" w:fill="17365D"/>
          </w:tcPr>
          <w:p w14:paraId="51DB1DDE" w14:textId="6E4D8EF4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w="3302" w:type="dxa"/>
            <w:shd w:val="clear" w:color="17365D" w:fill="17365D"/>
          </w:tcPr>
          <w:p w14:paraId="5E15BCC4" w14:textId="30720AD2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Fungsi</w:t>
            </w:r>
          </w:p>
        </w:tc>
      </w:tr>
      <w:tr w:rsidR="00901722" w:rsidRPr="00901722" w14:paraId="473FA195" w14:textId="77777777" w:rsidTr="00901722">
        <w:tc>
          <w:tcPr>
            <w:tcW w:w="3301" w:type="dxa"/>
          </w:tcPr>
          <w:p w14:paraId="6EDCCFF7" w14:textId="2215EE96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Sumber</w:t>
            </w:r>
          </w:p>
        </w:tc>
        <w:tc>
          <w:tcPr>
            <w:tcW w:w="3302" w:type="dxa"/>
          </w:tcPr>
          <w:p w14:paraId="282322A2" w14:textId="3E6EB13B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ERP, CRM, </w:t>
            </w:r>
            <w:r w:rsidRPr="00953F39">
              <w:rPr>
                <w:i/>
                <w:color w:val="000000"/>
                <w:sz w:val="18"/>
              </w:rPr>
              <w:t>tenant portal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billing</w:t>
            </w:r>
            <w:r w:rsidRPr="00506302">
              <w:rPr>
                <w:color w:val="000000"/>
                <w:sz w:val="18"/>
              </w:rPr>
              <w:t>, GIS, IoT/SCADA, DMS</w:t>
            </w:r>
          </w:p>
        </w:tc>
        <w:tc>
          <w:tcPr>
            <w:tcW w:w="3302" w:type="dxa"/>
          </w:tcPr>
          <w:p w14:paraId="66F45A78" w14:textId="3791FBE0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Sistem transaksi dan operasi</w:t>
            </w:r>
          </w:p>
        </w:tc>
      </w:tr>
      <w:tr w:rsidR="00901722" w:rsidRPr="00901722" w14:paraId="71552519" w14:textId="77777777" w:rsidTr="00901722">
        <w:tc>
          <w:tcPr>
            <w:tcW w:w="3301" w:type="dxa"/>
          </w:tcPr>
          <w:p w14:paraId="6F26B1DC" w14:textId="7678993D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Integrasi</w:t>
            </w:r>
          </w:p>
        </w:tc>
        <w:tc>
          <w:tcPr>
            <w:tcW w:w="3302" w:type="dxa"/>
          </w:tcPr>
          <w:p w14:paraId="3A8231DE" w14:textId="0B9BA356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API </w:t>
            </w:r>
            <w:r w:rsidRPr="00953F39">
              <w:rPr>
                <w:i/>
                <w:color w:val="000000"/>
                <w:sz w:val="18"/>
              </w:rPr>
              <w:t>gateway</w:t>
            </w:r>
            <w:r w:rsidRPr="00506302">
              <w:rPr>
                <w:color w:val="000000"/>
                <w:sz w:val="18"/>
              </w:rPr>
              <w:t xml:space="preserve">, ETL/ELT, </w:t>
            </w:r>
            <w:r w:rsidRPr="00953F39">
              <w:rPr>
                <w:i/>
                <w:color w:val="000000"/>
                <w:sz w:val="18"/>
              </w:rPr>
              <w:t>streaming</w:t>
            </w:r>
            <w:r w:rsidRPr="00506302">
              <w:rPr>
                <w:color w:val="000000"/>
                <w:sz w:val="18"/>
              </w:rPr>
              <w:t xml:space="preserve"> IoT</w:t>
            </w:r>
          </w:p>
        </w:tc>
        <w:tc>
          <w:tcPr>
            <w:tcW w:w="3302" w:type="dxa"/>
          </w:tcPr>
          <w:p w14:paraId="2FBFEF89" w14:textId="6CD5DC8D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Pemindahan data terkendali</w:t>
            </w:r>
          </w:p>
        </w:tc>
      </w:tr>
      <w:tr w:rsidR="00901722" w:rsidRPr="00901722" w14:paraId="02C74A92" w14:textId="77777777" w:rsidTr="00901722">
        <w:tc>
          <w:tcPr>
            <w:tcW w:w="3301" w:type="dxa"/>
          </w:tcPr>
          <w:p w14:paraId="6A7D111D" w14:textId="637B03E8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Master &amp; reference data</w:t>
            </w:r>
          </w:p>
        </w:tc>
        <w:tc>
          <w:tcPr>
            <w:tcW w:w="3302" w:type="dxa"/>
          </w:tcPr>
          <w:p w14:paraId="5B066811" w14:textId="0151D0B3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, lahan/kavling, aset, meter, </w:t>
            </w:r>
            <w:r w:rsidRPr="00953F39">
              <w:rPr>
                <w:i/>
                <w:color w:val="000000"/>
                <w:sz w:val="18"/>
              </w:rPr>
              <w:t>vendor</w:t>
            </w:r>
            <w:r w:rsidRPr="00506302">
              <w:rPr>
                <w:color w:val="000000"/>
                <w:sz w:val="18"/>
              </w:rPr>
              <w:t>, karyawan</w:t>
            </w:r>
          </w:p>
        </w:tc>
        <w:tc>
          <w:tcPr>
            <w:tcW w:w="3302" w:type="dxa"/>
          </w:tcPr>
          <w:p w14:paraId="1FD3288C" w14:textId="3AC00858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Satu sumber kebenaran</w:t>
            </w:r>
          </w:p>
        </w:tc>
      </w:tr>
      <w:tr w:rsidR="00901722" w:rsidRPr="00901722" w14:paraId="12A9E2D6" w14:textId="77777777" w:rsidTr="00901722">
        <w:tc>
          <w:tcPr>
            <w:tcW w:w="3301" w:type="dxa"/>
          </w:tcPr>
          <w:p w14:paraId="32846FFF" w14:textId="740CDCFA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Platform analitik</w:t>
            </w:r>
          </w:p>
        </w:tc>
        <w:tc>
          <w:tcPr>
            <w:tcW w:w="3302" w:type="dxa"/>
          </w:tcPr>
          <w:p w14:paraId="1DC962E2" w14:textId="2C86534A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Data lakehouse/warehouse cloud</w:t>
            </w:r>
          </w:p>
        </w:tc>
        <w:tc>
          <w:tcPr>
            <w:tcW w:w="3302" w:type="dxa"/>
          </w:tcPr>
          <w:p w14:paraId="51E32907" w14:textId="38360A16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Penyimpanan historis dan model data</w:t>
            </w:r>
          </w:p>
        </w:tc>
      </w:tr>
      <w:tr w:rsidR="00901722" w:rsidRPr="00901722" w14:paraId="15AF1A34" w14:textId="77777777" w:rsidTr="00901722">
        <w:tc>
          <w:tcPr>
            <w:tcW w:w="3301" w:type="dxa"/>
          </w:tcPr>
          <w:p w14:paraId="1A6FF7CC" w14:textId="0C2DBD6B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Konsumsi</w:t>
            </w:r>
          </w:p>
        </w:tc>
        <w:tc>
          <w:tcPr>
            <w:tcW w:w="3302" w:type="dxa"/>
          </w:tcPr>
          <w:p w14:paraId="54820E99" w14:textId="51C87A07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Direksi, </w:t>
            </w:r>
            <w:r w:rsidRPr="00953F39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KEK, laporan regulator, AI/ML</w:t>
            </w:r>
          </w:p>
        </w:tc>
        <w:tc>
          <w:tcPr>
            <w:tcW w:w="3302" w:type="dxa"/>
          </w:tcPr>
          <w:p w14:paraId="1C76D3FC" w14:textId="12FE3550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Keputusan dan layanan</w:t>
            </w:r>
          </w:p>
        </w:tc>
      </w:tr>
      <w:tr w:rsidR="00901722" w:rsidRPr="00901722" w14:paraId="4B1553C7" w14:textId="77777777" w:rsidTr="00901722">
        <w:tc>
          <w:tcPr>
            <w:tcW w:w="3301" w:type="dxa"/>
          </w:tcPr>
          <w:p w14:paraId="798D0472" w14:textId="3D4FFE94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Governance</w:t>
            </w:r>
            <w:r w:rsidRPr="00506302">
              <w:rPr>
                <w:b/>
                <w:color w:val="000000"/>
                <w:sz w:val="18"/>
              </w:rPr>
              <w:t xml:space="preserve"> (lintas lapisan)</w:t>
            </w:r>
          </w:p>
        </w:tc>
        <w:tc>
          <w:tcPr>
            <w:tcW w:w="3302" w:type="dxa"/>
          </w:tcPr>
          <w:p w14:paraId="31F0752A" w14:textId="40E6364D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Katalog, </w:t>
            </w:r>
            <w:r w:rsidRPr="00953F39">
              <w:rPr>
                <w:i/>
                <w:color w:val="000000"/>
                <w:sz w:val="18"/>
              </w:rPr>
              <w:t>lineage</w:t>
            </w:r>
            <w:r w:rsidRPr="00506302">
              <w:rPr>
                <w:color w:val="000000"/>
                <w:sz w:val="18"/>
              </w:rPr>
              <w:t>, kualitas, klasifikasi, privasi</w:t>
            </w:r>
          </w:p>
        </w:tc>
        <w:tc>
          <w:tcPr>
            <w:tcW w:w="3302" w:type="dxa"/>
          </w:tcPr>
          <w:p w14:paraId="70CB8760" w14:textId="5ABE0D33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DAMA-DMBOK</w:t>
            </w:r>
          </w:p>
        </w:tc>
      </w:tr>
    </w:tbl>
    <w:p w14:paraId="40596891" w14:textId="60BF9009" w:rsidR="00901722" w:rsidRPr="006F7F48" w:rsidRDefault="00901722" w:rsidP="00901722">
      <w:pPr>
        <w:pStyle w:val="Heading2"/>
      </w:pPr>
      <w:bookmarkStart w:id="83" w:name="_Toc242450697"/>
      <w:r w:rsidRPr="006F7F48">
        <w:t xml:space="preserve">8.4 </w:t>
      </w:r>
      <w:r w:rsidR="0036756A" w:rsidRPr="006F7F48">
        <w:t>Arsitektur Aplikasi</w:t>
      </w:r>
      <w:bookmarkEnd w:id="83"/>
    </w:p>
    <w:p w14:paraId="70B01C58" w14:textId="26E54E5B" w:rsidR="00901722" w:rsidRPr="006F7F48" w:rsidRDefault="00901722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Application architecture</w:t>
      </w:r>
      <w:r w:rsidRPr="006F7F48">
        <w:rPr>
          <w:color w:val="000000"/>
        </w:rPr>
        <w:t xml:space="preserve"> terdiri atas lima blok: (1) </w:t>
      </w:r>
      <w:r w:rsidRPr="00953F39">
        <w:rPr>
          <w:i/>
          <w:color w:val="000000"/>
        </w:rPr>
        <w:t>Engagement</w:t>
      </w:r>
      <w:r w:rsidRPr="006F7F48">
        <w:rPr>
          <w:color w:val="000000"/>
        </w:rPr>
        <w:t>—</w:t>
      </w:r>
      <w:r w:rsidRPr="00953F39">
        <w:rPr>
          <w:i/>
          <w:color w:val="000000"/>
        </w:rPr>
        <w:t>portal investor &amp; tenant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mobile</w:t>
      </w:r>
      <w:r w:rsidRPr="006F7F48">
        <w:rPr>
          <w:color w:val="000000"/>
        </w:rPr>
        <w:t xml:space="preserve">, CRM; (2) </w:t>
      </w:r>
      <w:r w:rsidRPr="00953F39">
        <w:rPr>
          <w:i/>
          <w:color w:val="000000"/>
        </w:rPr>
        <w:t>Estate &amp; Utility Operations</w:t>
      </w:r>
      <w:r w:rsidRPr="006F7F48">
        <w:rPr>
          <w:color w:val="000000"/>
        </w:rPr>
        <w:t>—GIS/</w:t>
      </w:r>
      <w:r w:rsidRPr="00953F39">
        <w:rPr>
          <w:i/>
          <w:color w:val="000000"/>
        </w:rPr>
        <w:t>asset registry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meter-to-cash</w:t>
      </w:r>
      <w:r w:rsidRPr="006F7F48">
        <w:rPr>
          <w:color w:val="000000"/>
        </w:rPr>
        <w:t xml:space="preserve">, </w:t>
      </w:r>
      <w:r w:rsidR="00101EEA" w:rsidRPr="00953F39">
        <w:rPr>
          <w:i/>
          <w:color w:val="000000"/>
        </w:rPr>
        <w:t>enterprise asset management</w:t>
      </w:r>
      <w:r w:rsidRPr="00953F39">
        <w:rPr>
          <w:i/>
          <w:color w:val="000000"/>
        </w:rPr>
        <w:t>/maintenance</w:t>
      </w:r>
      <w:r w:rsidRPr="006F7F48">
        <w:rPr>
          <w:color w:val="000000"/>
        </w:rPr>
        <w:t xml:space="preserve">, IoT platform; (3) </w:t>
      </w:r>
      <w:r w:rsidRPr="00953F39">
        <w:rPr>
          <w:i/>
          <w:color w:val="000000"/>
        </w:rPr>
        <w:t>Enterprise Core</w:t>
      </w:r>
      <w:r w:rsidRPr="006F7F48">
        <w:rPr>
          <w:color w:val="000000"/>
        </w:rPr>
        <w:t>—</w:t>
      </w:r>
      <w:r w:rsidR="00514C21" w:rsidRPr="00514C21">
        <w:rPr>
          <w:color w:val="000000"/>
        </w:rPr>
        <w:t>SAP FI</w:t>
      </w:r>
      <w:r w:rsidRPr="006F7F48">
        <w:rPr>
          <w:color w:val="000000"/>
        </w:rPr>
        <w:t>/</w:t>
      </w:r>
      <w:r w:rsidR="00514C21">
        <w:rPr>
          <w:color w:val="000000"/>
        </w:rPr>
        <w:t>HC sebagai system of record keuangan dan payroll, Odoo sebagai ERP operasional (</w:t>
      </w:r>
      <w:r w:rsidRPr="006F7F48">
        <w:rPr>
          <w:color w:val="000000"/>
        </w:rPr>
        <w:t xml:space="preserve">pengadaan, </w:t>
      </w:r>
      <w:r w:rsidR="00514C21" w:rsidRPr="00514C21">
        <w:rPr>
          <w:color w:val="000000"/>
        </w:rPr>
        <w:t>kontrak &amp; billing tenant</w:t>
      </w:r>
      <w:r w:rsidRPr="006F7F48">
        <w:rPr>
          <w:color w:val="000000"/>
        </w:rPr>
        <w:t xml:space="preserve">, </w:t>
      </w:r>
      <w:r w:rsidR="00514C21">
        <w:rPr>
          <w:color w:val="000000"/>
        </w:rPr>
        <w:t xml:space="preserve">maintenance), </w:t>
      </w:r>
      <w:r w:rsidRPr="006F7F48">
        <w:rPr>
          <w:color w:val="000000"/>
        </w:rPr>
        <w:t xml:space="preserve">DMS &amp; </w:t>
      </w:r>
      <w:r w:rsidRPr="00953F39">
        <w:rPr>
          <w:i/>
          <w:color w:val="000000"/>
        </w:rPr>
        <w:t>workflow</w:t>
      </w:r>
      <w:r w:rsidRPr="006F7F48">
        <w:rPr>
          <w:color w:val="000000"/>
        </w:rPr>
        <w:t xml:space="preserve">; (4) </w:t>
      </w:r>
      <w:r w:rsidRPr="00953F39">
        <w:rPr>
          <w:i/>
          <w:color w:val="000000"/>
        </w:rPr>
        <w:t>Insight</w:t>
      </w:r>
      <w:r w:rsidRPr="006F7F48">
        <w:rPr>
          <w:color w:val="000000"/>
        </w:rPr>
        <w:t xml:space="preserve">—data platform, BI, AI; (5) </w:t>
      </w:r>
      <w:r w:rsidRPr="00953F39">
        <w:rPr>
          <w:i/>
          <w:color w:val="000000"/>
        </w:rPr>
        <w:t>Shared services</w:t>
      </w:r>
      <w:r w:rsidRPr="006F7F48">
        <w:rPr>
          <w:color w:val="000000"/>
        </w:rPr>
        <w:t xml:space="preserve">—IAM, integrasi, ITSM, </w:t>
      </w:r>
      <w:r w:rsidRPr="00953F39">
        <w:rPr>
          <w:i/>
          <w:color w:val="000000"/>
        </w:rPr>
        <w:t>security</w:t>
      </w:r>
      <w:r w:rsidRPr="006F7F48">
        <w:rPr>
          <w:color w:val="000000"/>
        </w:rPr>
        <w:t>.</w:t>
      </w:r>
      <w:r w:rsidR="00514C21">
        <w:rPr>
          <w:color w:val="000000"/>
        </w:rPr>
        <w:t xml:space="preserve"> Modul Odoo juga menjadi kandidat utama untuk CRM (blok 1) dan EAM/maintenance (blok 2) guna mengurangi jumlah platform dan vendor.</w:t>
      </w:r>
    </w:p>
    <w:p w14:paraId="46B08964" w14:textId="0BC22465" w:rsidR="00901722" w:rsidRPr="006F7F48" w:rsidRDefault="00901722" w:rsidP="00901722">
      <w:pPr>
        <w:pStyle w:val="Heading2"/>
      </w:pPr>
      <w:bookmarkStart w:id="84" w:name="_Toc242450698"/>
      <w:r w:rsidRPr="006F7F48">
        <w:t xml:space="preserve">8.5 </w:t>
      </w:r>
      <w:r w:rsidR="0036756A" w:rsidRPr="006F7F48">
        <w:t>Arsitektur Teknologi</w:t>
      </w:r>
      <w:bookmarkEnd w:id="84"/>
    </w:p>
    <w:p w14:paraId="707E6C52" w14:textId="3D0E7E93" w:rsidR="00901722" w:rsidRPr="006F7F48" w:rsidRDefault="00901722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Hybrid</w:t>
      </w:r>
      <w:r w:rsidRPr="006F7F48">
        <w:rPr>
          <w:color w:val="000000"/>
        </w:rPr>
        <w:t xml:space="preserve">: SaaS untuk aplikasi </w:t>
      </w:r>
      <w:r w:rsidRPr="00953F39">
        <w:rPr>
          <w:i/>
          <w:color w:val="000000"/>
        </w:rPr>
        <w:t>enterprise</w:t>
      </w:r>
      <w:r w:rsidRPr="006F7F48">
        <w:rPr>
          <w:color w:val="000000"/>
        </w:rPr>
        <w:t xml:space="preserve">; IaaS/PaaS </w:t>
      </w:r>
      <w:r w:rsidRPr="00953F39">
        <w:rPr>
          <w:i/>
          <w:color w:val="000000"/>
        </w:rPr>
        <w:t>cloud</w:t>
      </w:r>
      <w:r w:rsidRPr="006F7F48">
        <w:rPr>
          <w:color w:val="000000"/>
        </w:rPr>
        <w:t xml:space="preserve"> untuk platform data dan integrasi; </w:t>
      </w:r>
      <w:proofErr w:type="gramStart"/>
      <w:r w:rsidRPr="00953F39">
        <w:rPr>
          <w:i/>
          <w:color w:val="000000"/>
        </w:rPr>
        <w:t>on-premise</w:t>
      </w:r>
      <w:proofErr w:type="gramEnd"/>
      <w:r w:rsidRPr="00953F39">
        <w:rPr>
          <w:i/>
          <w:color w:val="000000"/>
        </w:rPr>
        <w:t>/edge</w:t>
      </w:r>
      <w:r w:rsidRPr="006F7F48">
        <w:rPr>
          <w:color w:val="000000"/>
        </w:rPr>
        <w:t xml:space="preserve"> di kawasan untuk OT, CCTV dan sistem yang membutuhkan latensi rendah atau harus tetap beroperasi saat koneksi eksternal putus.</w:t>
      </w:r>
    </w:p>
    <w:p w14:paraId="486F5421" w14:textId="29896AAF" w:rsidR="00901722" w:rsidRPr="006F7F48" w:rsidRDefault="00901722" w:rsidP="00901722">
      <w:pPr>
        <w:pStyle w:val="Heading2"/>
      </w:pPr>
      <w:bookmarkStart w:id="85" w:name="_Toc242450699"/>
      <w:r w:rsidRPr="006F7F48">
        <w:lastRenderedPageBreak/>
        <w:t xml:space="preserve">8.6 </w:t>
      </w:r>
      <w:r w:rsidR="0036756A" w:rsidRPr="006F7F48">
        <w:t>Arsitektur Integrasi</w:t>
      </w:r>
      <w:bookmarkEnd w:id="85"/>
    </w:p>
    <w:p w14:paraId="1F4CA96B" w14:textId="7C36D57E" w:rsidR="00901722" w:rsidRPr="006F7F48" w:rsidRDefault="00901722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Integration platform</w:t>
      </w:r>
      <w:r w:rsidR="00101EEA" w:rsidRPr="006F7F48">
        <w:rPr>
          <w:color w:val="000000"/>
        </w:rPr>
        <w:t>—</w:t>
      </w:r>
      <w:r w:rsidR="00407BFC" w:rsidRPr="00953F39">
        <w:rPr>
          <w:i/>
          <w:color w:val="000000"/>
        </w:rPr>
        <w:t>Integration Platform as a Service</w:t>
      </w:r>
      <w:r w:rsidR="00407BFC" w:rsidRPr="006F7F48">
        <w:rPr>
          <w:color w:val="000000"/>
        </w:rPr>
        <w:t xml:space="preserve"> (iPaaS)</w:t>
      </w:r>
      <w:r w:rsidR="00101EEA" w:rsidRPr="006F7F48">
        <w:rPr>
          <w:color w:val="000000"/>
        </w:rPr>
        <w:t xml:space="preserve"> atau </w:t>
      </w:r>
      <w:r w:rsidRPr="006F7F48">
        <w:rPr>
          <w:color w:val="000000"/>
        </w:rPr>
        <w:t xml:space="preserve">API </w:t>
      </w:r>
      <w:r w:rsidRPr="00953F39">
        <w:rPr>
          <w:i/>
          <w:color w:val="000000"/>
        </w:rPr>
        <w:t>gateway</w:t>
      </w:r>
      <w:r w:rsidR="00101EEA" w:rsidRPr="006F7F48">
        <w:rPr>
          <w:color w:val="000000"/>
        </w:rPr>
        <w:t>—</w:t>
      </w:r>
      <w:r w:rsidRPr="006F7F48">
        <w:rPr>
          <w:color w:val="000000"/>
        </w:rPr>
        <w:t xml:space="preserve">menjadi satu-satunya jalur integrasi. Pola: API sinkron untuk layanan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; </w:t>
      </w:r>
      <w:r w:rsidRPr="00953F39">
        <w:rPr>
          <w:i/>
          <w:color w:val="000000"/>
        </w:rPr>
        <w:t>event/messaging</w:t>
      </w:r>
      <w:r w:rsidRPr="006F7F48">
        <w:rPr>
          <w:color w:val="000000"/>
        </w:rPr>
        <w:t xml:space="preserve"> untuk data IoT; </w:t>
      </w:r>
      <w:r w:rsidRPr="00953F39">
        <w:rPr>
          <w:i/>
          <w:color w:val="000000"/>
        </w:rPr>
        <w:t>batch</w:t>
      </w:r>
      <w:r w:rsidRPr="006F7F48">
        <w:rPr>
          <w:color w:val="000000"/>
        </w:rPr>
        <w:t xml:space="preserve"> terkontrol untuk pelaporan. Integrasi eksternal mencakup OSS-RBA, bank/</w:t>
      </w:r>
      <w:r w:rsidRPr="00953F39">
        <w:rPr>
          <w:i/>
          <w:color w:val="000000"/>
        </w:rPr>
        <w:t>payment gateway</w:t>
      </w:r>
      <w:r w:rsidRPr="006F7F48">
        <w:rPr>
          <w:color w:val="000000"/>
        </w:rPr>
        <w:t xml:space="preserve">, PLN/mitra </w:t>
      </w:r>
      <w:r w:rsidR="00210365" w:rsidRPr="006F7F48">
        <w:rPr>
          <w:color w:val="000000"/>
        </w:rPr>
        <w:t>pembangkit listrik swasta</w:t>
      </w:r>
      <w:r w:rsidRPr="006F7F48">
        <w:rPr>
          <w:color w:val="000000"/>
        </w:rPr>
        <w:t>, dan grup PTPN [TBD mekanisme].</w:t>
      </w:r>
    </w:p>
    <w:p w14:paraId="0E2E7EA3" w14:textId="7316D883" w:rsidR="00901722" w:rsidRPr="006F7F48" w:rsidRDefault="00901722" w:rsidP="00901722">
      <w:pPr>
        <w:pStyle w:val="Heading2"/>
      </w:pPr>
      <w:bookmarkStart w:id="86" w:name="_Toc242450700"/>
      <w:r w:rsidRPr="006F7F48">
        <w:t xml:space="preserve">8.7 </w:t>
      </w:r>
      <w:r w:rsidR="0036756A" w:rsidRPr="006F7F48">
        <w:t>Arsitektur Keamanan</w:t>
      </w:r>
      <w:bookmarkEnd w:id="86"/>
    </w:p>
    <w:p w14:paraId="5CAEC651" w14:textId="77777777" w:rsidR="00901722" w:rsidRDefault="0090172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01722">
        <w:rPr>
          <w:b/>
          <w:color w:val="1F4E78"/>
          <w:sz w:val="18"/>
        </w:rPr>
        <w:t xml:space="preserve"> 8.2 — </w:t>
      </w:r>
      <w:r w:rsidRPr="00953F39">
        <w:rPr>
          <w:b/>
          <w:i/>
          <w:color w:val="1F4E78"/>
          <w:sz w:val="18"/>
        </w:rPr>
        <w:t>Cybersecurity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95"/>
      </w:tblGrid>
      <w:tr w:rsidR="00901722" w:rsidRPr="00901722" w14:paraId="4113975B" w14:textId="77777777" w:rsidTr="00901722">
        <w:trPr>
          <w:tblHeader/>
        </w:trPr>
        <w:tc>
          <w:tcPr>
            <w:tcW w:w="4952" w:type="dxa"/>
            <w:shd w:val="clear" w:color="17365D" w:fill="17365D"/>
          </w:tcPr>
          <w:p w14:paraId="4CABAD81" w14:textId="4C87A241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Lapisan</w:t>
            </w:r>
          </w:p>
        </w:tc>
        <w:tc>
          <w:tcPr>
            <w:tcW w:w="4953" w:type="dxa"/>
            <w:shd w:val="clear" w:color="17365D" w:fill="17365D"/>
          </w:tcPr>
          <w:p w14:paraId="712C06F3" w14:textId="0A686385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Kontrol</w:t>
            </w:r>
          </w:p>
        </w:tc>
      </w:tr>
      <w:tr w:rsidR="00901722" w:rsidRPr="00901722" w14:paraId="2A979AF6" w14:textId="77777777" w:rsidTr="00901722">
        <w:tc>
          <w:tcPr>
            <w:tcW w:w="4952" w:type="dxa"/>
          </w:tcPr>
          <w:p w14:paraId="27A25A4C" w14:textId="61BE98DE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Identity</w:t>
            </w:r>
          </w:p>
        </w:tc>
        <w:tc>
          <w:tcPr>
            <w:tcW w:w="4953" w:type="dxa"/>
          </w:tcPr>
          <w:p w14:paraId="1A6EE017" w14:textId="67FB5549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SSO, MFA, PAM, </w:t>
            </w:r>
            <w:r w:rsidRPr="00953F39">
              <w:rPr>
                <w:i/>
                <w:color w:val="000000"/>
                <w:sz w:val="18"/>
              </w:rPr>
              <w:t>lifecycle joiner-mover-leaver</w:t>
            </w:r>
          </w:p>
        </w:tc>
      </w:tr>
      <w:tr w:rsidR="00901722" w:rsidRPr="00901722" w14:paraId="785099F0" w14:textId="77777777" w:rsidTr="00901722">
        <w:tc>
          <w:tcPr>
            <w:tcW w:w="4952" w:type="dxa"/>
          </w:tcPr>
          <w:p w14:paraId="1520A995" w14:textId="3003CD27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Endpoint</w:t>
            </w:r>
          </w:p>
        </w:tc>
        <w:tc>
          <w:tcPr>
            <w:tcW w:w="4953" w:type="dxa"/>
          </w:tcPr>
          <w:p w14:paraId="21168748" w14:textId="1CE21FC5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EDR, </w:t>
            </w:r>
            <w:r w:rsidRPr="00953F39">
              <w:rPr>
                <w:i/>
                <w:color w:val="000000"/>
                <w:sz w:val="18"/>
              </w:rPr>
              <w:t>patch &amp; device management</w:t>
            </w:r>
          </w:p>
        </w:tc>
      </w:tr>
      <w:tr w:rsidR="00901722" w:rsidRPr="00901722" w14:paraId="49E3B579" w14:textId="77777777" w:rsidTr="00901722">
        <w:tc>
          <w:tcPr>
            <w:tcW w:w="4952" w:type="dxa"/>
          </w:tcPr>
          <w:p w14:paraId="472E82A6" w14:textId="29E990CD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Network</w:t>
            </w:r>
          </w:p>
        </w:tc>
        <w:tc>
          <w:tcPr>
            <w:tcW w:w="4953" w:type="dxa"/>
          </w:tcPr>
          <w:p w14:paraId="5E56FAE3" w14:textId="59FA645D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Segmentasi IT/OT (zona &amp; </w:t>
            </w:r>
            <w:r w:rsidRPr="00953F39">
              <w:rPr>
                <w:i/>
                <w:color w:val="000000"/>
                <w:sz w:val="18"/>
              </w:rPr>
              <w:t>conduit</w:t>
            </w:r>
            <w:r w:rsidRPr="00506302">
              <w:rPr>
                <w:color w:val="000000"/>
                <w:sz w:val="18"/>
              </w:rPr>
              <w:t xml:space="preserve"> IEC 62443), </w:t>
            </w:r>
            <w:r w:rsidR="00407BFC" w:rsidRPr="00953F39">
              <w:rPr>
                <w:i/>
                <w:color w:val="000000"/>
                <w:sz w:val="18"/>
              </w:rPr>
              <w:t>Next-Generation Firewall</w:t>
            </w:r>
            <w:r w:rsidR="00407BFC" w:rsidRPr="00506302">
              <w:rPr>
                <w:color w:val="000000"/>
                <w:sz w:val="18"/>
              </w:rPr>
              <w:t xml:space="preserve"> (NGFW)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secure remote access</w:t>
            </w:r>
            <w:r w:rsidRPr="00506302">
              <w:rPr>
                <w:color w:val="000000"/>
                <w:sz w:val="18"/>
              </w:rPr>
              <w:t xml:space="preserve"> mitra</w:t>
            </w:r>
          </w:p>
        </w:tc>
      </w:tr>
      <w:tr w:rsidR="00901722" w:rsidRPr="00901722" w14:paraId="05383B1E" w14:textId="77777777" w:rsidTr="00901722">
        <w:tc>
          <w:tcPr>
            <w:tcW w:w="4952" w:type="dxa"/>
          </w:tcPr>
          <w:p w14:paraId="3FB5C916" w14:textId="3420A43A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Application &amp; data</w:t>
            </w:r>
          </w:p>
        </w:tc>
        <w:tc>
          <w:tcPr>
            <w:tcW w:w="4953" w:type="dxa"/>
          </w:tcPr>
          <w:p w14:paraId="3BF01A93" w14:textId="634907FB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Secure</w:t>
            </w:r>
            <w:r w:rsidRPr="00506302">
              <w:rPr>
                <w:color w:val="000000"/>
                <w:sz w:val="18"/>
              </w:rPr>
              <w:t xml:space="preserve"> SDLC, WAF, enkripsi, DLP, klasifikasi data</w:t>
            </w:r>
          </w:p>
        </w:tc>
      </w:tr>
      <w:tr w:rsidR="00901722" w:rsidRPr="00901722" w14:paraId="4F6C6A85" w14:textId="77777777" w:rsidTr="00901722">
        <w:tc>
          <w:tcPr>
            <w:tcW w:w="4952" w:type="dxa"/>
          </w:tcPr>
          <w:p w14:paraId="5940ACD6" w14:textId="03C41848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Monitoring &amp; response</w:t>
            </w:r>
          </w:p>
        </w:tc>
        <w:tc>
          <w:tcPr>
            <w:tcW w:w="4953" w:type="dxa"/>
          </w:tcPr>
          <w:p w14:paraId="21337DC3" w14:textId="14E42B72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SIEM + SOC/MDR 24×7, </w:t>
            </w:r>
            <w:r w:rsidRPr="00953F39">
              <w:rPr>
                <w:i/>
                <w:color w:val="000000"/>
                <w:sz w:val="18"/>
              </w:rPr>
              <w:t>playbook</w:t>
            </w:r>
            <w:r w:rsidRPr="00506302">
              <w:rPr>
                <w:color w:val="000000"/>
                <w:sz w:val="18"/>
              </w:rPr>
              <w:t xml:space="preserve"> insiden</w:t>
            </w:r>
          </w:p>
        </w:tc>
      </w:tr>
      <w:tr w:rsidR="00901722" w:rsidRPr="00901722" w14:paraId="4911D791" w14:textId="77777777" w:rsidTr="00901722">
        <w:tc>
          <w:tcPr>
            <w:tcW w:w="4952" w:type="dxa"/>
          </w:tcPr>
          <w:p w14:paraId="0D3F5180" w14:textId="10636B1D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Recovery</w:t>
            </w:r>
          </w:p>
        </w:tc>
        <w:tc>
          <w:tcPr>
            <w:tcW w:w="4953" w:type="dxa"/>
          </w:tcPr>
          <w:p w14:paraId="51266587" w14:textId="511101F0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Backup immutable/offline</w:t>
            </w:r>
            <w:r w:rsidRPr="00506302">
              <w:rPr>
                <w:color w:val="000000"/>
                <w:sz w:val="18"/>
              </w:rPr>
              <w:t xml:space="preserve">, DR </w:t>
            </w:r>
            <w:r w:rsidRPr="00953F39">
              <w:rPr>
                <w:i/>
                <w:color w:val="000000"/>
                <w:sz w:val="18"/>
              </w:rPr>
              <w:t>site/cloud</w:t>
            </w:r>
            <w:r w:rsidRPr="00506302">
              <w:rPr>
                <w:color w:val="000000"/>
                <w:sz w:val="18"/>
              </w:rPr>
              <w:t>, uji pemulihan</w:t>
            </w:r>
          </w:p>
        </w:tc>
      </w:tr>
    </w:tbl>
    <w:p w14:paraId="3005DBC6" w14:textId="5A8F04A0" w:rsidR="00901722" w:rsidRPr="006F7F48" w:rsidRDefault="00901722" w:rsidP="00901722">
      <w:pPr>
        <w:pStyle w:val="Heading2"/>
      </w:pPr>
      <w:bookmarkStart w:id="87" w:name="_Toc242450701"/>
      <w:r w:rsidRPr="006F7F48">
        <w:t xml:space="preserve">8.8 </w:t>
      </w:r>
      <w:r w:rsidR="0036756A" w:rsidRPr="006F7F48">
        <w:t xml:space="preserve">Arsitektur </w:t>
      </w:r>
      <w:r w:rsidR="0036756A" w:rsidRPr="00953F39">
        <w:rPr>
          <w:i/>
        </w:rPr>
        <w:t>Cloud</w:t>
      </w:r>
      <w:bookmarkEnd w:id="87"/>
    </w:p>
    <w:p w14:paraId="5FE1B43A" w14:textId="5C5C7E03" w:rsidR="00901722" w:rsidRPr="006F7F48" w:rsidRDefault="00901722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Landing zone cloud</w:t>
      </w:r>
      <w:r w:rsidRPr="006F7F48">
        <w:rPr>
          <w:color w:val="000000"/>
        </w:rPr>
        <w:t xml:space="preserve"> dengan </w:t>
      </w:r>
      <w:r w:rsidRPr="00953F39">
        <w:rPr>
          <w:i/>
          <w:color w:val="000000"/>
        </w:rPr>
        <w:t>guardrail</w:t>
      </w:r>
      <w:r w:rsidRPr="006F7F48">
        <w:rPr>
          <w:color w:val="000000"/>
        </w:rPr>
        <w:t xml:space="preserve"> identitas, jaringan, </w:t>
      </w:r>
      <w:r w:rsidRPr="00953F39">
        <w:rPr>
          <w:i/>
          <w:color w:val="000000"/>
        </w:rPr>
        <w:t>logging</w:t>
      </w:r>
      <w:r w:rsidRPr="006F7F48">
        <w:rPr>
          <w:color w:val="000000"/>
        </w:rPr>
        <w:t xml:space="preserve"> dan biaya. Penempatan </w:t>
      </w:r>
      <w:r w:rsidRPr="00953F39">
        <w:rPr>
          <w:i/>
          <w:color w:val="000000"/>
        </w:rPr>
        <w:t>workload</w:t>
      </w:r>
      <w:r w:rsidRPr="006F7F48">
        <w:rPr>
          <w:color w:val="000000"/>
        </w:rPr>
        <w:t xml:space="preserve"> dinilai dengan kriteria: sensitivitas data, kebutuhan latensi OT, regulasi lokasi data (UU PDP, ketentuan BUMN), dan TCO. </w:t>
      </w:r>
      <w:r w:rsidRPr="00953F39">
        <w:rPr>
          <w:i/>
          <w:color w:val="000000"/>
        </w:rPr>
        <w:t>Region</w:t>
      </w:r>
      <w:r w:rsidRPr="006F7F48">
        <w:rPr>
          <w:color w:val="000000"/>
        </w:rPr>
        <w:t xml:space="preserve"> di Indonesia diutamakan untuk data pribadi dan data strategis [REC].</w:t>
      </w:r>
    </w:p>
    <w:p w14:paraId="38A9FDDB" w14:textId="699CD41E" w:rsidR="00901722" w:rsidRPr="006F7F48" w:rsidRDefault="00901722" w:rsidP="00901722">
      <w:pPr>
        <w:pStyle w:val="Heading2"/>
      </w:pPr>
      <w:bookmarkStart w:id="88" w:name="_Toc242450702"/>
      <w:r w:rsidRPr="006F7F48">
        <w:t xml:space="preserve">8.9 </w:t>
      </w:r>
      <w:r w:rsidR="0036756A" w:rsidRPr="006F7F48">
        <w:t>Arsitektur Jaringan</w:t>
      </w:r>
      <w:bookmarkEnd w:id="88"/>
    </w:p>
    <w:p w14:paraId="2F425C9F" w14:textId="1FE7FD5B" w:rsidR="00901722" w:rsidRPr="006F7F48" w:rsidRDefault="00901722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Backbone fiber</w:t>
      </w:r>
      <w:r w:rsidRPr="006F7F48">
        <w:rPr>
          <w:color w:val="000000"/>
        </w:rPr>
        <w:t xml:space="preserve"> kawasan [H] diperkuat dengan topologi </w:t>
      </w:r>
      <w:r w:rsidRPr="00953F39">
        <w:rPr>
          <w:i/>
          <w:color w:val="000000"/>
        </w:rPr>
        <w:t>ring</w:t>
      </w:r>
      <w:r w:rsidRPr="006F7F48">
        <w:rPr>
          <w:color w:val="000000"/>
        </w:rPr>
        <w:t xml:space="preserve"> redundan, dua ISP independen, SD-WAN untuk </w:t>
      </w:r>
      <w:r w:rsidRPr="00953F39">
        <w:rPr>
          <w:i/>
          <w:color w:val="000000"/>
        </w:rPr>
        <w:t>site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Wi-Fi area</w:t>
      </w:r>
      <w:r w:rsidRPr="006F7F48">
        <w:rPr>
          <w:color w:val="000000"/>
        </w:rPr>
        <w:t xml:space="preserve"> publik terpisah, dan jaringan OT yang tersegmentasi penuh dari jaringan korporat.</w:t>
      </w:r>
    </w:p>
    <w:p w14:paraId="779DE04D" w14:textId="475C6028" w:rsidR="00901722" w:rsidRPr="006F7F48" w:rsidRDefault="00901722" w:rsidP="00901722">
      <w:pPr>
        <w:pStyle w:val="Heading2"/>
      </w:pPr>
      <w:bookmarkStart w:id="89" w:name="_Toc242450703"/>
      <w:r w:rsidRPr="006F7F48">
        <w:t xml:space="preserve">8.10 </w:t>
      </w:r>
      <w:r w:rsidR="0036756A" w:rsidRPr="006F7F48">
        <w:t>Arsitektur Target</w:t>
      </w:r>
      <w:bookmarkEnd w:id="89"/>
    </w:p>
    <w:p w14:paraId="0771142B" w14:textId="3D62B7F3" w:rsidR="00901722" w:rsidRDefault="0090172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rFonts w:hint="eastAsia"/>
          <w:b/>
          <w:i/>
          <w:color w:val="1F4E78"/>
          <w:sz w:val="18"/>
        </w:rPr>
        <w:t>Exhibit</w:t>
      </w:r>
      <w:r w:rsidRPr="00901722">
        <w:rPr>
          <w:rFonts w:hint="eastAsia"/>
          <w:b/>
          <w:color w:val="1F4E78"/>
          <w:sz w:val="18"/>
        </w:rPr>
        <w:t xml:space="preserve"> 8.3 </w:t>
      </w:r>
      <w:r w:rsidRPr="00901722">
        <w:rPr>
          <w:rFonts w:hint="eastAsia"/>
          <w:b/>
          <w:color w:val="1F4E78"/>
          <w:sz w:val="18"/>
        </w:rPr>
        <w:t>—</w:t>
      </w:r>
      <w:r w:rsidRPr="00901722">
        <w:rPr>
          <w:rFonts w:hint="eastAsia"/>
          <w:b/>
          <w:color w:val="1F4E78"/>
          <w:sz w:val="18"/>
        </w:rPr>
        <w:t xml:space="preserve"> </w:t>
      </w:r>
      <w:r w:rsidR="00AA7AC6" w:rsidRPr="00AA7AC6">
        <w:rPr>
          <w:b/>
          <w:color w:val="1F4E78"/>
          <w:sz w:val="18"/>
        </w:rPr>
        <w:t>Arsitektur bergerak dari sistem terpisah ke platform terintegrasi melalui tahap transisi 2028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392"/>
        <w:gridCol w:w="2391"/>
        <w:gridCol w:w="2386"/>
      </w:tblGrid>
      <w:tr w:rsidR="00901722" w:rsidRPr="00901722" w14:paraId="1DC8F0CD" w14:textId="77777777" w:rsidTr="00901722">
        <w:trPr>
          <w:tblHeader/>
        </w:trPr>
        <w:tc>
          <w:tcPr>
            <w:tcW w:w="2476" w:type="dxa"/>
            <w:shd w:val="clear" w:color="17365D" w:fill="17365D"/>
          </w:tcPr>
          <w:p w14:paraId="179EEB99" w14:textId="6489430A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w="2476" w:type="dxa"/>
            <w:shd w:val="clear" w:color="17365D" w:fill="17365D"/>
          </w:tcPr>
          <w:p w14:paraId="46C11689" w14:textId="00DDCF46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Current</w:t>
            </w:r>
            <w:r w:rsidRPr="00506302">
              <w:rPr>
                <w:b/>
                <w:color w:val="FFFFFF"/>
                <w:sz w:val="18"/>
              </w:rPr>
              <w:t xml:space="preserve"> 2026 [H]</w:t>
            </w:r>
          </w:p>
        </w:tc>
        <w:tc>
          <w:tcPr>
            <w:tcW w:w="2476" w:type="dxa"/>
            <w:shd w:val="clear" w:color="17365D" w:fill="17365D"/>
          </w:tcPr>
          <w:p w14:paraId="788A6A52" w14:textId="58654E7A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Transition</w:t>
            </w:r>
            <w:r w:rsidRPr="00506302">
              <w:rPr>
                <w:b/>
                <w:color w:val="FFFFFF"/>
                <w:sz w:val="18"/>
              </w:rPr>
              <w:t xml:space="preserve"> 2028</w:t>
            </w:r>
          </w:p>
        </w:tc>
        <w:tc>
          <w:tcPr>
            <w:tcW w:w="2477" w:type="dxa"/>
            <w:shd w:val="clear" w:color="17365D" w:fill="17365D"/>
          </w:tcPr>
          <w:p w14:paraId="711DC2D9" w14:textId="418071F1" w:rsidR="00901722" w:rsidRPr="00506302" w:rsidRDefault="00901722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Target 2030</w:t>
            </w:r>
          </w:p>
        </w:tc>
      </w:tr>
      <w:tr w:rsidR="00901722" w:rsidRPr="00901722" w14:paraId="7793DB7B" w14:textId="77777777" w:rsidTr="00901722">
        <w:tc>
          <w:tcPr>
            <w:tcW w:w="2476" w:type="dxa"/>
          </w:tcPr>
          <w:p w14:paraId="40CAA697" w14:textId="77A004C3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Aplikasi</w:t>
            </w:r>
          </w:p>
        </w:tc>
        <w:tc>
          <w:tcPr>
            <w:tcW w:w="2476" w:type="dxa"/>
            <w:shd w:val="clear" w:color="FCE4D6" w:fill="FCE4D6"/>
          </w:tcPr>
          <w:p w14:paraId="3965B896" w14:textId="50E3A15A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Spreadsheet &amp; aplikasi terpisah</w:t>
            </w:r>
          </w:p>
        </w:tc>
        <w:tc>
          <w:tcPr>
            <w:tcW w:w="2476" w:type="dxa"/>
            <w:shd w:val="clear" w:color="FFF2CC" w:fill="FFF2CC"/>
          </w:tcPr>
          <w:p w14:paraId="0E672225" w14:textId="47B1E4EB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Core</w:t>
            </w:r>
            <w:r w:rsidRPr="00506302">
              <w:rPr>
                <w:color w:val="000000"/>
                <w:sz w:val="18"/>
              </w:rPr>
              <w:t xml:space="preserve"> SaaS + </w:t>
            </w:r>
            <w:r w:rsidRPr="00953F39">
              <w:rPr>
                <w:i/>
                <w:color w:val="000000"/>
                <w:sz w:val="18"/>
              </w:rPr>
              <w:t>tenant portal</w:t>
            </w:r>
            <w:r w:rsidRPr="00506302">
              <w:rPr>
                <w:color w:val="000000"/>
                <w:sz w:val="18"/>
              </w:rPr>
              <w:t xml:space="preserve"> + </w:t>
            </w:r>
            <w:r w:rsidRPr="00953F39">
              <w:rPr>
                <w:i/>
                <w:color w:val="000000"/>
                <w:sz w:val="18"/>
              </w:rPr>
              <w:t>meter-to-cash</w:t>
            </w:r>
          </w:p>
        </w:tc>
        <w:tc>
          <w:tcPr>
            <w:tcW w:w="2477" w:type="dxa"/>
            <w:shd w:val="clear" w:color="E2EFDA" w:fill="E2EFDA"/>
          </w:tcPr>
          <w:p w14:paraId="25959C24" w14:textId="0EA7E271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Platform terintegrasi penuh, API ekosistem</w:t>
            </w:r>
          </w:p>
        </w:tc>
      </w:tr>
      <w:tr w:rsidR="00901722" w:rsidRPr="00901722" w14:paraId="348797BA" w14:textId="77777777" w:rsidTr="00901722">
        <w:tc>
          <w:tcPr>
            <w:tcW w:w="2476" w:type="dxa"/>
          </w:tcPr>
          <w:p w14:paraId="7E57E5AE" w14:textId="59A6BF13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Integrasi</w:t>
            </w:r>
          </w:p>
        </w:tc>
        <w:tc>
          <w:tcPr>
            <w:tcW w:w="2476" w:type="dxa"/>
            <w:shd w:val="clear" w:color="FCE4D6" w:fill="FCE4D6"/>
          </w:tcPr>
          <w:p w14:paraId="0D1348EA" w14:textId="6CFD1451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Manual / </w:t>
            </w:r>
            <w:r w:rsidRPr="00953F39">
              <w:rPr>
                <w:i/>
                <w:color w:val="000000"/>
                <w:sz w:val="18"/>
              </w:rPr>
              <w:t>point-to-point</w:t>
            </w:r>
          </w:p>
        </w:tc>
        <w:tc>
          <w:tcPr>
            <w:tcW w:w="2476" w:type="dxa"/>
            <w:shd w:val="clear" w:color="FFF2CC" w:fill="FFF2CC"/>
          </w:tcPr>
          <w:p w14:paraId="37E0E07F" w14:textId="44014E27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Integration platform</w:t>
            </w:r>
            <w:r w:rsidRPr="00506302">
              <w:rPr>
                <w:color w:val="000000"/>
                <w:sz w:val="18"/>
              </w:rPr>
              <w:t xml:space="preserve"> untuk sistem inti</w:t>
            </w:r>
          </w:p>
        </w:tc>
        <w:tc>
          <w:tcPr>
            <w:tcW w:w="2477" w:type="dxa"/>
            <w:shd w:val="clear" w:color="E2EFDA" w:fill="E2EFDA"/>
          </w:tcPr>
          <w:p w14:paraId="49113769" w14:textId="01200936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Seluruh integrasi via API/</w:t>
            </w:r>
            <w:r w:rsidRPr="00953F39">
              <w:rPr>
                <w:i/>
                <w:color w:val="000000"/>
                <w:sz w:val="18"/>
              </w:rPr>
              <w:t>event</w:t>
            </w:r>
          </w:p>
        </w:tc>
      </w:tr>
      <w:tr w:rsidR="00901722" w:rsidRPr="00901722" w14:paraId="0891C3E3" w14:textId="77777777" w:rsidTr="00901722">
        <w:tc>
          <w:tcPr>
            <w:tcW w:w="2476" w:type="dxa"/>
          </w:tcPr>
          <w:p w14:paraId="50D49994" w14:textId="450E0454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Data</w:t>
            </w:r>
          </w:p>
        </w:tc>
        <w:tc>
          <w:tcPr>
            <w:tcW w:w="2476" w:type="dxa"/>
            <w:shd w:val="clear" w:color="FCE4D6" w:fill="FCE4D6"/>
          </w:tcPr>
          <w:p w14:paraId="0714A8E6" w14:textId="45C8EEB2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Tersebar, tanpa </w:t>
            </w:r>
            <w:r w:rsidRPr="00953F39">
              <w:rPr>
                <w:i/>
                <w:color w:val="000000"/>
                <w:sz w:val="18"/>
              </w:rPr>
              <w:t>owner</w:t>
            </w:r>
          </w:p>
        </w:tc>
        <w:tc>
          <w:tcPr>
            <w:tcW w:w="2476" w:type="dxa"/>
            <w:shd w:val="clear" w:color="FFF2CC" w:fill="FFF2CC"/>
          </w:tcPr>
          <w:p w14:paraId="3EA022C5" w14:textId="487A0259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Master data &amp; data platform</w:t>
            </w:r>
            <w:r w:rsidRPr="00506302">
              <w:rPr>
                <w:color w:val="000000"/>
                <w:sz w:val="18"/>
              </w:rPr>
              <w:t xml:space="preserve"> awal</w:t>
            </w:r>
          </w:p>
        </w:tc>
        <w:tc>
          <w:tcPr>
            <w:tcW w:w="2477" w:type="dxa"/>
            <w:shd w:val="clear" w:color="E2EFDA" w:fill="E2EFDA"/>
          </w:tcPr>
          <w:p w14:paraId="2062C7A5" w14:textId="0BB8E874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Single source of truth</w:t>
            </w:r>
            <w:r w:rsidRPr="00506302">
              <w:rPr>
                <w:color w:val="000000"/>
                <w:sz w:val="18"/>
              </w:rPr>
              <w:t xml:space="preserve"> + analitik prediktif</w:t>
            </w:r>
          </w:p>
        </w:tc>
      </w:tr>
      <w:tr w:rsidR="00901722" w:rsidRPr="00901722" w14:paraId="188A40C0" w14:textId="77777777" w:rsidTr="00901722">
        <w:tc>
          <w:tcPr>
            <w:tcW w:w="2476" w:type="dxa"/>
          </w:tcPr>
          <w:p w14:paraId="5B147EC1" w14:textId="4FBA4EA1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Infrastruktur</w:t>
            </w:r>
          </w:p>
        </w:tc>
        <w:tc>
          <w:tcPr>
            <w:tcW w:w="2476" w:type="dxa"/>
            <w:shd w:val="clear" w:color="FCE4D6" w:fill="FCE4D6"/>
          </w:tcPr>
          <w:p w14:paraId="3C4FA128" w14:textId="396761F0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On-prem</w:t>
            </w:r>
            <w:r w:rsidRPr="00506302">
              <w:rPr>
                <w:color w:val="000000"/>
                <w:sz w:val="18"/>
              </w:rPr>
              <w:t xml:space="preserve"> terbatas</w:t>
            </w:r>
          </w:p>
        </w:tc>
        <w:tc>
          <w:tcPr>
            <w:tcW w:w="2476" w:type="dxa"/>
            <w:shd w:val="clear" w:color="FFF2CC" w:fill="FFF2CC"/>
          </w:tcPr>
          <w:p w14:paraId="55E65CB6" w14:textId="4E24F9CC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Hybrid cloud</w:t>
            </w:r>
            <w:r w:rsidRPr="00506302">
              <w:rPr>
                <w:color w:val="000000"/>
                <w:sz w:val="18"/>
              </w:rPr>
              <w:t xml:space="preserve"> + </w:t>
            </w:r>
            <w:r w:rsidRPr="00953F39">
              <w:rPr>
                <w:i/>
                <w:color w:val="000000"/>
                <w:sz w:val="18"/>
              </w:rPr>
              <w:t>landing zone</w:t>
            </w:r>
          </w:p>
        </w:tc>
        <w:tc>
          <w:tcPr>
            <w:tcW w:w="2477" w:type="dxa"/>
            <w:shd w:val="clear" w:color="E2EFDA" w:fill="E2EFDA"/>
          </w:tcPr>
          <w:p w14:paraId="017FA284" w14:textId="7B8FD721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Cloud-smart</w:t>
            </w:r>
            <w:r w:rsidRPr="00506302">
              <w:rPr>
                <w:color w:val="000000"/>
                <w:sz w:val="18"/>
              </w:rPr>
              <w:t xml:space="preserve"> + </w:t>
            </w:r>
            <w:r w:rsidRPr="00953F39">
              <w:rPr>
                <w:i/>
                <w:color w:val="000000"/>
                <w:sz w:val="18"/>
              </w:rPr>
              <w:t>edge</w:t>
            </w:r>
            <w:r w:rsidRPr="00506302">
              <w:rPr>
                <w:color w:val="000000"/>
                <w:sz w:val="18"/>
              </w:rPr>
              <w:t xml:space="preserve"> untuk OT</w:t>
            </w:r>
          </w:p>
        </w:tc>
      </w:tr>
      <w:tr w:rsidR="00901722" w:rsidRPr="00901722" w14:paraId="56F138B9" w14:textId="77777777" w:rsidTr="00901722">
        <w:tc>
          <w:tcPr>
            <w:tcW w:w="2476" w:type="dxa"/>
          </w:tcPr>
          <w:p w14:paraId="0AE2D255" w14:textId="583D0CE4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Security</w:t>
            </w:r>
          </w:p>
        </w:tc>
        <w:tc>
          <w:tcPr>
            <w:tcW w:w="2476" w:type="dxa"/>
            <w:shd w:val="clear" w:color="FCE4D6" w:fill="FCE4D6"/>
          </w:tcPr>
          <w:p w14:paraId="3AABB7EC" w14:textId="39246311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Kontrol dasar</w:t>
            </w:r>
          </w:p>
        </w:tc>
        <w:tc>
          <w:tcPr>
            <w:tcW w:w="2476" w:type="dxa"/>
            <w:shd w:val="clear" w:color="FFF2CC" w:fill="FFF2CC"/>
          </w:tcPr>
          <w:p w14:paraId="68BB9AEE" w14:textId="43F94DA8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ISMS, MFA, SOC/MDR</w:t>
            </w:r>
          </w:p>
        </w:tc>
        <w:tc>
          <w:tcPr>
            <w:tcW w:w="2477" w:type="dxa"/>
            <w:shd w:val="clear" w:color="E2EFDA" w:fill="E2EFDA"/>
          </w:tcPr>
          <w:p w14:paraId="00339BEB" w14:textId="4E24EEA3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Zero-trust</w:t>
            </w:r>
            <w:r w:rsidRPr="00506302">
              <w:rPr>
                <w:color w:val="000000"/>
                <w:sz w:val="18"/>
              </w:rPr>
              <w:t xml:space="preserve"> bertahap, OT </w:t>
            </w:r>
            <w:r w:rsidRPr="00953F39">
              <w:rPr>
                <w:i/>
                <w:color w:val="000000"/>
                <w:sz w:val="18"/>
              </w:rPr>
              <w:t>security</w:t>
            </w:r>
          </w:p>
        </w:tc>
      </w:tr>
      <w:tr w:rsidR="00901722" w:rsidRPr="00901722" w14:paraId="26E61A3C" w14:textId="77777777" w:rsidTr="00901722">
        <w:tc>
          <w:tcPr>
            <w:tcW w:w="2476" w:type="dxa"/>
          </w:tcPr>
          <w:p w14:paraId="7F19ED71" w14:textId="79E3BD6D" w:rsidR="00901722" w:rsidRPr="00506302" w:rsidRDefault="00901722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OT/IoT</w:t>
            </w:r>
          </w:p>
        </w:tc>
        <w:tc>
          <w:tcPr>
            <w:tcW w:w="2476" w:type="dxa"/>
            <w:shd w:val="clear" w:color="FCE4D6" w:fill="FCE4D6"/>
          </w:tcPr>
          <w:p w14:paraId="20B70748" w14:textId="30E6F31D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Terisolasi per mitra</w:t>
            </w:r>
          </w:p>
        </w:tc>
        <w:tc>
          <w:tcPr>
            <w:tcW w:w="2476" w:type="dxa"/>
            <w:shd w:val="clear" w:color="FFF2CC" w:fill="FFF2CC"/>
          </w:tcPr>
          <w:p w14:paraId="289F18F8" w14:textId="27096465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Segmentasi, pilot IoT</w:t>
            </w:r>
          </w:p>
        </w:tc>
        <w:tc>
          <w:tcPr>
            <w:tcW w:w="2477" w:type="dxa"/>
            <w:shd w:val="clear" w:color="E2EFDA" w:fill="E2EFDA"/>
          </w:tcPr>
          <w:p w14:paraId="7A8DA454" w14:textId="0C1F496B" w:rsidR="00901722" w:rsidRPr="00506302" w:rsidRDefault="00901722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Monitoring real-time</w:t>
            </w:r>
            <w:r w:rsidRPr="00506302">
              <w:rPr>
                <w:color w:val="000000"/>
                <w:sz w:val="18"/>
              </w:rPr>
              <w:t xml:space="preserve"> terintegrasi </w:t>
            </w:r>
            <w:r w:rsidR="00407BFC" w:rsidRPr="00506302">
              <w:rPr>
                <w:color w:val="000000"/>
                <w:sz w:val="18"/>
              </w:rPr>
              <w:t xml:space="preserve">pusat operasi </w:t>
            </w:r>
            <w:r w:rsidR="00407BFC" w:rsidRPr="00506302">
              <w:rPr>
                <w:color w:val="000000"/>
                <w:sz w:val="18"/>
              </w:rPr>
              <w:lastRenderedPageBreak/>
              <w:t>kawasan terintegrasi (IEOC)</w:t>
            </w:r>
          </w:p>
        </w:tc>
      </w:tr>
    </w:tbl>
    <w:p w14:paraId="6ED7E1B3" w14:textId="68021837" w:rsidR="002012DE" w:rsidRPr="006F7F48" w:rsidRDefault="00901722" w:rsidP="00640BA1">
      <w:pPr>
        <w:jc w:val="both"/>
        <w:rPr>
          <w:color w:val="000000"/>
        </w:rPr>
      </w:pPr>
      <w:proofErr w:type="gramStart"/>
      <w:r w:rsidRPr="00953F39">
        <w:rPr>
          <w:b/>
          <w:i/>
          <w:color w:val="1F4E78"/>
        </w:rPr>
        <w:lastRenderedPageBreak/>
        <w:t>So</w:t>
      </w:r>
      <w:proofErr w:type="gramEnd"/>
      <w:r w:rsidRPr="00953F39">
        <w:rPr>
          <w:b/>
          <w:i/>
          <w:color w:val="1F4E78"/>
        </w:rPr>
        <w:t xml:space="preserve"> 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>Arsitektur transisi 2028 sudah memberi nilai (</w:t>
      </w:r>
      <w:r w:rsidR="004D27FB" w:rsidRPr="006F7F48">
        <w:rPr>
          <w:color w:val="000000"/>
        </w:rPr>
        <w:t xml:space="preserve">integrasi </w:t>
      </w:r>
      <w:r w:rsidRPr="00953F39">
        <w:rPr>
          <w:i/>
          <w:color w:val="000000"/>
        </w:rPr>
        <w:t>tenant portal</w:t>
      </w:r>
      <w:r w:rsidR="004D27FB" w:rsidRPr="006F7F48">
        <w:rPr>
          <w:color w:val="000000"/>
        </w:rPr>
        <w:t>–</w:t>
      </w:r>
      <w:r w:rsidR="004D27FB" w:rsidRPr="00953F39">
        <w:rPr>
          <w:i/>
          <w:color w:val="000000"/>
        </w:rPr>
        <w:t>billing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meter-to-cash</w:t>
      </w:r>
      <w:r w:rsidRPr="006F7F48">
        <w:rPr>
          <w:color w:val="000000"/>
        </w:rPr>
        <w:t xml:space="preserve">) tanpa menunggu </w:t>
      </w:r>
      <w:r w:rsidRPr="00953F39">
        <w:rPr>
          <w:i/>
          <w:color w:val="000000"/>
        </w:rPr>
        <w:t>target state</w:t>
      </w:r>
      <w:r w:rsidRPr="006F7F48">
        <w:rPr>
          <w:color w:val="000000"/>
        </w:rPr>
        <w:t>—menghindari program '</w:t>
      </w:r>
      <w:r w:rsidRPr="00953F39">
        <w:rPr>
          <w:i/>
          <w:color w:val="000000"/>
        </w:rPr>
        <w:t>big</w:t>
      </w:r>
      <w:r w:rsidRPr="006F7F48">
        <w:rPr>
          <w:color w:val="000000"/>
        </w:rPr>
        <w:t xml:space="preserve"> bang'.</w:t>
      </w:r>
    </w:p>
    <w:p w14:paraId="7B129A73" w14:textId="77777777" w:rsidR="002012DE" w:rsidRPr="006F7F48" w:rsidRDefault="002012DE" w:rsidP="002012DE">
      <w:pPr>
        <w:pStyle w:val="Heading2"/>
        <w:rPr>
          <w:rFonts w:cs="Calibri"/>
        </w:rPr>
      </w:pPr>
      <w:bookmarkStart w:id="90" w:name="_Toc242450704"/>
      <w:r w:rsidRPr="006F7F48">
        <w:rPr>
          <w:rFonts w:cs="Calibri"/>
        </w:rPr>
        <w:t xml:space="preserve">8.11 Arsitektur Solusi </w:t>
      </w:r>
      <w:r w:rsidRPr="00953F39">
        <w:rPr>
          <w:rFonts w:cs="Calibri"/>
          <w:i/>
        </w:rPr>
        <w:t>End-to-End</w:t>
      </w:r>
      <w:bookmarkEnd w:id="90"/>
    </w:p>
    <w:p w14:paraId="4B7057CB" w14:textId="77777777" w:rsidR="002012DE" w:rsidRPr="006F7F48" w:rsidRDefault="002012DE" w:rsidP="002012DE">
      <w:pPr>
        <w:rPr>
          <w:color w:val="000000"/>
        </w:rPr>
      </w:pPr>
      <w:r w:rsidRPr="00953F39">
        <w:rPr>
          <w:b/>
          <w:i/>
          <w:color w:val="000000"/>
        </w:rPr>
        <w:t>What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ERP, CRM, </w:t>
      </w:r>
      <w:r w:rsidRPr="00953F39">
        <w:rPr>
          <w:i/>
          <w:color w:val="000000"/>
        </w:rPr>
        <w:t>tenant portal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meter-to-cash</w:t>
      </w:r>
      <w:r w:rsidRPr="006F7F48">
        <w:rPr>
          <w:color w:val="000000"/>
        </w:rPr>
        <w:t xml:space="preserve">, API, GIS, IoT, IEOC, DMS dan data platform dirancang sebagai satu solusi yang melayani lima alur nilai </w:t>
      </w:r>
      <w:r w:rsidRPr="00953F39">
        <w:rPr>
          <w:i/>
          <w:color w:val="000000"/>
        </w:rPr>
        <w:t>end-to-end</w:t>
      </w:r>
      <w:r w:rsidRPr="006F7F48">
        <w:rPr>
          <w:color w:val="000000"/>
        </w:rPr>
        <w:t>, bukan sebagai aplikasi yang berdiri sendiri. Setiap aplikasi wajib menyatakan alur nilai yang dilayaninya dan entitas data yang menjadi tanggung jawabnya.</w:t>
      </w:r>
    </w:p>
    <w:p w14:paraId="7D1DCE6A" w14:textId="77777777" w:rsidR="002012DE" w:rsidRDefault="002012DE" w:rsidP="002012DE">
      <w:pPr>
        <w:spacing w:before="160" w:after="60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2012DE">
        <w:rPr>
          <w:b/>
          <w:color w:val="1F4E78"/>
          <w:sz w:val="18"/>
        </w:rPr>
        <w:t xml:space="preserve"> 8.4 — Lima alur nilai menghubungkan seluruh aplikasi inti melalui </w:t>
      </w:r>
      <w:r w:rsidRPr="00953F39">
        <w:rPr>
          <w:b/>
          <w:i/>
          <w:color w:val="1F4E78"/>
          <w:sz w:val="18"/>
        </w:rPr>
        <w:t>integration platform</w:t>
      </w:r>
      <w:r w:rsidRPr="002012DE">
        <w:rPr>
          <w:b/>
          <w:color w:val="1F4E78"/>
          <w:sz w:val="18"/>
        </w:rPr>
        <w:t xml:space="preserve"> dan identitas tunggal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2391"/>
        <w:gridCol w:w="2391"/>
        <w:gridCol w:w="2392"/>
      </w:tblGrid>
      <w:tr w:rsidR="002012DE" w:rsidRPr="002012DE" w14:paraId="58F8D58C" w14:textId="77777777" w:rsidTr="002012DE">
        <w:trPr>
          <w:tblHeader/>
        </w:trPr>
        <w:tc>
          <w:tcPr>
            <w:tcW w:w="2391" w:type="dxa"/>
            <w:shd w:val="clear" w:color="17365D" w:fill="17365D"/>
          </w:tcPr>
          <w:p w14:paraId="1B210269" w14:textId="2A93AA0C" w:rsidR="002012DE" w:rsidRPr="00506302" w:rsidRDefault="002012DE" w:rsidP="002012DE">
            <w:pPr>
              <w:spacing w:after="4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Alur nilai</w:t>
            </w:r>
          </w:p>
        </w:tc>
        <w:tc>
          <w:tcPr>
            <w:tcW w:w="2391" w:type="dxa"/>
            <w:shd w:val="clear" w:color="17365D" w:fill="17365D"/>
          </w:tcPr>
          <w:p w14:paraId="5C663036" w14:textId="7DEF4AF9" w:rsidR="002012DE" w:rsidRPr="00506302" w:rsidRDefault="002012DE" w:rsidP="002012DE">
            <w:pPr>
              <w:spacing w:after="40"/>
              <w:rPr>
                <w:b/>
                <w:color w:val="FFFFFF"/>
                <w:sz w:val="18"/>
              </w:rPr>
            </w:pPr>
            <w:r w:rsidRPr="00506302">
              <w:rPr>
                <w:rFonts w:hint="eastAsia"/>
                <w:b/>
                <w:color w:val="FFFFFF"/>
                <w:sz w:val="18"/>
              </w:rPr>
              <w:t xml:space="preserve">Urutan proses </w:t>
            </w:r>
            <w:r w:rsidRPr="00506302">
              <w:rPr>
                <w:rFonts w:hint="eastAsia"/>
                <w:b/>
                <w:color w:val="FFFFFF"/>
                <w:sz w:val="18"/>
              </w:rPr>
              <w:t>→</w:t>
            </w:r>
            <w:r w:rsidRPr="00506302">
              <w:rPr>
                <w:rFonts w:hint="eastAsia"/>
                <w:b/>
                <w:color w:val="FFFFFF"/>
                <w:sz w:val="18"/>
              </w:rPr>
              <w:t xml:space="preserve"> sistem</w:t>
            </w:r>
          </w:p>
        </w:tc>
        <w:tc>
          <w:tcPr>
            <w:tcW w:w="2391" w:type="dxa"/>
            <w:shd w:val="clear" w:color="17365D" w:fill="17365D"/>
          </w:tcPr>
          <w:p w14:paraId="57547F0D" w14:textId="601C30A2" w:rsidR="002012DE" w:rsidRPr="00506302" w:rsidRDefault="002012DE" w:rsidP="002012DE">
            <w:pPr>
              <w:spacing w:after="4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Integrasi (IT-13) &amp; identitas (IT-04)</w:t>
            </w:r>
          </w:p>
        </w:tc>
        <w:tc>
          <w:tcPr>
            <w:tcW w:w="2392" w:type="dxa"/>
            <w:shd w:val="clear" w:color="17365D" w:fill="17365D"/>
          </w:tcPr>
          <w:p w14:paraId="5F9B0417" w14:textId="3482B28F" w:rsidR="002012DE" w:rsidRPr="00506302" w:rsidRDefault="002012DE" w:rsidP="002012DE">
            <w:pPr>
              <w:spacing w:after="4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Inisiatif</w:t>
            </w:r>
          </w:p>
        </w:tc>
      </w:tr>
      <w:tr w:rsidR="002012DE" w:rsidRPr="002012DE" w14:paraId="56A1F780" w14:textId="77777777" w:rsidTr="002012DE">
        <w:tc>
          <w:tcPr>
            <w:tcW w:w="2391" w:type="dxa"/>
          </w:tcPr>
          <w:p w14:paraId="5D254AFA" w14:textId="1508ED85" w:rsidR="002012DE" w:rsidRPr="00506302" w:rsidRDefault="002012DE" w:rsidP="002012DE">
            <w:pPr>
              <w:spacing w:after="4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1 </w:t>
            </w:r>
            <w:r w:rsidRPr="00953F39">
              <w:rPr>
                <w:b/>
                <w:i/>
                <w:color w:val="000000"/>
                <w:sz w:val="18"/>
              </w:rPr>
              <w:t>Investor-to-tenant</w:t>
            </w:r>
            <w:r w:rsidRPr="00506302">
              <w:rPr>
                <w:b/>
                <w:color w:val="000000"/>
                <w:sz w:val="18"/>
              </w:rPr>
              <w:t xml:space="preserve"> (</w:t>
            </w:r>
            <w:r w:rsidRPr="00953F39">
              <w:rPr>
                <w:b/>
                <w:i/>
                <w:color w:val="000000"/>
                <w:sz w:val="18"/>
              </w:rPr>
              <w:t>lead-to-contract</w:t>
            </w:r>
            <w:r w:rsidRPr="00506302"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2391" w:type="dxa"/>
          </w:tcPr>
          <w:p w14:paraId="7ABA40F8" w14:textId="128CCB6E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953F39">
              <w:rPr>
                <w:rFonts w:hint="eastAsia"/>
                <w:i/>
                <w:color w:val="000000"/>
                <w:sz w:val="18"/>
              </w:rPr>
              <w:t>Lead &amp; pipeline</w:t>
            </w:r>
            <w:r w:rsidRPr="00506302">
              <w:rPr>
                <w:rFonts w:hint="eastAsia"/>
                <w:color w:val="000000"/>
                <w:sz w:val="18"/>
              </w:rPr>
              <w:t xml:space="preserve"> (</w:t>
            </w:r>
            <w:r w:rsidRPr="00953F39">
              <w:rPr>
                <w:rFonts w:hint="eastAsia"/>
                <w:i/>
                <w:color w:val="000000"/>
                <w:sz w:val="18"/>
              </w:rPr>
              <w:t>Dashboard</w:t>
            </w:r>
            <w:r w:rsidRPr="00506302">
              <w:rPr>
                <w:rFonts w:hint="eastAsia"/>
                <w:color w:val="000000"/>
                <w:sz w:val="18"/>
              </w:rPr>
              <w:t xml:space="preserve"> KEK)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prospek &amp; penawaran (CRM)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ketersediaan kavling (GIS)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kontrak &amp; </w:t>
            </w:r>
            <w:r w:rsidRPr="00953F39">
              <w:rPr>
                <w:rFonts w:hint="eastAsia"/>
                <w:i/>
                <w:color w:val="000000"/>
                <w:sz w:val="18"/>
              </w:rPr>
              <w:t>e-sign</w:t>
            </w:r>
            <w:r w:rsidRPr="00506302">
              <w:rPr>
                <w:rFonts w:hint="eastAsia"/>
                <w:color w:val="000000"/>
                <w:sz w:val="18"/>
              </w:rPr>
              <w:t xml:space="preserve"> (DMS)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8"/>
              </w:rPr>
              <w:t>customer master</w:t>
            </w:r>
            <w:r w:rsidRPr="00506302">
              <w:rPr>
                <w:rFonts w:hint="eastAsia"/>
                <w:color w:val="000000"/>
                <w:sz w:val="18"/>
              </w:rPr>
              <w:t xml:space="preserve"> &amp; piutang (ERP)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8"/>
              </w:rPr>
              <w:t>onboarding tenant</w:t>
            </w:r>
            <w:r w:rsidRPr="00506302">
              <w:rPr>
                <w:rFonts w:hint="eastAsia"/>
                <w:color w:val="000000"/>
                <w:sz w:val="18"/>
              </w:rPr>
              <w:t xml:space="preserve"> (portal)</w:t>
            </w:r>
          </w:p>
        </w:tc>
        <w:tc>
          <w:tcPr>
            <w:tcW w:w="2391" w:type="dxa"/>
          </w:tcPr>
          <w:p w14:paraId="565B565D" w14:textId="3E64F2B5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API sinkron CRM–GIS–DMS–ERP; akun </w:t>
            </w: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 xml:space="preserve"> dibuat otomatis di CIAM saat kontrak ditandatangani</w:t>
            </w:r>
          </w:p>
        </w:tc>
        <w:tc>
          <w:tcPr>
            <w:tcW w:w="2392" w:type="dxa"/>
          </w:tcPr>
          <w:p w14:paraId="090D19C3" w14:textId="41BFE8FD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IT-07, IT-10, IT-15, IT-12, IT-11, IT-08</w:t>
            </w:r>
          </w:p>
        </w:tc>
      </w:tr>
      <w:tr w:rsidR="002012DE" w:rsidRPr="002012DE" w14:paraId="74086C3F" w14:textId="77777777" w:rsidTr="002012DE">
        <w:tc>
          <w:tcPr>
            <w:tcW w:w="2391" w:type="dxa"/>
          </w:tcPr>
          <w:p w14:paraId="1EA0C30B" w14:textId="7A5A0693" w:rsidR="002012DE" w:rsidRPr="00506302" w:rsidRDefault="002012DE" w:rsidP="002012DE">
            <w:pPr>
              <w:spacing w:after="4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2 </w:t>
            </w:r>
            <w:r w:rsidRPr="00953F39">
              <w:rPr>
                <w:b/>
                <w:i/>
                <w:color w:val="000000"/>
                <w:sz w:val="18"/>
              </w:rPr>
              <w:t>Meter-to-cash</w:t>
            </w:r>
          </w:p>
        </w:tc>
        <w:tc>
          <w:tcPr>
            <w:tcW w:w="2391" w:type="dxa"/>
          </w:tcPr>
          <w:p w14:paraId="186732CC" w14:textId="6ABB3F58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rFonts w:hint="eastAsia"/>
                <w:color w:val="000000"/>
                <w:sz w:val="18"/>
              </w:rPr>
              <w:t xml:space="preserve">Pembacaan meter (AMR/IoT)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validasi &amp; </w:t>
            </w:r>
            <w:r w:rsidRPr="00953F39">
              <w:rPr>
                <w:rFonts w:hint="eastAsia"/>
                <w:i/>
                <w:color w:val="000000"/>
                <w:sz w:val="18"/>
              </w:rPr>
              <w:t>rating</w:t>
            </w:r>
            <w:r w:rsidRPr="00506302">
              <w:rPr>
                <w:rFonts w:hint="eastAsia"/>
                <w:color w:val="000000"/>
                <w:sz w:val="18"/>
              </w:rPr>
              <w:t xml:space="preserve"> (</w:t>
            </w:r>
            <w:r w:rsidRPr="00953F39">
              <w:rPr>
                <w:rFonts w:hint="eastAsia"/>
                <w:i/>
                <w:color w:val="000000"/>
                <w:sz w:val="18"/>
              </w:rPr>
              <w:t>meter-to-cash</w:t>
            </w:r>
            <w:r w:rsidRPr="00506302">
              <w:rPr>
                <w:rFonts w:hint="eastAsia"/>
                <w:color w:val="000000"/>
                <w:sz w:val="18"/>
              </w:rPr>
              <w:t xml:space="preserve">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tagihan &amp; </w:t>
            </w:r>
            <w:r w:rsidRPr="00953F39">
              <w:rPr>
                <w:rFonts w:hint="eastAsia"/>
                <w:i/>
                <w:color w:val="000000"/>
                <w:sz w:val="18"/>
              </w:rPr>
              <w:t>e-payment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posting piutang &amp; GL (ERP)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tagihan &amp; pembayaran di portal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analitik pendapatan (data platform)</w:t>
            </w:r>
          </w:p>
        </w:tc>
        <w:tc>
          <w:tcPr>
            <w:tcW w:w="2391" w:type="dxa"/>
          </w:tcPr>
          <w:p w14:paraId="4A147F9F" w14:textId="2C79FC3F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Event/messaging</w:t>
            </w:r>
            <w:r w:rsidRPr="00506302">
              <w:rPr>
                <w:color w:val="000000"/>
                <w:sz w:val="18"/>
              </w:rPr>
              <w:t xml:space="preserve"> untuk data meter; API untuk posting ERP dan tampilan portal; rekonsiliasi otomatis harian</w:t>
            </w:r>
          </w:p>
        </w:tc>
        <w:tc>
          <w:tcPr>
            <w:tcW w:w="2392" w:type="dxa"/>
          </w:tcPr>
          <w:p w14:paraId="0F70C37E" w14:textId="5ECEB83A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IT-16, IT-09, IT-11, IT-08, IT-14</w:t>
            </w:r>
          </w:p>
        </w:tc>
      </w:tr>
      <w:tr w:rsidR="002012DE" w:rsidRPr="002012DE" w14:paraId="4F99A48D" w14:textId="77777777" w:rsidTr="002012DE">
        <w:tc>
          <w:tcPr>
            <w:tcW w:w="2391" w:type="dxa"/>
          </w:tcPr>
          <w:p w14:paraId="022DA4ED" w14:textId="3B7E83E1" w:rsidR="002012DE" w:rsidRPr="00506302" w:rsidRDefault="002012DE" w:rsidP="002012DE">
            <w:pPr>
              <w:spacing w:after="4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3 </w:t>
            </w:r>
            <w:r w:rsidRPr="00953F39">
              <w:rPr>
                <w:b/>
                <w:i/>
                <w:color w:val="000000"/>
                <w:sz w:val="18"/>
              </w:rPr>
              <w:t>Request-to-resolution</w:t>
            </w:r>
            <w:r w:rsidRPr="00506302">
              <w:rPr>
                <w:b/>
                <w:color w:val="000000"/>
                <w:sz w:val="18"/>
              </w:rPr>
              <w:t xml:space="preserve"> (layanan </w:t>
            </w:r>
            <w:r w:rsidRPr="00953F39">
              <w:rPr>
                <w:b/>
                <w:i/>
                <w:color w:val="000000"/>
                <w:sz w:val="18"/>
              </w:rPr>
              <w:t>tenant</w:t>
            </w:r>
            <w:r w:rsidRPr="00506302"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2391" w:type="dxa"/>
          </w:tcPr>
          <w:p w14:paraId="2C1CCB20" w14:textId="7F961D69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rFonts w:hint="eastAsia"/>
                <w:color w:val="000000"/>
                <w:sz w:val="18"/>
              </w:rPr>
              <w:t xml:space="preserve">Permintaan/keluhan (portal)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8"/>
              </w:rPr>
              <w:t>case</w:t>
            </w:r>
            <w:r w:rsidRPr="00506302">
              <w:rPr>
                <w:rFonts w:hint="eastAsia"/>
                <w:color w:val="000000"/>
                <w:sz w:val="18"/>
              </w:rPr>
              <w:t xml:space="preserve"> &amp; SLA (CRM)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persetujuan &amp; dokumen (DMS/</w:t>
            </w:r>
            <w:r w:rsidRPr="00953F39">
              <w:rPr>
                <w:rFonts w:hint="eastAsia"/>
                <w:i/>
                <w:color w:val="000000"/>
                <w:sz w:val="18"/>
              </w:rPr>
              <w:t>workflow</w:t>
            </w:r>
            <w:r w:rsidRPr="00506302">
              <w:rPr>
                <w:rFonts w:hint="eastAsia"/>
                <w:color w:val="000000"/>
                <w:sz w:val="18"/>
              </w:rPr>
              <w:t xml:space="preserve">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8"/>
              </w:rPr>
              <w:t>work order</w:t>
            </w:r>
            <w:r w:rsidRPr="00506302">
              <w:rPr>
                <w:rFonts w:hint="eastAsia"/>
                <w:color w:val="000000"/>
                <w:sz w:val="18"/>
              </w:rPr>
              <w:t xml:space="preserve"> lapangan (</w:t>
            </w:r>
            <w:r w:rsidRPr="00953F39">
              <w:rPr>
                <w:rFonts w:hint="eastAsia"/>
                <w:i/>
                <w:color w:val="000000"/>
                <w:sz w:val="18"/>
              </w:rPr>
              <w:t>mobile field service</w:t>
            </w:r>
            <w:r w:rsidRPr="00506302">
              <w:rPr>
                <w:rFonts w:hint="eastAsia"/>
                <w:color w:val="000000"/>
                <w:sz w:val="18"/>
              </w:rPr>
              <w:t xml:space="preserve">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lokasi aset (GIS)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status &amp; survei kepuasan (portal/CRM)</w:t>
            </w:r>
          </w:p>
        </w:tc>
        <w:tc>
          <w:tcPr>
            <w:tcW w:w="2391" w:type="dxa"/>
          </w:tcPr>
          <w:p w14:paraId="67A958DA" w14:textId="3CF33AB5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API sinkron portal–CRM–</w:t>
            </w:r>
            <w:r w:rsidRPr="00953F39">
              <w:rPr>
                <w:i/>
                <w:color w:val="000000"/>
                <w:sz w:val="18"/>
              </w:rPr>
              <w:t>workflow</w:t>
            </w:r>
            <w:r w:rsidRPr="00506302">
              <w:rPr>
                <w:color w:val="000000"/>
                <w:sz w:val="18"/>
              </w:rPr>
              <w:t xml:space="preserve">; SSO petugas internal, CIAM </w:t>
            </w:r>
            <w:r w:rsidRPr="00953F39">
              <w:rPr>
                <w:i/>
                <w:color w:val="000000"/>
                <w:sz w:val="18"/>
              </w:rPr>
              <w:t>tenant</w:t>
            </w:r>
          </w:p>
        </w:tc>
        <w:tc>
          <w:tcPr>
            <w:tcW w:w="2392" w:type="dxa"/>
          </w:tcPr>
          <w:p w14:paraId="66C285F3" w14:textId="5A200B71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IT-08, IT-10, IT-12, IT-20, IT-15</w:t>
            </w:r>
          </w:p>
        </w:tc>
      </w:tr>
      <w:tr w:rsidR="002012DE" w:rsidRPr="002012DE" w14:paraId="12BAE082" w14:textId="77777777" w:rsidTr="002012DE">
        <w:tc>
          <w:tcPr>
            <w:tcW w:w="2391" w:type="dxa"/>
          </w:tcPr>
          <w:p w14:paraId="544A96EE" w14:textId="1A63D827" w:rsidR="002012DE" w:rsidRPr="00506302" w:rsidRDefault="002012DE" w:rsidP="002012DE">
            <w:pPr>
              <w:spacing w:after="4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4 </w:t>
            </w:r>
            <w:r w:rsidRPr="00953F39">
              <w:rPr>
                <w:b/>
                <w:i/>
                <w:color w:val="000000"/>
                <w:sz w:val="18"/>
              </w:rPr>
              <w:t>Incident-to-recovery</w:t>
            </w:r>
            <w:r w:rsidRPr="00506302">
              <w:rPr>
                <w:b/>
                <w:color w:val="000000"/>
                <w:sz w:val="18"/>
              </w:rPr>
              <w:t xml:space="preserve"> (operasi kawasan)</w:t>
            </w:r>
          </w:p>
        </w:tc>
        <w:tc>
          <w:tcPr>
            <w:tcW w:w="2391" w:type="dxa"/>
          </w:tcPr>
          <w:p w14:paraId="4C8CFCE8" w14:textId="03680B71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rFonts w:hint="eastAsia"/>
                <w:color w:val="000000"/>
                <w:sz w:val="18"/>
              </w:rPr>
              <w:t xml:space="preserve">Alarm SCADA/IoT &amp; video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korelasi insiden (IEOC)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peta &amp; aset terdampak (GIS)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8"/>
              </w:rPr>
              <w:t>dispatch &amp; e-permit</w:t>
            </w:r>
            <w:r w:rsidRPr="00506302">
              <w:rPr>
                <w:rFonts w:hint="eastAsia"/>
                <w:color w:val="000000"/>
                <w:sz w:val="18"/>
              </w:rPr>
              <w:t xml:space="preserve"> (</w:t>
            </w:r>
            <w:r w:rsidRPr="00953F39">
              <w:rPr>
                <w:rFonts w:hint="eastAsia"/>
                <w:i/>
                <w:color w:val="000000"/>
                <w:sz w:val="18"/>
              </w:rPr>
              <w:t>mobile</w:t>
            </w:r>
            <w:r w:rsidRPr="00506302">
              <w:rPr>
                <w:rFonts w:hint="eastAsia"/>
                <w:color w:val="000000"/>
                <w:sz w:val="18"/>
              </w:rPr>
              <w:t xml:space="preserve">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notifikasi </w:t>
            </w:r>
            <w:r w:rsidRPr="00953F39">
              <w:rPr>
                <w:rFonts w:hint="eastAsia"/>
                <w:i/>
                <w:color w:val="000000"/>
                <w:sz w:val="18"/>
              </w:rPr>
              <w:t>tenant</w:t>
            </w:r>
            <w:r w:rsidRPr="00506302">
              <w:rPr>
                <w:rFonts w:hint="eastAsia"/>
                <w:color w:val="000000"/>
                <w:sz w:val="18"/>
              </w:rPr>
              <w:t xml:space="preserve"> (portal)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laporan pasca-insiden</w:t>
            </w:r>
          </w:p>
        </w:tc>
        <w:tc>
          <w:tcPr>
            <w:tcW w:w="2391" w:type="dxa"/>
          </w:tcPr>
          <w:p w14:paraId="57CF1EF4" w14:textId="498B952A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953F39">
              <w:rPr>
                <w:rFonts w:hint="eastAsia"/>
                <w:i/>
                <w:color w:val="000000"/>
                <w:sz w:val="18"/>
              </w:rPr>
              <w:t>Event streaming</w:t>
            </w:r>
            <w:r w:rsidRPr="00506302">
              <w:rPr>
                <w:rFonts w:hint="eastAsia"/>
                <w:color w:val="000000"/>
                <w:sz w:val="18"/>
              </w:rPr>
              <w:t xml:space="preserve"> OT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>IEOC melalui zona DMZ OT; tidak ada koneksi langsung OT ke sistem korporat</w:t>
            </w:r>
          </w:p>
        </w:tc>
        <w:tc>
          <w:tcPr>
            <w:tcW w:w="2392" w:type="dxa"/>
          </w:tcPr>
          <w:p w14:paraId="3FE36C34" w14:textId="0AE63F0F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IT-16, IT-22, IT-17, IT-15, IT-20, IT-08</w:t>
            </w:r>
          </w:p>
        </w:tc>
      </w:tr>
      <w:tr w:rsidR="002012DE" w:rsidRPr="002012DE" w14:paraId="524E8D68" w14:textId="77777777" w:rsidTr="002012DE">
        <w:tc>
          <w:tcPr>
            <w:tcW w:w="2391" w:type="dxa"/>
          </w:tcPr>
          <w:p w14:paraId="264397FF" w14:textId="3E0DCAE9" w:rsidR="002012DE" w:rsidRPr="00506302" w:rsidRDefault="002012DE" w:rsidP="002012DE">
            <w:pPr>
              <w:spacing w:after="4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5 </w:t>
            </w:r>
            <w:r w:rsidRPr="00953F39">
              <w:rPr>
                <w:b/>
                <w:i/>
                <w:color w:val="000000"/>
                <w:sz w:val="18"/>
              </w:rPr>
              <w:t>Data-to-decision</w:t>
            </w:r>
          </w:p>
        </w:tc>
        <w:tc>
          <w:tcPr>
            <w:tcW w:w="2391" w:type="dxa"/>
          </w:tcPr>
          <w:p w14:paraId="0A2AD108" w14:textId="322E29C8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rFonts w:hint="eastAsia"/>
                <w:color w:val="000000"/>
                <w:sz w:val="18"/>
              </w:rPr>
              <w:t xml:space="preserve">Data transaksi seluruh sistem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data platform (</w:t>
            </w:r>
            <w:r w:rsidRPr="00953F39">
              <w:rPr>
                <w:rFonts w:hint="eastAsia"/>
                <w:i/>
                <w:color w:val="000000"/>
                <w:sz w:val="18"/>
              </w:rPr>
              <w:t>master data</w:t>
            </w:r>
            <w:r w:rsidRPr="00506302">
              <w:rPr>
                <w:rFonts w:hint="eastAsia"/>
                <w:color w:val="000000"/>
                <w:sz w:val="18"/>
              </w:rPr>
              <w:t xml:space="preserve"> &amp; kualitas) </w:t>
            </w:r>
            <w:r w:rsidRPr="00506302">
              <w:rPr>
                <w:rFonts w:hint="eastAsia"/>
                <w:color w:val="000000"/>
                <w:sz w:val="18"/>
              </w:rPr>
              <w:t>→</w:t>
            </w:r>
            <w:r w:rsidRPr="00506302">
              <w:rPr>
                <w:rFonts w:hint="eastAsia"/>
                <w:color w:val="000000"/>
                <w:sz w:val="18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8"/>
              </w:rPr>
              <w:t>dashboard</w:t>
            </w:r>
            <w:r w:rsidRPr="00506302">
              <w:rPr>
                <w:rFonts w:hint="eastAsia"/>
                <w:color w:val="000000"/>
                <w:sz w:val="18"/>
              </w:rPr>
              <w:t xml:space="preserve"> Direksi, MRV energi-emisi, model AI</w:t>
            </w:r>
          </w:p>
        </w:tc>
        <w:tc>
          <w:tcPr>
            <w:tcW w:w="2391" w:type="dxa"/>
          </w:tcPr>
          <w:p w14:paraId="27A1C6A5" w14:textId="3005AF08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Ekstraksi hanya melalui </w:t>
            </w:r>
            <w:r w:rsidRPr="00953F39">
              <w:rPr>
                <w:i/>
                <w:color w:val="000000"/>
                <w:sz w:val="18"/>
              </w:rPr>
              <w:t>integration platform</w:t>
            </w:r>
            <w:r w:rsidRPr="00506302">
              <w:rPr>
                <w:color w:val="000000"/>
                <w:sz w:val="18"/>
              </w:rPr>
              <w:t>/CDC; akses berbasis peran dari IAM</w:t>
            </w:r>
          </w:p>
        </w:tc>
        <w:tc>
          <w:tcPr>
            <w:tcW w:w="2392" w:type="dxa"/>
          </w:tcPr>
          <w:p w14:paraId="044E7E43" w14:textId="6518836C" w:rsidR="002012DE" w:rsidRPr="00506302" w:rsidRDefault="002012DE" w:rsidP="002012DE">
            <w:pPr>
              <w:spacing w:after="4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IT-13, IT-14, IT-18, IT-21, IT-23</w:t>
            </w:r>
          </w:p>
        </w:tc>
      </w:tr>
    </w:tbl>
    <w:p w14:paraId="4C3425C2" w14:textId="77777777" w:rsidR="002012DE" w:rsidRDefault="00612CBC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05ADA6C" w14:textId="7AA2A22A" w:rsidR="00612CBC" w:rsidRPr="002012DE" w:rsidRDefault="002012DE" w:rsidP="002012DE">
      <w:pPr>
        <w:spacing w:before="160" w:after="60"/>
        <w:rPr>
          <w:b/>
          <w:color w:val="1F4E78"/>
          <w:sz w:val="18"/>
        </w:rPr>
      </w:pPr>
      <w:r w:rsidRPr="002012DE">
        <w:rPr>
          <w:b/>
          <w:color w:val="1F4E78"/>
          <w:sz w:val="18"/>
        </w:rPr>
        <w:lastRenderedPageBreak/>
        <w:t>x</w:t>
      </w:r>
    </w:p>
    <w:p w14:paraId="68152180" w14:textId="6EE0DF51" w:rsidR="00612CBC" w:rsidRPr="006F7F48" w:rsidRDefault="00612CBC" w:rsidP="00612CBC">
      <w:pPr>
        <w:pStyle w:val="Heading1"/>
      </w:pPr>
      <w:bookmarkStart w:id="91" w:name="_Toc242450705"/>
      <w:r w:rsidRPr="006F7F48">
        <w:t xml:space="preserve">BAB 9 — </w:t>
      </w:r>
      <w:r w:rsidR="0036756A" w:rsidRPr="006F7F48">
        <w:t>STRATEGI DIGITAL DAN APLIKASI</w:t>
      </w:r>
      <w:bookmarkEnd w:id="91"/>
    </w:p>
    <w:p w14:paraId="59342559" w14:textId="466FD300" w:rsidR="00612CBC" w:rsidRPr="006F7F48" w:rsidRDefault="00612CBC" w:rsidP="00612CBC">
      <w:pPr>
        <w:pStyle w:val="Heading2"/>
      </w:pPr>
      <w:bookmarkStart w:id="92" w:name="_Toc242450706"/>
      <w:r w:rsidRPr="006F7F48">
        <w:t xml:space="preserve">9.1 </w:t>
      </w:r>
      <w:r w:rsidR="0036756A" w:rsidRPr="006F7F48">
        <w:t>Portofolio Aplikasi</w:t>
      </w:r>
      <w:bookmarkEnd w:id="92"/>
    </w:p>
    <w:p w14:paraId="633AC426" w14:textId="6083DF69" w:rsidR="00612CBC" w:rsidRPr="006F7F48" w:rsidRDefault="00612CB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Inventaris aplikasi belum tersedia [TBD]; portfolio di bawah adalah target per kapabilitas, dengan disposisi </w:t>
      </w:r>
      <w:r w:rsidRPr="00953F39">
        <w:rPr>
          <w:i/>
          <w:color w:val="000000"/>
        </w:rPr>
        <w:t>Keep</w:t>
      </w:r>
      <w:r w:rsidRPr="006F7F48">
        <w:rPr>
          <w:color w:val="000000"/>
        </w:rPr>
        <w:t xml:space="preserve"> / </w:t>
      </w:r>
      <w:r w:rsidRPr="00953F39">
        <w:rPr>
          <w:i/>
          <w:color w:val="000000"/>
        </w:rPr>
        <w:t>Invest</w:t>
      </w:r>
      <w:r w:rsidRPr="006F7F48">
        <w:rPr>
          <w:color w:val="000000"/>
        </w:rPr>
        <w:t xml:space="preserve"> / </w:t>
      </w:r>
      <w:r w:rsidRPr="00953F39">
        <w:rPr>
          <w:i/>
          <w:color w:val="000000"/>
        </w:rPr>
        <w:t>Modernize</w:t>
      </w:r>
      <w:r w:rsidRPr="006F7F48">
        <w:rPr>
          <w:color w:val="000000"/>
        </w:rPr>
        <w:t xml:space="preserve"> / </w:t>
      </w:r>
      <w:r w:rsidRPr="00953F39">
        <w:rPr>
          <w:i/>
          <w:color w:val="000000"/>
        </w:rPr>
        <w:t>Replace</w:t>
      </w:r>
      <w:r w:rsidRPr="006F7F48">
        <w:rPr>
          <w:color w:val="000000"/>
        </w:rPr>
        <w:t xml:space="preserve"> / </w:t>
      </w:r>
      <w:r w:rsidRPr="00953F39">
        <w:rPr>
          <w:i/>
          <w:color w:val="000000"/>
        </w:rPr>
        <w:t>Retire</w:t>
      </w:r>
      <w:r w:rsidRPr="006F7F48">
        <w:rPr>
          <w:color w:val="000000"/>
        </w:rPr>
        <w:t xml:space="preserve"> yang akan dikonfirmasi saat inventaris selesai (100 hari pertama).</w:t>
      </w:r>
    </w:p>
    <w:p w14:paraId="08965D18" w14:textId="77777777" w:rsidR="00612CBC" w:rsidRDefault="00612CBC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612CBC">
        <w:rPr>
          <w:b/>
          <w:color w:val="1F4E78"/>
          <w:sz w:val="18"/>
        </w:rPr>
        <w:t xml:space="preserve"> 9.1 — </w:t>
      </w:r>
      <w:r w:rsidRPr="00953F39">
        <w:rPr>
          <w:b/>
          <w:i/>
          <w:color w:val="1F4E78"/>
          <w:sz w:val="18"/>
        </w:rPr>
        <w:t>Application</w:t>
      </w:r>
      <w:r w:rsidRPr="00612CBC">
        <w:rPr>
          <w:b/>
          <w:color w:val="1F4E78"/>
          <w:sz w:val="18"/>
        </w:rPr>
        <w:t xml:space="preserve"> Portfolio </w:t>
      </w:r>
      <w:r w:rsidRPr="00953F39">
        <w:rPr>
          <w:b/>
          <w:i/>
          <w:color w:val="1F4E78"/>
          <w:sz w:val="18"/>
        </w:rPr>
        <w:t>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1915"/>
        <w:gridCol w:w="1900"/>
        <w:gridCol w:w="1913"/>
        <w:gridCol w:w="1873"/>
      </w:tblGrid>
      <w:tr w:rsidR="00612CBC" w:rsidRPr="00612CBC" w14:paraId="39049CB0" w14:textId="77777777" w:rsidTr="00612CBC">
        <w:trPr>
          <w:tblHeader/>
        </w:trPr>
        <w:tc>
          <w:tcPr>
            <w:tcW w:w="1981" w:type="dxa"/>
            <w:shd w:val="clear" w:color="17365D" w:fill="17365D"/>
          </w:tcPr>
          <w:p w14:paraId="53E60256" w14:textId="023B00B2" w:rsidR="00612CBC" w:rsidRPr="00506302" w:rsidRDefault="00612CBC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Kapabilitas</w:t>
            </w:r>
          </w:p>
        </w:tc>
        <w:tc>
          <w:tcPr>
            <w:tcW w:w="1981" w:type="dxa"/>
            <w:shd w:val="clear" w:color="17365D" w:fill="17365D"/>
          </w:tcPr>
          <w:p w14:paraId="39F47B81" w14:textId="2C964C96" w:rsidR="00612CBC" w:rsidRPr="00506302" w:rsidRDefault="00612CBC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Kondisi saat ini</w:t>
            </w:r>
          </w:p>
        </w:tc>
        <w:tc>
          <w:tcPr>
            <w:tcW w:w="1981" w:type="dxa"/>
            <w:shd w:val="clear" w:color="17365D" w:fill="17365D"/>
          </w:tcPr>
          <w:p w14:paraId="7332CAAB" w14:textId="1D04D882" w:rsidR="00612CBC" w:rsidRPr="00506302" w:rsidRDefault="00612CBC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Disposisi</w:t>
            </w:r>
          </w:p>
        </w:tc>
        <w:tc>
          <w:tcPr>
            <w:tcW w:w="1981" w:type="dxa"/>
            <w:shd w:val="clear" w:color="17365D" w:fill="17365D"/>
          </w:tcPr>
          <w:p w14:paraId="7E95F4E8" w14:textId="5DF2BEAE" w:rsidR="00612CBC" w:rsidRPr="00506302" w:rsidRDefault="00612CBC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1981" w:type="dxa"/>
            <w:shd w:val="clear" w:color="17365D" w:fill="17365D"/>
          </w:tcPr>
          <w:p w14:paraId="59E172F9" w14:textId="4489EFAE" w:rsidR="00612CBC" w:rsidRPr="00506302" w:rsidRDefault="00612CBC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Tahun</w:t>
            </w:r>
          </w:p>
        </w:tc>
      </w:tr>
      <w:tr w:rsidR="00612CBC" w:rsidRPr="00612CBC" w14:paraId="52689E3D" w14:textId="77777777" w:rsidTr="00612CBC">
        <w:tc>
          <w:tcPr>
            <w:tcW w:w="1981" w:type="dxa"/>
          </w:tcPr>
          <w:p w14:paraId="00FBEACD" w14:textId="7ABCB136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Akuntansi &amp; keuangan</w:t>
            </w:r>
          </w:p>
        </w:tc>
        <w:tc>
          <w:tcPr>
            <w:tcW w:w="1981" w:type="dxa"/>
          </w:tcPr>
          <w:p w14:paraId="5B6B6C4C" w14:textId="1F6B74F4" w:rsidR="00612CBC" w:rsidRPr="00506302" w:rsidRDefault="00BD6CF4" w:rsidP="00F345FF">
            <w:pPr>
              <w:spacing w:after="160"/>
              <w:rPr>
                <w:color w:val="000000"/>
                <w:sz w:val="18"/>
              </w:rPr>
            </w:pPr>
            <w:r w:rsidRPr="00BD6CF4">
              <w:rPr>
                <w:color w:val="000000"/>
                <w:sz w:val="18"/>
              </w:rPr>
              <w:t>SAP FI</w:t>
            </w:r>
            <w:r w:rsidR="00612CBC" w:rsidRPr="00506302">
              <w:rPr>
                <w:color w:val="000000"/>
                <w:sz w:val="18"/>
              </w:rPr>
              <w:t xml:space="preserve"> [</w:t>
            </w:r>
            <w:r w:rsidRPr="00BD6CF4">
              <w:rPr>
                <w:color w:val="000000"/>
                <w:sz w:val="18"/>
              </w:rPr>
              <w:t>F</w:t>
            </w:r>
            <w:r w:rsidR="00612CBC" w:rsidRPr="00506302">
              <w:rPr>
                <w:color w:val="000000"/>
                <w:sz w:val="18"/>
              </w:rPr>
              <w:t>]</w:t>
            </w:r>
          </w:p>
        </w:tc>
        <w:tc>
          <w:tcPr>
            <w:tcW w:w="1981" w:type="dxa"/>
            <w:shd w:val="clear" w:color="F8CBAD" w:fill="F8CBAD"/>
          </w:tcPr>
          <w:p w14:paraId="432697CC" w14:textId="4E0E09BB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Replace</w:t>
            </w:r>
          </w:p>
        </w:tc>
        <w:tc>
          <w:tcPr>
            <w:tcW w:w="1981" w:type="dxa"/>
          </w:tcPr>
          <w:p w14:paraId="3A9A3989" w14:textId="778DFFE0" w:rsidR="00612CBC" w:rsidRPr="00506302" w:rsidRDefault="00BD6CF4" w:rsidP="00F345FF">
            <w:pPr>
              <w:spacing w:after="160"/>
              <w:rPr>
                <w:color w:val="000000"/>
                <w:sz w:val="18"/>
              </w:rPr>
            </w:pPr>
            <w:r w:rsidRPr="00BD6CF4">
              <w:rPr>
                <w:color w:val="000000"/>
                <w:sz w:val="18"/>
              </w:rPr>
              <w:t>SAP FI</w:t>
            </w:r>
            <w:r w:rsidR="00612CBC" w:rsidRPr="00506302">
              <w:rPr>
                <w:color w:val="000000"/>
                <w:sz w:val="18"/>
              </w:rPr>
              <w:t xml:space="preserve"> (</w:t>
            </w:r>
            <w:r>
              <w:rPr>
                <w:color w:val="000000"/>
                <w:sz w:val="18"/>
              </w:rPr>
              <w:t>inti) + Odoo untuk pengadaan &amp; billing (</w:t>
            </w:r>
            <w:r w:rsidR="00612CBC" w:rsidRPr="00506302">
              <w:rPr>
                <w:color w:val="000000"/>
                <w:sz w:val="18"/>
              </w:rPr>
              <w:t>IT-11)</w:t>
            </w:r>
          </w:p>
        </w:tc>
        <w:tc>
          <w:tcPr>
            <w:tcW w:w="1981" w:type="dxa"/>
          </w:tcPr>
          <w:p w14:paraId="499E2119" w14:textId="656BC13F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2028</w:t>
            </w:r>
          </w:p>
        </w:tc>
      </w:tr>
      <w:tr w:rsidR="00612CBC" w:rsidRPr="00612CBC" w14:paraId="0374BD71" w14:textId="77777777" w:rsidTr="00612CBC">
        <w:tc>
          <w:tcPr>
            <w:tcW w:w="1981" w:type="dxa"/>
          </w:tcPr>
          <w:p w14:paraId="128B620E" w14:textId="71E18D90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SDM &amp; payroll</w:t>
            </w:r>
          </w:p>
        </w:tc>
        <w:tc>
          <w:tcPr>
            <w:tcW w:w="1981" w:type="dxa"/>
          </w:tcPr>
          <w:p w14:paraId="083D690A" w14:textId="6EEFBB48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</w:t>
            </w:r>
            <w:r w:rsidR="00BD6CF4" w:rsidRPr="00BD6CF4">
              <w:rPr>
                <w:color w:val="000000"/>
                <w:sz w:val="18"/>
              </w:rPr>
              <w:t>AP HC (payroll)</w:t>
            </w:r>
            <w:r w:rsidRPr="00506302">
              <w:rPr>
                <w:color w:val="000000"/>
                <w:sz w:val="18"/>
              </w:rPr>
              <w:t xml:space="preserve"> [</w:t>
            </w:r>
            <w:r w:rsidR="00BD6CF4" w:rsidRPr="00BD6CF4">
              <w:rPr>
                <w:color w:val="000000"/>
                <w:sz w:val="18"/>
              </w:rPr>
              <w:t>F</w:t>
            </w:r>
            <w:r w:rsidRPr="00506302">
              <w:rPr>
                <w:color w:val="000000"/>
                <w:sz w:val="18"/>
              </w:rPr>
              <w:t>]</w:t>
            </w:r>
          </w:p>
        </w:tc>
        <w:tc>
          <w:tcPr>
            <w:tcW w:w="1981" w:type="dxa"/>
            <w:shd w:val="clear" w:color="F8CBAD" w:fill="F8CBAD"/>
          </w:tcPr>
          <w:p w14:paraId="36F34FB8" w14:textId="381032C6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Replace</w:t>
            </w:r>
          </w:p>
        </w:tc>
        <w:tc>
          <w:tcPr>
            <w:tcW w:w="1981" w:type="dxa"/>
          </w:tcPr>
          <w:p w14:paraId="2F460A54" w14:textId="0967DAB1" w:rsidR="00612CBC" w:rsidRPr="00506302" w:rsidRDefault="00BD6CF4" w:rsidP="00F345FF">
            <w:pPr>
              <w:spacing w:after="160"/>
              <w:rPr>
                <w:color w:val="000000"/>
                <w:sz w:val="18"/>
              </w:rPr>
            </w:pPr>
            <w:r w:rsidRPr="00BD6CF4">
              <w:rPr>
                <w:color w:val="000000"/>
                <w:sz w:val="18"/>
              </w:rPr>
              <w:t>SAP HC (payroll)</w:t>
            </w:r>
            <w:r w:rsidR="00612CBC" w:rsidRPr="00506302">
              <w:rPr>
                <w:color w:val="000000"/>
                <w:sz w:val="18"/>
              </w:rPr>
              <w:t xml:space="preserve"> + </w:t>
            </w:r>
            <w:r w:rsidR="00612CBC" w:rsidRPr="00953F39">
              <w:rPr>
                <w:i/>
                <w:color w:val="000000"/>
                <w:sz w:val="18"/>
              </w:rPr>
              <w:t>talent pool</w:t>
            </w:r>
            <w:r w:rsidR="00612CBC" w:rsidRPr="00506302"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 xml:space="preserve">di Odoo </w:t>
            </w:r>
            <w:r w:rsidR="00612CBC" w:rsidRPr="00506302">
              <w:rPr>
                <w:color w:val="000000"/>
                <w:sz w:val="18"/>
              </w:rPr>
              <w:t>(IT-11)</w:t>
            </w:r>
          </w:p>
        </w:tc>
        <w:tc>
          <w:tcPr>
            <w:tcW w:w="1981" w:type="dxa"/>
          </w:tcPr>
          <w:p w14:paraId="2D07131B" w14:textId="0FE7F6A8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2028–29</w:t>
            </w:r>
          </w:p>
        </w:tc>
      </w:tr>
      <w:tr w:rsidR="00612CBC" w:rsidRPr="00612CBC" w14:paraId="694B8519" w14:textId="77777777" w:rsidTr="00612CBC">
        <w:tc>
          <w:tcPr>
            <w:tcW w:w="1981" w:type="dxa"/>
          </w:tcPr>
          <w:p w14:paraId="3094483B" w14:textId="50EE4A0C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Pemasaran &amp; investor</w:t>
            </w:r>
          </w:p>
        </w:tc>
        <w:tc>
          <w:tcPr>
            <w:tcW w:w="1981" w:type="dxa"/>
          </w:tcPr>
          <w:p w14:paraId="43A3D168" w14:textId="609B7EFB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Email</w:t>
            </w:r>
            <w:r w:rsidRPr="00506302">
              <w:rPr>
                <w:color w:val="000000"/>
                <w:sz w:val="18"/>
              </w:rPr>
              <w:t>, spreadsheet [H]</w:t>
            </w:r>
          </w:p>
        </w:tc>
        <w:tc>
          <w:tcPr>
            <w:tcW w:w="1981" w:type="dxa"/>
            <w:shd w:val="clear" w:color="A9D08E" w:fill="A9D08E"/>
          </w:tcPr>
          <w:p w14:paraId="7EA551AD" w14:textId="48634E1B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Invest</w:t>
            </w:r>
          </w:p>
        </w:tc>
        <w:tc>
          <w:tcPr>
            <w:tcW w:w="1981" w:type="dxa"/>
          </w:tcPr>
          <w:p w14:paraId="273B6451" w14:textId="24B8435E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KEK + CRM (IT-07, IT-10)</w:t>
            </w:r>
          </w:p>
        </w:tc>
        <w:tc>
          <w:tcPr>
            <w:tcW w:w="1981" w:type="dxa"/>
          </w:tcPr>
          <w:p w14:paraId="2C8444AE" w14:textId="4BFD33A8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2026–27</w:t>
            </w:r>
          </w:p>
        </w:tc>
      </w:tr>
      <w:tr w:rsidR="00612CBC" w:rsidRPr="00612CBC" w14:paraId="199558E8" w14:textId="77777777" w:rsidTr="00612CBC">
        <w:tc>
          <w:tcPr>
            <w:tcW w:w="1981" w:type="dxa"/>
          </w:tcPr>
          <w:p w14:paraId="113E11A3" w14:textId="4BB38AF3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Layanan </w:t>
            </w:r>
            <w:r w:rsidRPr="00953F39">
              <w:rPr>
                <w:b/>
                <w:i/>
                <w:color w:val="000000"/>
                <w:sz w:val="18"/>
              </w:rPr>
              <w:t>tenant</w:t>
            </w:r>
          </w:p>
        </w:tc>
        <w:tc>
          <w:tcPr>
            <w:tcW w:w="1981" w:type="dxa"/>
          </w:tcPr>
          <w:p w14:paraId="15374FDE" w14:textId="41E65ABA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Manual [H]</w:t>
            </w:r>
          </w:p>
        </w:tc>
        <w:tc>
          <w:tcPr>
            <w:tcW w:w="1981" w:type="dxa"/>
            <w:shd w:val="clear" w:color="A9D08E" w:fill="A9D08E"/>
          </w:tcPr>
          <w:p w14:paraId="05FFAD3A" w14:textId="3D33723A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Invest</w:t>
            </w:r>
          </w:p>
        </w:tc>
        <w:tc>
          <w:tcPr>
            <w:tcW w:w="1981" w:type="dxa"/>
          </w:tcPr>
          <w:p w14:paraId="3CA538AD" w14:textId="79B2010B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Tenant portal</w:t>
            </w:r>
            <w:r w:rsidRPr="00506302">
              <w:rPr>
                <w:color w:val="000000"/>
                <w:sz w:val="18"/>
              </w:rPr>
              <w:t xml:space="preserve"> (IT-08)</w:t>
            </w:r>
          </w:p>
        </w:tc>
        <w:tc>
          <w:tcPr>
            <w:tcW w:w="1981" w:type="dxa"/>
          </w:tcPr>
          <w:p w14:paraId="297C1DF0" w14:textId="0A0DD710" w:rsidR="00612CBC" w:rsidRPr="00506302" w:rsidRDefault="005A0D07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2026–27</w:t>
            </w:r>
          </w:p>
        </w:tc>
      </w:tr>
      <w:tr w:rsidR="00612CBC" w:rsidRPr="00612CBC" w14:paraId="27FA409D" w14:textId="77777777" w:rsidTr="00612CBC">
        <w:tc>
          <w:tcPr>
            <w:tcW w:w="1981" w:type="dxa"/>
          </w:tcPr>
          <w:p w14:paraId="11807228" w14:textId="53C3DF1A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Billing</w:t>
            </w:r>
            <w:r w:rsidRPr="00506302">
              <w:rPr>
                <w:b/>
                <w:color w:val="000000"/>
                <w:sz w:val="18"/>
              </w:rPr>
              <w:t xml:space="preserve"> utilitas</w:t>
            </w:r>
          </w:p>
        </w:tc>
        <w:tc>
          <w:tcPr>
            <w:tcW w:w="1981" w:type="dxa"/>
          </w:tcPr>
          <w:p w14:paraId="07A83304" w14:textId="1C52CD00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Spreadsheet + aplikasi lokal [H]</w:t>
            </w:r>
          </w:p>
        </w:tc>
        <w:tc>
          <w:tcPr>
            <w:tcW w:w="1981" w:type="dxa"/>
            <w:shd w:val="clear" w:color="F8CBAD" w:fill="F8CBAD"/>
          </w:tcPr>
          <w:p w14:paraId="5AB9C2B2" w14:textId="2F8F49B3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Replace</w:t>
            </w:r>
          </w:p>
        </w:tc>
        <w:tc>
          <w:tcPr>
            <w:tcW w:w="1981" w:type="dxa"/>
          </w:tcPr>
          <w:p w14:paraId="236F00E1" w14:textId="270B238F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Meter-to-cash</w:t>
            </w:r>
            <w:r w:rsidRPr="00506302">
              <w:rPr>
                <w:color w:val="000000"/>
                <w:sz w:val="18"/>
              </w:rPr>
              <w:t xml:space="preserve"> (IT-09)</w:t>
            </w:r>
          </w:p>
        </w:tc>
        <w:tc>
          <w:tcPr>
            <w:tcW w:w="1981" w:type="dxa"/>
          </w:tcPr>
          <w:p w14:paraId="748185E3" w14:textId="715FDC05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2027–28</w:t>
            </w:r>
          </w:p>
        </w:tc>
      </w:tr>
      <w:tr w:rsidR="00612CBC" w:rsidRPr="00612CBC" w14:paraId="24F06A8B" w14:textId="77777777" w:rsidTr="00612CBC">
        <w:tc>
          <w:tcPr>
            <w:tcW w:w="1981" w:type="dxa"/>
          </w:tcPr>
          <w:p w14:paraId="468D9722" w14:textId="05889911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Data lahan &amp; aset</w:t>
            </w:r>
          </w:p>
        </w:tc>
        <w:tc>
          <w:tcPr>
            <w:tcW w:w="1981" w:type="dxa"/>
          </w:tcPr>
          <w:p w14:paraId="40EBD3DC" w14:textId="6464CE35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CAD/file terpisah [H]</w:t>
            </w:r>
          </w:p>
        </w:tc>
        <w:tc>
          <w:tcPr>
            <w:tcW w:w="1981" w:type="dxa"/>
            <w:shd w:val="clear" w:color="A9D08E" w:fill="A9D08E"/>
          </w:tcPr>
          <w:p w14:paraId="322B76F7" w14:textId="0A47A777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Invest</w:t>
            </w:r>
          </w:p>
        </w:tc>
        <w:tc>
          <w:tcPr>
            <w:tcW w:w="1981" w:type="dxa"/>
          </w:tcPr>
          <w:p w14:paraId="487FA59E" w14:textId="79F03C65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GIS &amp; </w:t>
            </w:r>
            <w:r w:rsidRPr="00953F39">
              <w:rPr>
                <w:i/>
                <w:color w:val="000000"/>
                <w:sz w:val="18"/>
              </w:rPr>
              <w:t>asset registry</w:t>
            </w:r>
            <w:r w:rsidRPr="00506302">
              <w:rPr>
                <w:color w:val="000000"/>
                <w:sz w:val="18"/>
              </w:rPr>
              <w:t xml:space="preserve"> (IT-15)</w:t>
            </w:r>
          </w:p>
        </w:tc>
        <w:tc>
          <w:tcPr>
            <w:tcW w:w="1981" w:type="dxa"/>
          </w:tcPr>
          <w:p w14:paraId="6401679A" w14:textId="1049E96D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2027–28</w:t>
            </w:r>
          </w:p>
        </w:tc>
      </w:tr>
      <w:tr w:rsidR="00612CBC" w:rsidRPr="00612CBC" w14:paraId="4E11E88E" w14:textId="77777777" w:rsidTr="00612CBC">
        <w:tc>
          <w:tcPr>
            <w:tcW w:w="1981" w:type="dxa"/>
          </w:tcPr>
          <w:p w14:paraId="36342A0B" w14:textId="7E8CC24D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Dokumen &amp; persuratan</w:t>
            </w:r>
          </w:p>
        </w:tc>
        <w:tc>
          <w:tcPr>
            <w:tcW w:w="1981" w:type="dxa"/>
          </w:tcPr>
          <w:p w14:paraId="0A3DAFC8" w14:textId="7906FDA7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File </w:t>
            </w:r>
            <w:r w:rsidRPr="00953F39">
              <w:rPr>
                <w:i/>
                <w:color w:val="000000"/>
                <w:sz w:val="18"/>
              </w:rPr>
              <w:t>share</w:t>
            </w:r>
            <w:r w:rsidRPr="00506302">
              <w:rPr>
                <w:color w:val="000000"/>
                <w:sz w:val="18"/>
              </w:rPr>
              <w:t>/kertas [H]</w:t>
            </w:r>
          </w:p>
        </w:tc>
        <w:tc>
          <w:tcPr>
            <w:tcW w:w="1981" w:type="dxa"/>
            <w:shd w:val="clear" w:color="A9D08E" w:fill="A9D08E"/>
          </w:tcPr>
          <w:p w14:paraId="7B8D3F94" w14:textId="1C3DEF46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Invest</w:t>
            </w:r>
          </w:p>
        </w:tc>
        <w:tc>
          <w:tcPr>
            <w:tcW w:w="1981" w:type="dxa"/>
          </w:tcPr>
          <w:p w14:paraId="74CD0C3F" w14:textId="0F1110CC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DMS &amp; </w:t>
            </w:r>
            <w:r w:rsidRPr="00953F39">
              <w:rPr>
                <w:i/>
                <w:color w:val="000000"/>
                <w:sz w:val="18"/>
              </w:rPr>
              <w:t>workflow</w:t>
            </w:r>
            <w:r w:rsidRPr="00506302">
              <w:rPr>
                <w:color w:val="000000"/>
                <w:sz w:val="18"/>
              </w:rPr>
              <w:t xml:space="preserve"> (IT-12)</w:t>
            </w:r>
          </w:p>
        </w:tc>
        <w:tc>
          <w:tcPr>
            <w:tcW w:w="1981" w:type="dxa"/>
          </w:tcPr>
          <w:p w14:paraId="795BB3E9" w14:textId="1CBE16B6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2027–28</w:t>
            </w:r>
          </w:p>
        </w:tc>
      </w:tr>
      <w:tr w:rsidR="00612CBC" w:rsidRPr="00612CBC" w14:paraId="1C2A2631" w14:textId="77777777" w:rsidTr="00612CBC">
        <w:tc>
          <w:tcPr>
            <w:tcW w:w="1981" w:type="dxa"/>
          </w:tcPr>
          <w:p w14:paraId="2013739E" w14:textId="437A0B39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Monitoring</w:t>
            </w:r>
            <w:r w:rsidRPr="00506302">
              <w:rPr>
                <w:b/>
                <w:color w:val="000000"/>
                <w:sz w:val="18"/>
              </w:rPr>
              <w:t xml:space="preserve"> utilitas</w:t>
            </w:r>
          </w:p>
        </w:tc>
        <w:tc>
          <w:tcPr>
            <w:tcW w:w="1981" w:type="dxa"/>
          </w:tcPr>
          <w:p w14:paraId="25473AAF" w14:textId="3C0D7202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SCADA mitra terisolasi [H]</w:t>
            </w:r>
          </w:p>
        </w:tc>
        <w:tc>
          <w:tcPr>
            <w:tcW w:w="1981" w:type="dxa"/>
            <w:shd w:val="clear" w:color="FFE699" w:fill="FFE699"/>
          </w:tcPr>
          <w:p w14:paraId="38A30D96" w14:textId="6ADB8A92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Modernize</w:t>
            </w:r>
          </w:p>
        </w:tc>
        <w:tc>
          <w:tcPr>
            <w:tcW w:w="1981" w:type="dxa"/>
          </w:tcPr>
          <w:p w14:paraId="624D0E4E" w14:textId="035FE6B3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IoT platform + IEOC (IT-16, IT-17)</w:t>
            </w:r>
          </w:p>
        </w:tc>
        <w:tc>
          <w:tcPr>
            <w:tcW w:w="1981" w:type="dxa"/>
          </w:tcPr>
          <w:p w14:paraId="412AA5DF" w14:textId="11220479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2028–30</w:t>
            </w:r>
          </w:p>
        </w:tc>
      </w:tr>
      <w:tr w:rsidR="00612CBC" w:rsidRPr="00612CBC" w14:paraId="6E048A40" w14:textId="77777777" w:rsidTr="00612CBC">
        <w:tc>
          <w:tcPr>
            <w:tcW w:w="1981" w:type="dxa"/>
          </w:tcPr>
          <w:p w14:paraId="1807F8E6" w14:textId="61124636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Email</w:t>
            </w:r>
            <w:r w:rsidRPr="00506302">
              <w:rPr>
                <w:b/>
                <w:color w:val="000000"/>
                <w:sz w:val="18"/>
              </w:rPr>
              <w:t xml:space="preserve"> &amp; kolaborasi</w:t>
            </w:r>
          </w:p>
        </w:tc>
        <w:tc>
          <w:tcPr>
            <w:tcW w:w="1981" w:type="dxa"/>
          </w:tcPr>
          <w:p w14:paraId="04E453E5" w14:textId="151C5E8F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Layanan eksisting [H]</w:t>
            </w:r>
          </w:p>
        </w:tc>
        <w:tc>
          <w:tcPr>
            <w:tcW w:w="1981" w:type="dxa"/>
            <w:shd w:val="clear" w:color="DDEBF7" w:fill="DDEBF7"/>
          </w:tcPr>
          <w:p w14:paraId="46731E7B" w14:textId="7C645EB9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Keep</w:t>
            </w:r>
          </w:p>
        </w:tc>
        <w:tc>
          <w:tcPr>
            <w:tcW w:w="1981" w:type="dxa"/>
          </w:tcPr>
          <w:p w14:paraId="4965278E" w14:textId="3192EA0D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Standarisasi &amp; keamanan</w:t>
            </w:r>
          </w:p>
        </w:tc>
        <w:tc>
          <w:tcPr>
            <w:tcW w:w="1981" w:type="dxa"/>
          </w:tcPr>
          <w:p w14:paraId="48AB4861" w14:textId="6C29BE86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2027</w:t>
            </w:r>
          </w:p>
        </w:tc>
      </w:tr>
      <w:tr w:rsidR="00612CBC" w:rsidRPr="00612CBC" w14:paraId="096852BE" w14:textId="77777777" w:rsidTr="00612CBC">
        <w:tc>
          <w:tcPr>
            <w:tcW w:w="1981" w:type="dxa"/>
          </w:tcPr>
          <w:p w14:paraId="3F38B15C" w14:textId="187F17AA" w:rsidR="00612CBC" w:rsidRPr="00506302" w:rsidRDefault="00612CB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Aplikasi duplikatif/</w:t>
            </w:r>
            <w:r w:rsidRPr="00953F39">
              <w:rPr>
                <w:b/>
                <w:i/>
                <w:color w:val="000000"/>
                <w:sz w:val="18"/>
              </w:rPr>
              <w:t>obsolete</w:t>
            </w:r>
          </w:p>
        </w:tc>
        <w:tc>
          <w:tcPr>
            <w:tcW w:w="1981" w:type="dxa"/>
          </w:tcPr>
          <w:p w14:paraId="7CF8F6DA" w14:textId="5EBB8755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[TBD]</w:t>
            </w:r>
          </w:p>
        </w:tc>
        <w:tc>
          <w:tcPr>
            <w:tcW w:w="1981" w:type="dxa"/>
            <w:shd w:val="clear" w:color="D9D9D9" w:fill="D9D9D9"/>
          </w:tcPr>
          <w:p w14:paraId="762300A1" w14:textId="5B43B905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Retire</w:t>
            </w:r>
          </w:p>
        </w:tc>
        <w:tc>
          <w:tcPr>
            <w:tcW w:w="1981" w:type="dxa"/>
          </w:tcPr>
          <w:p w14:paraId="37DC0EDC" w14:textId="501DD94B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Konsolidasi</w:t>
            </w:r>
          </w:p>
        </w:tc>
        <w:tc>
          <w:tcPr>
            <w:tcW w:w="1981" w:type="dxa"/>
          </w:tcPr>
          <w:p w14:paraId="1032D6D5" w14:textId="24260257" w:rsidR="00612CBC" w:rsidRPr="00506302" w:rsidRDefault="00612CB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2027–29</w:t>
            </w:r>
          </w:p>
        </w:tc>
      </w:tr>
    </w:tbl>
    <w:p w14:paraId="390201AD" w14:textId="01AFAE77" w:rsidR="00612CBC" w:rsidRPr="006F7F48" w:rsidRDefault="00612CBC" w:rsidP="00612CBC">
      <w:pPr>
        <w:pStyle w:val="Heading2"/>
      </w:pPr>
      <w:bookmarkStart w:id="93" w:name="_Toc242450707"/>
      <w:r w:rsidRPr="006F7F48">
        <w:t xml:space="preserve">9.2 </w:t>
      </w:r>
      <w:r w:rsidR="0036756A" w:rsidRPr="006F7F48">
        <w:t>Rasionalisasi Aplikasi</w:t>
      </w:r>
      <w:bookmarkEnd w:id="93"/>
    </w:p>
    <w:p w14:paraId="396F4C96" w14:textId="2B16F360" w:rsidR="00612CBC" w:rsidRPr="006F7F48" w:rsidRDefault="00612CBC" w:rsidP="00640BA1">
      <w:pPr>
        <w:jc w:val="both"/>
        <w:rPr>
          <w:color w:val="000000"/>
        </w:rPr>
      </w:pPr>
      <w:r w:rsidRPr="006F7F48">
        <w:rPr>
          <w:rFonts w:hint="eastAsia"/>
          <w:color w:val="000000"/>
        </w:rPr>
        <w:t>Setiap aplikasi dinilai pada dua sumbu</w:t>
      </w:r>
      <w:r w:rsidRPr="006F7F48">
        <w:rPr>
          <w:rFonts w:hint="eastAsia"/>
          <w:color w:val="000000"/>
        </w:rPr>
        <w:t>—</w:t>
      </w:r>
      <w:r w:rsidRPr="00953F39">
        <w:rPr>
          <w:rFonts w:hint="eastAsia"/>
          <w:i/>
          <w:color w:val="000000"/>
        </w:rPr>
        <w:t>business value</w:t>
      </w:r>
      <w:r w:rsidRPr="006F7F48">
        <w:rPr>
          <w:rFonts w:hint="eastAsia"/>
          <w:color w:val="000000"/>
        </w:rPr>
        <w:t xml:space="preserve"> dan </w:t>
      </w:r>
      <w:r w:rsidRPr="00953F39">
        <w:rPr>
          <w:rFonts w:hint="eastAsia"/>
          <w:i/>
          <w:color w:val="000000"/>
        </w:rPr>
        <w:t>technical fitness</w:t>
      </w:r>
      <w:r w:rsidRPr="006F7F48">
        <w:rPr>
          <w:rFonts w:hint="eastAsia"/>
          <w:color w:val="000000"/>
        </w:rPr>
        <w:t xml:space="preserve">. Rendah-rendah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Retire</w:t>
      </w:r>
      <w:r w:rsidRPr="006F7F48">
        <w:rPr>
          <w:rFonts w:hint="eastAsia"/>
          <w:color w:val="000000"/>
        </w:rPr>
        <w:t>; nilai tinggi-</w:t>
      </w:r>
      <w:r w:rsidRPr="00953F39">
        <w:rPr>
          <w:rFonts w:hint="eastAsia"/>
          <w:i/>
          <w:color w:val="000000"/>
        </w:rPr>
        <w:t>fitness</w:t>
      </w:r>
      <w:r w:rsidRPr="006F7F48">
        <w:rPr>
          <w:rFonts w:hint="eastAsia"/>
          <w:color w:val="000000"/>
        </w:rPr>
        <w:t xml:space="preserve"> rendah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Modernize/Replace</w:t>
      </w:r>
      <w:r w:rsidRPr="006F7F48">
        <w:rPr>
          <w:rFonts w:hint="eastAsia"/>
          <w:color w:val="000000"/>
        </w:rPr>
        <w:t>; nilai tinggi-</w:t>
      </w:r>
      <w:r w:rsidRPr="00953F39">
        <w:rPr>
          <w:rFonts w:hint="eastAsia"/>
          <w:i/>
          <w:color w:val="000000"/>
        </w:rPr>
        <w:t>fitness</w:t>
      </w:r>
      <w:r w:rsidRPr="006F7F48">
        <w:rPr>
          <w:rFonts w:hint="eastAsia"/>
          <w:color w:val="000000"/>
        </w:rPr>
        <w:t xml:space="preserve"> tinggi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Invest</w:t>
      </w:r>
      <w:r w:rsidRPr="006F7F48">
        <w:rPr>
          <w:rFonts w:hint="eastAsia"/>
          <w:color w:val="000000"/>
        </w:rPr>
        <w:t>; nilai rendah-</w:t>
      </w:r>
      <w:r w:rsidRPr="00953F39">
        <w:rPr>
          <w:rFonts w:hint="eastAsia"/>
          <w:i/>
          <w:color w:val="000000"/>
        </w:rPr>
        <w:t>fitness</w:t>
      </w:r>
      <w:r w:rsidRPr="006F7F48">
        <w:rPr>
          <w:rFonts w:hint="eastAsia"/>
          <w:color w:val="000000"/>
        </w:rPr>
        <w:t xml:space="preserve"> tinggi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Keep</w:t>
      </w:r>
      <w:r w:rsidRPr="006F7F48">
        <w:rPr>
          <w:rFonts w:hint="eastAsia"/>
          <w:color w:val="000000"/>
        </w:rPr>
        <w:t xml:space="preserve"> (tanpa investasi baru). Target: </w:t>
      </w:r>
      <w:r w:rsidRPr="006F7F48">
        <w:rPr>
          <w:color w:val="000000"/>
        </w:rPr>
        <w:t xml:space="preserve">jumlah aplikasi turun dan ≥80% integrasi melalui platform [REC, </w:t>
      </w:r>
      <w:r w:rsidRPr="00953F39">
        <w:rPr>
          <w:i/>
          <w:color w:val="000000"/>
        </w:rPr>
        <w:t>baseline</w:t>
      </w:r>
      <w:r w:rsidRPr="006F7F48">
        <w:rPr>
          <w:color w:val="000000"/>
        </w:rPr>
        <w:t xml:space="preserve"> TBD].</w:t>
      </w:r>
    </w:p>
    <w:p w14:paraId="0E44C47D" w14:textId="154BC27D" w:rsidR="00612CBC" w:rsidRPr="006F7F48" w:rsidRDefault="00612CBC" w:rsidP="00612CBC">
      <w:pPr>
        <w:pStyle w:val="Heading2"/>
      </w:pPr>
      <w:bookmarkStart w:id="94" w:name="_Toc242450708"/>
      <w:r w:rsidRPr="006F7F48">
        <w:t xml:space="preserve">9.3 </w:t>
      </w:r>
      <w:r w:rsidR="0036756A" w:rsidRPr="006F7F48">
        <w:t>Sistem Inti Perusahaan</w:t>
      </w:r>
      <w:bookmarkEnd w:id="94"/>
    </w:p>
    <w:p w14:paraId="401D8F0C" w14:textId="56F86A7E" w:rsidR="00612CBC" w:rsidRPr="006F7F48" w:rsidRDefault="00514C21" w:rsidP="00640BA1">
      <w:pPr>
        <w:jc w:val="both"/>
        <w:rPr>
          <w:color w:val="000000"/>
        </w:rPr>
      </w:pPr>
      <w:r w:rsidRPr="00514C21">
        <w:rPr>
          <w:color w:val="000000"/>
        </w:rPr>
        <w:t xml:space="preserve">Sistem inti menerapkan model two-tier. SAP FI dan HC (payroll) yang sudah berjalan dipertahankan sebagai system of record keuangan dan penggajian, tanpa pengembangan modul SAP baru [F]. Odoo menjadi platform operasional untuk proses yang belum tercakup SAP: pengadaan, kontrak dan billing berulang tenant, aset tetap operasional, maintenance, serta rekrutmen dan talent pool; modul CRM, helpdesk dan dokumen Odoo dievaluasi terhadap opsi terpisah di 9.4 dan 9.9. Transaksi Odoo diposting ke SAP FI (piutang, GL, aset) melalui integration platform (IT-13). Konfigurasi standar diutamakan pada kedua platform. Kepemilikan lisensi SAP, kebijakan standar </w:t>
      </w:r>
      <w:r w:rsidRPr="00514C21">
        <w:rPr>
          <w:color w:val="000000"/>
        </w:rPr>
        <w:lastRenderedPageBreak/>
        <w:t>platform grup PTPN, edisi dan hosting Odoo (kepatuhan lokasi data), lokalisasi Indonesia, serta kapasitas partner implementasi dikonfirmasi lebih dulu</w:t>
      </w:r>
      <w:r w:rsidR="00612CBC" w:rsidRPr="006F7F48">
        <w:rPr>
          <w:color w:val="000000"/>
        </w:rPr>
        <w:t xml:space="preserve"> [TBD].</w:t>
      </w:r>
    </w:p>
    <w:p w14:paraId="46763A90" w14:textId="31BA0D82" w:rsidR="00612CBC" w:rsidRPr="006F7F48" w:rsidRDefault="00612CBC" w:rsidP="00612CBC">
      <w:pPr>
        <w:pStyle w:val="Heading2"/>
      </w:pPr>
      <w:bookmarkStart w:id="95" w:name="_Toc242450709"/>
      <w:r w:rsidRPr="006F7F48">
        <w:t xml:space="preserve">9.4 </w:t>
      </w:r>
      <w:r w:rsidR="0036756A" w:rsidRPr="006F7F48">
        <w:t xml:space="preserve">Platform Layanan </w:t>
      </w:r>
      <w:r w:rsidR="0036756A" w:rsidRPr="00953F39">
        <w:rPr>
          <w:i/>
        </w:rPr>
        <w:t>Tenant</w:t>
      </w:r>
      <w:bookmarkEnd w:id="95"/>
    </w:p>
    <w:p w14:paraId="1CD9C5A6" w14:textId="42229E95" w:rsidR="00612CBC" w:rsidRPr="006F7F48" w:rsidRDefault="00612CBC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Business need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Kepuasan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≥81% </w:t>
      </w:r>
      <w:r w:rsidR="00BC0EC6" w:rsidRPr="006F7F48">
        <w:rPr>
          <w:color w:val="000000"/>
        </w:rPr>
        <w:t>[F, RJPP hlm. 83]</w:t>
      </w:r>
      <w:r w:rsidRPr="006F7F48">
        <w:rPr>
          <w:color w:val="000000"/>
        </w:rPr>
        <w:t xml:space="preserve"> dan percepatan </w:t>
      </w:r>
      <w:r w:rsidRPr="00953F39">
        <w:rPr>
          <w:i/>
          <w:color w:val="000000"/>
        </w:rPr>
        <w:t>time-to-operate</w:t>
      </w:r>
      <w:r w:rsidRPr="006F7F48">
        <w:rPr>
          <w:color w:val="000000"/>
        </w:rPr>
        <w:t>. **</w:t>
      </w:r>
      <w:proofErr w:type="gramStart"/>
      <w:r w:rsidRPr="00953F39">
        <w:rPr>
          <w:i/>
          <w:color w:val="000000"/>
        </w:rPr>
        <w:t>Capability</w:t>
      </w:r>
      <w:r w:rsidRPr="006F7F48">
        <w:rPr>
          <w:color w:val="000000"/>
        </w:rPr>
        <w:t>.*</w:t>
      </w:r>
      <w:proofErr w:type="gramEnd"/>
      <w:r w:rsidRPr="006F7F48">
        <w:rPr>
          <w:color w:val="000000"/>
        </w:rPr>
        <w:t xml:space="preserve">* </w:t>
      </w:r>
      <w:r w:rsidRPr="00953F39">
        <w:rPr>
          <w:i/>
          <w:color w:val="000000"/>
        </w:rPr>
        <w:t>Self-service request</w:t>
      </w:r>
      <w:r w:rsidRPr="006F7F48">
        <w:rPr>
          <w:color w:val="000000"/>
        </w:rPr>
        <w:t>, perizinan KEK, tagihan &amp; pembayaran, status layanan, dokumen. **</w:t>
      </w:r>
      <w:r w:rsidRPr="00953F39">
        <w:rPr>
          <w:i/>
          <w:color w:val="000000"/>
        </w:rPr>
        <w:t xml:space="preserve">Technology </w:t>
      </w:r>
      <w:proofErr w:type="gramStart"/>
      <w:r w:rsidRPr="00953F39">
        <w:rPr>
          <w:i/>
          <w:color w:val="000000"/>
        </w:rPr>
        <w:t>response</w:t>
      </w:r>
      <w:r w:rsidRPr="006F7F48">
        <w:rPr>
          <w:color w:val="000000"/>
        </w:rPr>
        <w:t>.*</w:t>
      </w:r>
      <w:proofErr w:type="gramEnd"/>
      <w:r w:rsidRPr="006F7F48">
        <w:rPr>
          <w:color w:val="000000"/>
        </w:rPr>
        <w:t xml:space="preserve">* </w:t>
      </w:r>
      <w:r w:rsidRPr="00953F39">
        <w:rPr>
          <w:i/>
          <w:color w:val="000000"/>
        </w:rPr>
        <w:t>Portal tenant</w:t>
      </w:r>
      <w:r w:rsidRPr="006F7F48">
        <w:rPr>
          <w:color w:val="000000"/>
        </w:rPr>
        <w:t xml:space="preserve"> di atas </w:t>
      </w:r>
      <w:r w:rsidRPr="00953F39">
        <w:rPr>
          <w:i/>
          <w:color w:val="000000"/>
        </w:rPr>
        <w:t xml:space="preserve">platform </w:t>
      </w:r>
      <w:proofErr w:type="gramStart"/>
      <w:r w:rsidRPr="00953F39">
        <w:rPr>
          <w:i/>
          <w:color w:val="000000"/>
        </w:rPr>
        <w:t>low-code</w:t>
      </w:r>
      <w:proofErr w:type="gramEnd"/>
      <w:r w:rsidRPr="006F7F48">
        <w:rPr>
          <w:color w:val="000000"/>
        </w:rPr>
        <w:t xml:space="preserve">/CRM dengan integrasi ke </w:t>
      </w:r>
      <w:r w:rsidRPr="00953F39">
        <w:rPr>
          <w:i/>
          <w:color w:val="000000"/>
        </w:rPr>
        <w:t>billing</w:t>
      </w:r>
      <w:r w:rsidRPr="006F7F48">
        <w:rPr>
          <w:color w:val="000000"/>
        </w:rPr>
        <w:t>, GIS dan DMS. **</w:t>
      </w:r>
      <w:proofErr w:type="gramStart"/>
      <w:r w:rsidRPr="00953F39">
        <w:rPr>
          <w:i/>
          <w:color w:val="000000"/>
        </w:rPr>
        <w:t>Outcome</w:t>
      </w:r>
      <w:r w:rsidRPr="006F7F48">
        <w:rPr>
          <w:color w:val="000000"/>
        </w:rPr>
        <w:t>.*</w:t>
      </w:r>
      <w:proofErr w:type="gramEnd"/>
      <w:r w:rsidRPr="006F7F48">
        <w:rPr>
          <w:color w:val="000000"/>
        </w:rPr>
        <w:t>* Layanan dapat dilacak dan SLA terbukti.</w:t>
      </w:r>
    </w:p>
    <w:p w14:paraId="5FF08AB0" w14:textId="0848DC86" w:rsidR="00612CBC" w:rsidRPr="006F7F48" w:rsidRDefault="00612CBC" w:rsidP="00612CBC">
      <w:pPr>
        <w:pStyle w:val="Heading2"/>
      </w:pPr>
      <w:bookmarkStart w:id="96" w:name="_Toc242450710"/>
      <w:r w:rsidRPr="006F7F48">
        <w:t xml:space="preserve">9.5 </w:t>
      </w:r>
      <w:r w:rsidR="0036756A" w:rsidRPr="006F7F48">
        <w:t xml:space="preserve">Integrasi </w:t>
      </w:r>
      <w:r w:rsidR="0036756A" w:rsidRPr="00953F39">
        <w:rPr>
          <w:i/>
        </w:rPr>
        <w:t>Enterprise</w:t>
      </w:r>
      <w:bookmarkEnd w:id="96"/>
    </w:p>
    <w:p w14:paraId="0D78ED80" w14:textId="733C1054" w:rsidR="00612CBC" w:rsidRPr="006F7F48" w:rsidRDefault="00612CBC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Integration platform</w:t>
      </w:r>
      <w:r w:rsidRPr="006F7F48">
        <w:rPr>
          <w:color w:val="000000"/>
        </w:rPr>
        <w:t xml:space="preserve"> (IT-13) diadakan sebelum aplikasi ketiga terintegrasi—bukan setelahnya—untuk mencegah utang integrasi.</w:t>
      </w:r>
    </w:p>
    <w:p w14:paraId="7F211013" w14:textId="40256918" w:rsidR="00612CBC" w:rsidRPr="006F7F48" w:rsidRDefault="00612CBC" w:rsidP="00612CBC">
      <w:pPr>
        <w:pStyle w:val="Heading2"/>
      </w:pPr>
      <w:bookmarkStart w:id="97" w:name="_Toc242450711"/>
      <w:r w:rsidRPr="006F7F48">
        <w:t xml:space="preserve">9.6 </w:t>
      </w:r>
      <w:r w:rsidR="0036756A" w:rsidRPr="006F7F48">
        <w:t xml:space="preserve">Kanal Digital dan </w:t>
      </w:r>
      <w:r w:rsidR="0036756A" w:rsidRPr="00953F39">
        <w:rPr>
          <w:i/>
        </w:rPr>
        <w:t>Mobile</w:t>
      </w:r>
      <w:bookmarkEnd w:id="97"/>
    </w:p>
    <w:p w14:paraId="4543B2FD" w14:textId="51366E0C" w:rsidR="00612CBC" w:rsidRPr="006F7F48" w:rsidRDefault="00612CBC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Mobile-first</w:t>
      </w:r>
      <w:r w:rsidRPr="006F7F48">
        <w:rPr>
          <w:color w:val="000000"/>
        </w:rPr>
        <w:t xml:space="preserve"> untuk dua kelompok: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(</w:t>
      </w:r>
      <w:r w:rsidRPr="00953F39">
        <w:rPr>
          <w:i/>
          <w:color w:val="000000"/>
        </w:rPr>
        <w:t>request</w:t>
      </w:r>
      <w:r w:rsidRPr="006F7F48">
        <w:rPr>
          <w:color w:val="000000"/>
        </w:rPr>
        <w:t xml:space="preserve">, tagihan, notifikasi) dan petugas lapangan (inspeksi, </w:t>
      </w:r>
      <w:r w:rsidRPr="00953F39">
        <w:rPr>
          <w:i/>
          <w:color w:val="000000"/>
        </w:rPr>
        <w:t>maintenance</w:t>
      </w:r>
      <w:r w:rsidRPr="006F7F48">
        <w:rPr>
          <w:color w:val="000000"/>
        </w:rPr>
        <w:t xml:space="preserve">, patroli keamanan). </w:t>
      </w:r>
      <w:r w:rsidRPr="00953F39">
        <w:rPr>
          <w:i/>
          <w:color w:val="000000"/>
        </w:rPr>
        <w:t>Responsive web</w:t>
      </w:r>
      <w:r w:rsidRPr="006F7F48">
        <w:rPr>
          <w:color w:val="000000"/>
        </w:rPr>
        <w:t xml:space="preserve"> diutamakan; aplikasi </w:t>
      </w:r>
      <w:r w:rsidRPr="00953F39">
        <w:rPr>
          <w:i/>
          <w:color w:val="000000"/>
        </w:rPr>
        <w:t>native</w:t>
      </w:r>
      <w:r w:rsidRPr="006F7F48">
        <w:rPr>
          <w:color w:val="000000"/>
        </w:rPr>
        <w:t xml:space="preserve"> hanya bila dibutuhkan fungsi </w:t>
      </w:r>
      <w:r w:rsidRPr="00953F39">
        <w:rPr>
          <w:i/>
          <w:color w:val="000000"/>
        </w:rPr>
        <w:t>offline</w:t>
      </w:r>
      <w:r w:rsidRPr="006F7F48">
        <w:rPr>
          <w:color w:val="000000"/>
        </w:rPr>
        <w:t>/perangkat.</w:t>
      </w:r>
    </w:p>
    <w:p w14:paraId="23F12030" w14:textId="075D2947" w:rsidR="00612CBC" w:rsidRPr="006F7F48" w:rsidRDefault="00612CBC" w:rsidP="00612CBC">
      <w:pPr>
        <w:pStyle w:val="Heading2"/>
      </w:pPr>
      <w:bookmarkStart w:id="98" w:name="_Toc242450712"/>
      <w:r w:rsidRPr="006F7F48">
        <w:t xml:space="preserve">9.7 </w:t>
      </w:r>
      <w:r w:rsidR="0036756A" w:rsidRPr="006F7F48">
        <w:t>Sistem Informasi Geografis (GIS)</w:t>
      </w:r>
      <w:bookmarkEnd w:id="98"/>
    </w:p>
    <w:p w14:paraId="7F719B74" w14:textId="4465A07C" w:rsidR="00612CBC" w:rsidRPr="006F7F48" w:rsidRDefault="00612CB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GIS kawasan menjadi peta tunggal kavling, status lahan, jaringan utilitas dan aset—dasar bagi pemasaran lahan, perencanaan kapasitas utilitas dan </w:t>
      </w:r>
      <w:r w:rsidRPr="00953F39">
        <w:rPr>
          <w:i/>
          <w:color w:val="000000"/>
        </w:rPr>
        <w:t>command center</w:t>
      </w:r>
      <w:r w:rsidRPr="006F7F48">
        <w:rPr>
          <w:color w:val="000000"/>
        </w:rPr>
        <w:t xml:space="preserve"> (IT-15).</w:t>
      </w:r>
    </w:p>
    <w:p w14:paraId="3A5FB192" w14:textId="029F183B" w:rsidR="00612CBC" w:rsidRPr="006F7F48" w:rsidRDefault="00612CBC" w:rsidP="00612CBC">
      <w:pPr>
        <w:pStyle w:val="Heading2"/>
      </w:pPr>
      <w:bookmarkStart w:id="99" w:name="_Toc242450713"/>
      <w:r w:rsidRPr="006F7F48">
        <w:t xml:space="preserve">9.8 </w:t>
      </w:r>
      <w:r w:rsidR="0036756A" w:rsidRPr="006F7F48">
        <w:t>Pusat Kendali Operasi (</w:t>
      </w:r>
      <w:r w:rsidR="0036756A" w:rsidRPr="00953F39">
        <w:rPr>
          <w:i/>
        </w:rPr>
        <w:t>Command Center</w:t>
      </w:r>
      <w:r w:rsidR="0036756A" w:rsidRPr="006F7F48">
        <w:t>)</w:t>
      </w:r>
      <w:bookmarkEnd w:id="99"/>
    </w:p>
    <w:p w14:paraId="1DACF587" w14:textId="0F53F717" w:rsidR="00612CBC" w:rsidRPr="006F7F48" w:rsidRDefault="00612CBC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Integrated Estate Operations Center</w:t>
      </w:r>
      <w:r w:rsidRPr="006F7F48">
        <w:rPr>
          <w:color w:val="000000"/>
        </w:rPr>
        <w:t xml:space="preserve"> (IEOC) dibangun bertahap: </w:t>
      </w:r>
      <w:r w:rsidRPr="00953F39">
        <w:rPr>
          <w:i/>
          <w:color w:val="000000"/>
        </w:rPr>
        <w:t>dashboard virtual</w:t>
      </w:r>
      <w:r w:rsidRPr="006F7F48">
        <w:rPr>
          <w:color w:val="000000"/>
        </w:rPr>
        <w:t xml:space="preserve"> (2028) sebelum ruang fisik (2029–30), agar investasi ruang dan layar hanya dilakukan setelah data dan proses terbukti (IT-17).</w:t>
      </w:r>
    </w:p>
    <w:p w14:paraId="25939442" w14:textId="447654DD" w:rsidR="00612CBC" w:rsidRPr="006F7F48" w:rsidRDefault="00612CBC" w:rsidP="00612CBC">
      <w:pPr>
        <w:pStyle w:val="Heading2"/>
      </w:pPr>
      <w:bookmarkStart w:id="100" w:name="_Toc242450714"/>
      <w:r w:rsidRPr="006F7F48">
        <w:t xml:space="preserve">9.9 </w:t>
      </w:r>
      <w:r w:rsidR="0036756A" w:rsidRPr="006F7F48">
        <w:t>Manajemen Dokumen</w:t>
      </w:r>
      <w:bookmarkEnd w:id="100"/>
    </w:p>
    <w:p w14:paraId="53B4C4AF" w14:textId="58EA4BD5" w:rsidR="00612CBC" w:rsidRPr="006F7F48" w:rsidRDefault="00612CB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DMS dengan </w:t>
      </w:r>
      <w:r w:rsidRPr="00953F39">
        <w:rPr>
          <w:i/>
          <w:color w:val="000000"/>
        </w:rPr>
        <w:t>workflow</w:t>
      </w:r>
      <w:r w:rsidRPr="006F7F48">
        <w:rPr>
          <w:color w:val="000000"/>
        </w:rPr>
        <w:t xml:space="preserve"> persetujuan, retensi arsip dan tanda tangan elektronik tersertifikasi untuk kontrak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>, perizinan dan korespondensi (IT-12).</w:t>
      </w:r>
    </w:p>
    <w:p w14:paraId="60D048A6" w14:textId="4E932105" w:rsidR="00612CBC" w:rsidRPr="006F7F48" w:rsidRDefault="00612CBC" w:rsidP="00612CBC">
      <w:pPr>
        <w:pStyle w:val="Heading2"/>
      </w:pPr>
      <w:bookmarkStart w:id="101" w:name="_Toc242450715"/>
      <w:r w:rsidRPr="006F7F48">
        <w:t xml:space="preserve">9.10 </w:t>
      </w:r>
      <w:r w:rsidR="0036756A" w:rsidRPr="006F7F48">
        <w:t>Otomasi Alur Kerja (</w:t>
      </w:r>
      <w:r w:rsidR="0036756A" w:rsidRPr="00953F39">
        <w:rPr>
          <w:i/>
        </w:rPr>
        <w:t>Workflow</w:t>
      </w:r>
      <w:r w:rsidR="0036756A" w:rsidRPr="006F7F48">
        <w:rPr>
          <w:i/>
        </w:rPr>
        <w:t>/BPM</w:t>
      </w:r>
      <w:r w:rsidR="0036756A" w:rsidRPr="006F7F48">
        <w:t>)</w:t>
      </w:r>
      <w:bookmarkEnd w:id="101"/>
    </w:p>
    <w:p w14:paraId="5E4F559E" w14:textId="24946AB6" w:rsidR="00612CBC" w:rsidRPr="006F7F48" w:rsidRDefault="00612CBC" w:rsidP="00640BA1">
      <w:pPr>
        <w:jc w:val="both"/>
        <w:rPr>
          <w:color w:val="000000"/>
        </w:rPr>
      </w:pPr>
      <w:r w:rsidRPr="006F7F48">
        <w:rPr>
          <w:color w:val="000000"/>
        </w:rPr>
        <w:t>Proses lintas divisi (</w:t>
      </w:r>
      <w:r w:rsidRPr="00953F39">
        <w:rPr>
          <w:i/>
          <w:color w:val="000000"/>
        </w:rPr>
        <w:t>onboarding tenant</w:t>
      </w:r>
      <w:r w:rsidRPr="006F7F48">
        <w:rPr>
          <w:color w:val="000000"/>
        </w:rPr>
        <w:t xml:space="preserve">, pengadaan, persetujuan) diotomasi melalui </w:t>
      </w:r>
      <w:r w:rsidRPr="00953F39">
        <w:rPr>
          <w:i/>
          <w:color w:val="000000"/>
        </w:rPr>
        <w:t>workflow engine</w:t>
      </w:r>
      <w:r w:rsidRPr="006F7F48">
        <w:rPr>
          <w:color w:val="000000"/>
        </w:rPr>
        <w:t xml:space="preserve"> yang sama dengan DMS/</w:t>
      </w:r>
      <w:r w:rsidRPr="00953F39">
        <w:rPr>
          <w:i/>
          <w:color w:val="000000"/>
        </w:rPr>
        <w:t>tenant portal</w:t>
      </w:r>
      <w:r w:rsidRPr="006F7F48">
        <w:rPr>
          <w:color w:val="000000"/>
        </w:rPr>
        <w:t>—satu platform, bukan per divisi.</w:t>
      </w:r>
    </w:p>
    <w:p w14:paraId="4CE61429" w14:textId="42A0C54A" w:rsidR="00612CBC" w:rsidRPr="006F7F48" w:rsidRDefault="00612CBC" w:rsidP="00612CBC">
      <w:pPr>
        <w:pStyle w:val="Heading2"/>
      </w:pPr>
      <w:bookmarkStart w:id="102" w:name="_Toc242450716"/>
      <w:r w:rsidRPr="006F7F48">
        <w:t xml:space="preserve">9.11 </w:t>
      </w:r>
      <w:r w:rsidR="0036756A" w:rsidRPr="006F7F48">
        <w:t>AI dan Analitik</w:t>
      </w:r>
      <w:bookmarkEnd w:id="102"/>
    </w:p>
    <w:p w14:paraId="62F1E163" w14:textId="74608B5F" w:rsidR="00612CBC" w:rsidRPr="006F7F48" w:rsidRDefault="00612CB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AI dimulai setelah data platform dan </w:t>
      </w:r>
      <w:r w:rsidRPr="00953F39">
        <w:rPr>
          <w:i/>
          <w:color w:val="000000"/>
        </w:rPr>
        <w:t>master data</w:t>
      </w:r>
      <w:r w:rsidRPr="006F7F48">
        <w:rPr>
          <w:color w:val="000000"/>
        </w:rPr>
        <w:t xml:space="preserve"> matang (2029+): </w:t>
      </w:r>
      <w:r w:rsidRPr="00953F39">
        <w:rPr>
          <w:i/>
          <w:color w:val="000000"/>
        </w:rPr>
        <w:t>forecasting</w:t>
      </w:r>
      <w:r w:rsidRPr="006F7F48">
        <w:rPr>
          <w:color w:val="000000"/>
        </w:rPr>
        <w:t xml:space="preserve"> permintaan utilitas, deteksi anomali konsumsi/kebocoran, asisten pengetahuan internal, dan triase permintaan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. Setiap </w:t>
      </w:r>
      <w:r w:rsidRPr="00953F39">
        <w:rPr>
          <w:i/>
          <w:color w:val="000000"/>
        </w:rPr>
        <w:t>use case</w:t>
      </w:r>
      <w:r w:rsidRPr="006F7F48">
        <w:rPr>
          <w:color w:val="000000"/>
        </w:rPr>
        <w:t xml:space="preserve"> melewati </w:t>
      </w:r>
      <w:r w:rsidRPr="00953F39">
        <w:rPr>
          <w:i/>
          <w:color w:val="000000"/>
        </w:rPr>
        <w:t>gate value</w:t>
      </w:r>
      <w:r w:rsidRPr="006F7F48">
        <w:rPr>
          <w:color w:val="000000"/>
        </w:rPr>
        <w:t xml:space="preserve"> dan risiko (IT-21).</w:t>
      </w:r>
    </w:p>
    <w:p w14:paraId="59C8D401" w14:textId="16807E75" w:rsidR="00612CBC" w:rsidRPr="006F7F48" w:rsidRDefault="00612CBC" w:rsidP="00612CBC">
      <w:pPr>
        <w:pStyle w:val="Heading2"/>
      </w:pPr>
      <w:bookmarkStart w:id="103" w:name="_Toc242450717"/>
      <w:r w:rsidRPr="006F7F48">
        <w:t xml:space="preserve">9.12 </w:t>
      </w:r>
      <w:r w:rsidR="0036756A" w:rsidRPr="006F7F48">
        <w:t>Manajemen Siklus Hidup Aplikasi</w:t>
      </w:r>
      <w:bookmarkEnd w:id="103"/>
    </w:p>
    <w:p w14:paraId="0F86998C" w14:textId="39BD4762" w:rsidR="00612CBC" w:rsidRPr="006F7F48" w:rsidRDefault="00612CB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Setiap aplikasi memiliki pemilik bisnis, pemilik teknis, </w:t>
      </w:r>
      <w:r w:rsidRPr="00953F39">
        <w:rPr>
          <w:i/>
          <w:color w:val="000000"/>
        </w:rPr>
        <w:t>roadmap</w:t>
      </w:r>
      <w:r w:rsidRPr="006F7F48">
        <w:rPr>
          <w:color w:val="000000"/>
        </w:rPr>
        <w:t xml:space="preserve"> versi, tanggal </w:t>
      </w:r>
      <w:r w:rsidRPr="00953F39">
        <w:rPr>
          <w:i/>
          <w:color w:val="000000"/>
        </w:rPr>
        <w:t>end-of-support</w:t>
      </w:r>
      <w:r w:rsidRPr="006F7F48">
        <w:rPr>
          <w:color w:val="000000"/>
        </w:rPr>
        <w:t xml:space="preserve"> dan </w:t>
      </w:r>
      <w:r w:rsidRPr="00953F39">
        <w:rPr>
          <w:i/>
          <w:color w:val="000000"/>
        </w:rPr>
        <w:t>review</w:t>
      </w:r>
      <w:r w:rsidRPr="006F7F48">
        <w:rPr>
          <w:color w:val="000000"/>
        </w:rPr>
        <w:t xml:space="preserve"> tahunan. Pengembangan/kustomisasi mengikuti </w:t>
      </w:r>
      <w:r w:rsidRPr="00953F39">
        <w:rPr>
          <w:i/>
          <w:color w:val="000000"/>
        </w:rPr>
        <w:t>secure</w:t>
      </w:r>
      <w:r w:rsidRPr="006F7F48">
        <w:rPr>
          <w:color w:val="000000"/>
        </w:rPr>
        <w:t xml:space="preserve"> SDLC dan </w:t>
      </w:r>
      <w:r w:rsidRPr="00953F39">
        <w:rPr>
          <w:i/>
          <w:color w:val="000000"/>
        </w:rPr>
        <w:t>change management</w:t>
      </w:r>
      <w:r w:rsidRPr="006F7F48">
        <w:rPr>
          <w:color w:val="000000"/>
        </w:rPr>
        <w:t>.</w:t>
      </w:r>
    </w:p>
    <w:p w14:paraId="2AD6DCE6" w14:textId="68C0DBFA" w:rsidR="00974F31" w:rsidRDefault="00974F31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7E98CA9A" w14:textId="1B25C7CC" w:rsidR="00974F31" w:rsidRPr="006F7F48" w:rsidRDefault="00974F31" w:rsidP="00974F31">
      <w:pPr>
        <w:pStyle w:val="Heading1"/>
      </w:pPr>
      <w:bookmarkStart w:id="104" w:name="_Toc242450718"/>
      <w:r w:rsidRPr="006F7F48">
        <w:lastRenderedPageBreak/>
        <w:t xml:space="preserve">BAB 10 — </w:t>
      </w:r>
      <w:r w:rsidR="0036756A" w:rsidRPr="006F7F48">
        <w:t>STRATEGI DATA DAN ANALITIK</w:t>
      </w:r>
      <w:bookmarkEnd w:id="104"/>
    </w:p>
    <w:p w14:paraId="3FFC4C93" w14:textId="57E1A60D" w:rsidR="00974F31" w:rsidRPr="006F7F48" w:rsidRDefault="00974F31" w:rsidP="00974F31">
      <w:pPr>
        <w:pStyle w:val="Heading2"/>
      </w:pPr>
      <w:bookmarkStart w:id="105" w:name="_Toc242450719"/>
      <w:r w:rsidRPr="006F7F48">
        <w:t xml:space="preserve">10.1 </w:t>
      </w:r>
      <w:r w:rsidR="0036756A" w:rsidRPr="006F7F48">
        <w:t>Visi Data</w:t>
      </w:r>
      <w:bookmarkEnd w:id="10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5"/>
      </w:tblGrid>
      <w:tr w:rsidR="00974F31" w:rsidRPr="00974F31" w14:paraId="5F18E91F" w14:textId="77777777" w:rsidTr="00974F31">
        <w:tc>
          <w:tcPr>
            <w:tcW w:w="9905" w:type="dxa"/>
            <w:shd w:val="clear" w:color="EAF1FB" w:fill="EAF1FB"/>
          </w:tcPr>
          <w:p w14:paraId="14E2E286" w14:textId="72C21E1C" w:rsidR="00974F31" w:rsidRPr="00506302" w:rsidRDefault="00974F31" w:rsidP="00974F31">
            <w:pPr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</w:pPr>
            <w:r w:rsidRPr="00953F39">
              <w:rPr>
                <w:rFonts w:eastAsiaTheme="majorEastAsia" w:cstheme="majorBidi"/>
                <w:b/>
                <w:bCs/>
                <w:i/>
                <w:color w:val="17365D"/>
                <w:sz w:val="20"/>
                <w:szCs w:val="26"/>
              </w:rPr>
              <w:t>Data vision</w:t>
            </w:r>
            <w:r w:rsidRPr="00506302">
              <w:rPr>
                <w:rFonts w:eastAsiaTheme="majorEastAsia" w:cstheme="majorBidi"/>
                <w:b/>
                <w:bCs/>
                <w:color w:val="17365D"/>
                <w:sz w:val="20"/>
                <w:szCs w:val="26"/>
              </w:rPr>
              <w:t xml:space="preserve"> </w:t>
            </w:r>
            <w:proofErr w:type="gramStart"/>
            <w:r w:rsidRPr="00506302">
              <w:rPr>
                <w:rFonts w:eastAsiaTheme="majorEastAsia" w:cstheme="majorBidi"/>
                <w:b/>
                <w:bCs/>
                <w:color w:val="17365D"/>
                <w:sz w:val="20"/>
                <w:szCs w:val="26"/>
              </w:rPr>
              <w:t xml:space="preserve">2030  </w:t>
            </w:r>
            <w:r w:rsidRPr="00506302"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  <w:t>Setiap</w:t>
            </w:r>
            <w:proofErr w:type="gramEnd"/>
            <w:r w:rsidRPr="00506302"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  <w:t xml:space="preserve"> keputusan Direksi dan setiap layanan </w:t>
            </w:r>
            <w:r w:rsidRPr="00953F39">
              <w:rPr>
                <w:rFonts w:eastAsiaTheme="majorEastAsia" w:cstheme="majorBidi"/>
                <w:bCs/>
                <w:i/>
                <w:color w:val="000000"/>
                <w:sz w:val="20"/>
                <w:szCs w:val="26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20"/>
                <w:szCs w:val="26"/>
              </w:rPr>
              <w:t xml:space="preserve"> menggunakan data yang sama, tepercaya dan tepat waktu.</w:t>
            </w:r>
          </w:p>
        </w:tc>
      </w:tr>
    </w:tbl>
    <w:p w14:paraId="1AEDA188" w14:textId="77777777" w:rsidR="00974F31" w:rsidRPr="00974F31" w:rsidRDefault="00974F31" w:rsidP="00974F31">
      <w:pPr>
        <w:rPr>
          <w:sz w:val="8"/>
        </w:rPr>
      </w:pPr>
    </w:p>
    <w:p w14:paraId="481146BF" w14:textId="5848E9A0" w:rsidR="00974F31" w:rsidRPr="006F7F48" w:rsidRDefault="00974F31" w:rsidP="00974F31">
      <w:pPr>
        <w:pStyle w:val="Heading2"/>
      </w:pPr>
      <w:bookmarkStart w:id="106" w:name="_Toc242450720"/>
      <w:r w:rsidRPr="006F7F48">
        <w:t xml:space="preserve">10.2 </w:t>
      </w:r>
      <w:r w:rsidR="0036756A" w:rsidRPr="006F7F48">
        <w:t>Tata Kelola Data</w:t>
      </w:r>
      <w:bookmarkEnd w:id="106"/>
    </w:p>
    <w:p w14:paraId="5365F378" w14:textId="77777777" w:rsidR="00AA7AC6" w:rsidRPr="006F7F48" w:rsidRDefault="00AA7AC6" w:rsidP="00640BA1">
      <w:pPr>
        <w:jc w:val="both"/>
        <w:rPr>
          <w:color w:val="000000"/>
        </w:rPr>
      </w:pPr>
      <w:r w:rsidRPr="00953F39">
        <w:rPr>
          <w:b/>
          <w:i/>
          <w:color w:val="000000"/>
        </w:rPr>
        <w:t>What</w:t>
      </w:r>
      <w:r w:rsidRPr="006F7F48">
        <w:rPr>
          <w:b/>
          <w:color w:val="000000"/>
        </w:rPr>
        <w:t>.</w:t>
      </w:r>
      <w:r w:rsidRPr="006F7F48">
        <w:rPr>
          <w:color w:val="000000"/>
        </w:rPr>
        <w:t xml:space="preserve"> Data diperlakukan sebagai aset dengan pemilik yang jelas; tata kelola dan data induk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>, lahan, aset dan utilitas dibangun lebih dulu sebelum analitik lanjutan dan AI.</w:t>
      </w:r>
    </w:p>
    <w:p w14:paraId="15001AF9" w14:textId="093A2AF9" w:rsidR="00974F31" w:rsidRDefault="00AA7AC6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A7AC6">
        <w:rPr>
          <w:b/>
          <w:color w:val="1F4E78"/>
          <w:sz w:val="18"/>
        </w:rPr>
        <w:t xml:space="preserve"> 10.1 — Struktur </w:t>
      </w:r>
      <w:r w:rsidRPr="00953F39">
        <w:rPr>
          <w:b/>
          <w:i/>
          <w:color w:val="1F4E78"/>
          <w:sz w:val="18"/>
        </w:rPr>
        <w:t>data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3191"/>
        <w:gridCol w:w="3186"/>
      </w:tblGrid>
      <w:tr w:rsidR="00974F31" w:rsidRPr="00974F31" w14:paraId="496D18A1" w14:textId="77777777" w:rsidTr="00974F31">
        <w:trPr>
          <w:tblHeader/>
        </w:trPr>
        <w:tc>
          <w:tcPr>
            <w:tcW w:w="3301" w:type="dxa"/>
            <w:shd w:val="clear" w:color="17365D" w:fill="17365D"/>
          </w:tcPr>
          <w:p w14:paraId="538E2762" w14:textId="2E239AC9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w="3302" w:type="dxa"/>
            <w:shd w:val="clear" w:color="17365D" w:fill="17365D"/>
          </w:tcPr>
          <w:p w14:paraId="0F89B5CB" w14:textId="26F5EF48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Tanggung jawab</w:t>
            </w:r>
          </w:p>
        </w:tc>
        <w:tc>
          <w:tcPr>
            <w:tcW w:w="3302" w:type="dxa"/>
            <w:shd w:val="clear" w:color="17365D" w:fill="17365D"/>
          </w:tcPr>
          <w:p w14:paraId="310FE265" w14:textId="43E963F7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Diisi oleh</w:t>
            </w:r>
          </w:p>
        </w:tc>
      </w:tr>
      <w:tr w:rsidR="00974F31" w:rsidRPr="00974F31" w14:paraId="050ED9EF" w14:textId="77777777" w:rsidTr="00974F31">
        <w:tc>
          <w:tcPr>
            <w:tcW w:w="3301" w:type="dxa"/>
          </w:tcPr>
          <w:p w14:paraId="7956AD74" w14:textId="6BACC728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Data Governance Council</w:t>
            </w:r>
          </w:p>
        </w:tc>
        <w:tc>
          <w:tcPr>
            <w:tcW w:w="3302" w:type="dxa"/>
          </w:tcPr>
          <w:p w14:paraId="0D493A99" w14:textId="5E612DDC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Kebijakan, prioritas, penyelesaian konflik data</w:t>
            </w:r>
          </w:p>
        </w:tc>
        <w:tc>
          <w:tcPr>
            <w:tcW w:w="3302" w:type="dxa"/>
          </w:tcPr>
          <w:p w14:paraId="4D59B202" w14:textId="51293327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SEVP </w:t>
            </w:r>
            <w:r w:rsidRPr="00953F39">
              <w:rPr>
                <w:i/>
                <w:color w:val="000000"/>
                <w:sz w:val="18"/>
              </w:rPr>
              <w:t>Business Support</w:t>
            </w:r>
            <w:r w:rsidRPr="00506302">
              <w:rPr>
                <w:color w:val="000000"/>
                <w:sz w:val="18"/>
              </w:rPr>
              <w:t xml:space="preserve"> (ketua), kepala divisi</w:t>
            </w:r>
          </w:p>
        </w:tc>
      </w:tr>
      <w:tr w:rsidR="00974F31" w:rsidRPr="00974F31" w14:paraId="66801533" w14:textId="77777777" w:rsidTr="00974F31">
        <w:tc>
          <w:tcPr>
            <w:tcW w:w="3301" w:type="dxa"/>
          </w:tcPr>
          <w:p w14:paraId="25CB6C2F" w14:textId="349C3E07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Data owner</w:t>
            </w:r>
          </w:p>
        </w:tc>
        <w:tc>
          <w:tcPr>
            <w:tcW w:w="3302" w:type="dxa"/>
          </w:tcPr>
          <w:p w14:paraId="0802100F" w14:textId="69046ABB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Akuntabel atas domain data</w:t>
            </w:r>
          </w:p>
        </w:tc>
        <w:tc>
          <w:tcPr>
            <w:tcW w:w="3302" w:type="dxa"/>
          </w:tcPr>
          <w:p w14:paraId="522EBFC7" w14:textId="697F801E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Kepala divisi pemilik domain</w:t>
            </w:r>
          </w:p>
        </w:tc>
      </w:tr>
      <w:tr w:rsidR="00974F31" w:rsidRPr="00974F31" w14:paraId="131B7C59" w14:textId="77777777" w:rsidTr="00974F31">
        <w:tc>
          <w:tcPr>
            <w:tcW w:w="3301" w:type="dxa"/>
          </w:tcPr>
          <w:p w14:paraId="5ABA328C" w14:textId="5B62E639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Data steward</w:t>
            </w:r>
          </w:p>
        </w:tc>
        <w:tc>
          <w:tcPr>
            <w:tcW w:w="3302" w:type="dxa"/>
          </w:tcPr>
          <w:p w14:paraId="343209B7" w14:textId="7C27050D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Kualitas dan definisi harian</w:t>
            </w:r>
          </w:p>
        </w:tc>
        <w:tc>
          <w:tcPr>
            <w:tcW w:w="3302" w:type="dxa"/>
          </w:tcPr>
          <w:p w14:paraId="7EAB77AF" w14:textId="7FF9B696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Staf senior di divisi</w:t>
            </w:r>
          </w:p>
        </w:tc>
      </w:tr>
      <w:tr w:rsidR="00974F31" w:rsidRPr="00974F31" w14:paraId="078FAE6F" w14:textId="77777777" w:rsidTr="00974F31">
        <w:tc>
          <w:tcPr>
            <w:tcW w:w="3301" w:type="dxa"/>
          </w:tcPr>
          <w:p w14:paraId="207E1AE8" w14:textId="29DE83DE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Data office</w:t>
            </w:r>
            <w:r w:rsidRPr="00506302">
              <w:rPr>
                <w:b/>
                <w:color w:val="000000"/>
                <w:sz w:val="18"/>
              </w:rPr>
              <w:t xml:space="preserve"> (TI)</w:t>
            </w:r>
          </w:p>
        </w:tc>
        <w:tc>
          <w:tcPr>
            <w:tcW w:w="3302" w:type="dxa"/>
          </w:tcPr>
          <w:p w14:paraId="20DAEF14" w14:textId="58759A5D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Standar, platform, katalog</w:t>
            </w:r>
          </w:p>
        </w:tc>
        <w:tc>
          <w:tcPr>
            <w:tcW w:w="3302" w:type="dxa"/>
          </w:tcPr>
          <w:p w14:paraId="0A129FF8" w14:textId="32AFBCE6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Data Governance</w:t>
            </w:r>
            <w:r w:rsidRPr="00506302">
              <w:rPr>
                <w:color w:val="000000"/>
                <w:sz w:val="18"/>
              </w:rPr>
              <w:t xml:space="preserve"> &amp; BI </w:t>
            </w:r>
            <w:r w:rsidRPr="00953F39">
              <w:rPr>
                <w:i/>
                <w:color w:val="000000"/>
                <w:sz w:val="18"/>
              </w:rPr>
              <w:t>lead</w:t>
            </w:r>
          </w:p>
        </w:tc>
      </w:tr>
    </w:tbl>
    <w:p w14:paraId="4E6105A4" w14:textId="5A331E14" w:rsidR="00974F31" w:rsidRPr="006F7F48" w:rsidRDefault="00974F31" w:rsidP="00974F31">
      <w:pPr>
        <w:pStyle w:val="Heading2"/>
      </w:pPr>
      <w:bookmarkStart w:id="107" w:name="_Toc242450721"/>
      <w:r w:rsidRPr="006F7F48">
        <w:t xml:space="preserve">10.3 </w:t>
      </w:r>
      <w:r w:rsidR="0036756A" w:rsidRPr="006F7F48">
        <w:t>Data Induk (</w:t>
      </w:r>
      <w:r w:rsidR="0036756A" w:rsidRPr="00953F39">
        <w:rPr>
          <w:i/>
        </w:rPr>
        <w:t>Master Data</w:t>
      </w:r>
      <w:r w:rsidR="0036756A" w:rsidRPr="006F7F48">
        <w:t>)</w:t>
      </w:r>
      <w:bookmarkEnd w:id="107"/>
    </w:p>
    <w:p w14:paraId="3BF07081" w14:textId="77777777" w:rsidR="00974F31" w:rsidRDefault="00974F31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74F31">
        <w:rPr>
          <w:b/>
          <w:color w:val="1F4E78"/>
          <w:sz w:val="18"/>
        </w:rPr>
        <w:t xml:space="preserve"> 10.2 — </w:t>
      </w:r>
      <w:r w:rsidRPr="00953F39">
        <w:rPr>
          <w:b/>
          <w:i/>
          <w:color w:val="1F4E78"/>
          <w:sz w:val="18"/>
        </w:rPr>
        <w:t>Master data domains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9"/>
        <w:gridCol w:w="3193"/>
        <w:gridCol w:w="3183"/>
      </w:tblGrid>
      <w:tr w:rsidR="00974F31" w:rsidRPr="00974F31" w14:paraId="00B8C2B8" w14:textId="77777777" w:rsidTr="00974F31">
        <w:trPr>
          <w:tblHeader/>
        </w:trPr>
        <w:tc>
          <w:tcPr>
            <w:tcW w:w="3301" w:type="dxa"/>
            <w:shd w:val="clear" w:color="17365D" w:fill="17365D"/>
          </w:tcPr>
          <w:p w14:paraId="6E564367" w14:textId="77A98049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 xml:space="preserve">Domain </w:t>
            </w:r>
            <w:r w:rsidRPr="00953F39">
              <w:rPr>
                <w:b/>
                <w:i/>
                <w:color w:val="FFFFFF"/>
                <w:sz w:val="18"/>
              </w:rPr>
              <w:t>master</w:t>
            </w:r>
          </w:p>
        </w:tc>
        <w:tc>
          <w:tcPr>
            <w:tcW w:w="3302" w:type="dxa"/>
            <w:shd w:val="clear" w:color="17365D" w:fill="17365D"/>
          </w:tcPr>
          <w:p w14:paraId="7E64B622" w14:textId="3CAB6602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Pemilik [REC]</w:t>
            </w:r>
          </w:p>
        </w:tc>
        <w:tc>
          <w:tcPr>
            <w:tcW w:w="3302" w:type="dxa"/>
            <w:shd w:val="clear" w:color="17365D" w:fill="17365D"/>
          </w:tcPr>
          <w:p w14:paraId="78AC2FF5" w14:textId="16752D60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Sistem rujukan target</w:t>
            </w:r>
          </w:p>
        </w:tc>
      </w:tr>
      <w:tr w:rsidR="00974F31" w:rsidRPr="00974F31" w14:paraId="57DCB27C" w14:textId="77777777" w:rsidTr="00974F31">
        <w:tc>
          <w:tcPr>
            <w:tcW w:w="3301" w:type="dxa"/>
          </w:tcPr>
          <w:p w14:paraId="4B12B1EF" w14:textId="285A7CC4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Tenant &amp; investor</w:t>
            </w:r>
          </w:p>
        </w:tc>
        <w:tc>
          <w:tcPr>
            <w:tcW w:w="3302" w:type="dxa"/>
          </w:tcPr>
          <w:p w14:paraId="2740F44B" w14:textId="32712A38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Pemasaran &amp; Penjualan</w:t>
            </w:r>
          </w:p>
        </w:tc>
        <w:tc>
          <w:tcPr>
            <w:tcW w:w="3302" w:type="dxa"/>
          </w:tcPr>
          <w:p w14:paraId="01E8B7B8" w14:textId="3A6D76F8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CRM</w:t>
            </w:r>
          </w:p>
        </w:tc>
      </w:tr>
      <w:tr w:rsidR="00974F31" w:rsidRPr="00974F31" w14:paraId="4EA08A04" w14:textId="77777777" w:rsidTr="00974F31">
        <w:tc>
          <w:tcPr>
            <w:tcW w:w="3301" w:type="dxa"/>
          </w:tcPr>
          <w:p w14:paraId="48B81212" w14:textId="1479CCA8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Lahan/kavling</w:t>
            </w:r>
          </w:p>
        </w:tc>
        <w:tc>
          <w:tcPr>
            <w:tcW w:w="3302" w:type="dxa"/>
          </w:tcPr>
          <w:p w14:paraId="589A10E8" w14:textId="1FAD043A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Pengembangan Kawasan</w:t>
            </w:r>
          </w:p>
        </w:tc>
        <w:tc>
          <w:tcPr>
            <w:tcW w:w="3302" w:type="dxa"/>
          </w:tcPr>
          <w:p w14:paraId="2987825A" w14:textId="4B87EB94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GIS</w:t>
            </w:r>
          </w:p>
        </w:tc>
      </w:tr>
      <w:tr w:rsidR="00974F31" w:rsidRPr="00974F31" w14:paraId="58883C71" w14:textId="77777777" w:rsidTr="00974F31">
        <w:tc>
          <w:tcPr>
            <w:tcW w:w="3301" w:type="dxa"/>
          </w:tcPr>
          <w:p w14:paraId="7FDB94B0" w14:textId="386563AF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Aset &amp; jaringan utilitas</w:t>
            </w:r>
          </w:p>
        </w:tc>
        <w:tc>
          <w:tcPr>
            <w:tcW w:w="3302" w:type="dxa"/>
          </w:tcPr>
          <w:p w14:paraId="25E430F4" w14:textId="24ADFF07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Produksi Kawasan / ME&amp;F</w:t>
            </w:r>
          </w:p>
        </w:tc>
        <w:tc>
          <w:tcPr>
            <w:tcW w:w="3302" w:type="dxa"/>
          </w:tcPr>
          <w:p w14:paraId="3E36D4A3" w14:textId="137703EE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GIS + </w:t>
            </w:r>
            <w:r w:rsidR="00101EEA" w:rsidRPr="00953F39">
              <w:rPr>
                <w:i/>
                <w:color w:val="000000"/>
                <w:sz w:val="18"/>
              </w:rPr>
              <w:t>enterprise asset management</w:t>
            </w:r>
          </w:p>
        </w:tc>
      </w:tr>
      <w:tr w:rsidR="00974F31" w:rsidRPr="00974F31" w14:paraId="6A082A2C" w14:textId="77777777" w:rsidTr="00974F31">
        <w:tc>
          <w:tcPr>
            <w:tcW w:w="3301" w:type="dxa"/>
          </w:tcPr>
          <w:p w14:paraId="7D83A2F9" w14:textId="7D721CB7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Meter &amp; tarif</w:t>
            </w:r>
          </w:p>
        </w:tc>
        <w:tc>
          <w:tcPr>
            <w:tcW w:w="3302" w:type="dxa"/>
          </w:tcPr>
          <w:p w14:paraId="3E102830" w14:textId="1DC4A0DA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Produksi Kawasan / Keuangan</w:t>
            </w:r>
          </w:p>
        </w:tc>
        <w:tc>
          <w:tcPr>
            <w:tcW w:w="3302" w:type="dxa"/>
          </w:tcPr>
          <w:p w14:paraId="0CE28B56" w14:textId="1B5B9527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Meter-to-cash</w:t>
            </w:r>
          </w:p>
        </w:tc>
      </w:tr>
      <w:tr w:rsidR="00974F31" w:rsidRPr="00974F31" w14:paraId="5630BDBA" w14:textId="77777777" w:rsidTr="00974F31">
        <w:tc>
          <w:tcPr>
            <w:tcW w:w="3301" w:type="dxa"/>
          </w:tcPr>
          <w:p w14:paraId="5646C235" w14:textId="2375B75C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Vendor</w:t>
            </w:r>
          </w:p>
        </w:tc>
        <w:tc>
          <w:tcPr>
            <w:tcW w:w="3302" w:type="dxa"/>
          </w:tcPr>
          <w:p w14:paraId="73955E7E" w14:textId="7608151E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Pengadaan</w:t>
            </w:r>
          </w:p>
        </w:tc>
        <w:tc>
          <w:tcPr>
            <w:tcW w:w="3302" w:type="dxa"/>
          </w:tcPr>
          <w:p w14:paraId="4456EF8D" w14:textId="2F1F11CA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ERP</w:t>
            </w:r>
          </w:p>
        </w:tc>
      </w:tr>
      <w:tr w:rsidR="00974F31" w:rsidRPr="00974F31" w14:paraId="461D9352" w14:textId="77777777" w:rsidTr="00974F31">
        <w:tc>
          <w:tcPr>
            <w:tcW w:w="3301" w:type="dxa"/>
          </w:tcPr>
          <w:p w14:paraId="26EB69AE" w14:textId="55FA4FD1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Karyawan</w:t>
            </w:r>
          </w:p>
        </w:tc>
        <w:tc>
          <w:tcPr>
            <w:tcW w:w="3302" w:type="dxa"/>
          </w:tcPr>
          <w:p w14:paraId="3041FB46" w14:textId="7ED4F22B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SDM</w:t>
            </w:r>
          </w:p>
        </w:tc>
        <w:tc>
          <w:tcPr>
            <w:tcW w:w="3302" w:type="dxa"/>
          </w:tcPr>
          <w:p w14:paraId="6E5175B5" w14:textId="4A5B5561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HCM</w:t>
            </w:r>
          </w:p>
        </w:tc>
      </w:tr>
    </w:tbl>
    <w:p w14:paraId="4022B9D1" w14:textId="1BD10466" w:rsidR="00974F31" w:rsidRPr="006F7F48" w:rsidRDefault="00974F31" w:rsidP="00974F31">
      <w:pPr>
        <w:pStyle w:val="Heading2"/>
      </w:pPr>
      <w:bookmarkStart w:id="108" w:name="_Toc242450722"/>
      <w:r w:rsidRPr="006F7F48">
        <w:t xml:space="preserve">10.4 </w:t>
      </w:r>
      <w:r w:rsidR="0036756A" w:rsidRPr="006F7F48">
        <w:t>Kualitas Data</w:t>
      </w:r>
      <w:bookmarkEnd w:id="108"/>
    </w:p>
    <w:p w14:paraId="7C0F48C2" w14:textId="71672579" w:rsidR="00974F31" w:rsidRPr="006F7F48" w:rsidRDefault="00974F31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Data Quality Index</w:t>
      </w:r>
      <w:r w:rsidRPr="006F7F48">
        <w:rPr>
          <w:color w:val="000000"/>
        </w:rPr>
        <w:t xml:space="preserve"> per domain (kelengkapan, akurasi, konsistensi, ketepatan waktu) diukur bulanan. Prioritas awal: </w:t>
      </w:r>
      <w:r w:rsidRPr="00953F39">
        <w:rPr>
          <w:i/>
          <w:color w:val="000000"/>
        </w:rPr>
        <w:t>data tenant</w:t>
      </w:r>
      <w:r w:rsidRPr="006F7F48">
        <w:rPr>
          <w:color w:val="000000"/>
        </w:rPr>
        <w:t xml:space="preserve"> dan meter karena langsung memengaruhi tagihan.</w:t>
      </w:r>
    </w:p>
    <w:p w14:paraId="5C2F0682" w14:textId="05D85617" w:rsidR="00974F31" w:rsidRPr="006F7F48" w:rsidRDefault="00974F31" w:rsidP="00974F31">
      <w:pPr>
        <w:pStyle w:val="Heading2"/>
      </w:pPr>
      <w:bookmarkStart w:id="109" w:name="_Toc242450723"/>
      <w:r w:rsidRPr="006F7F48">
        <w:t xml:space="preserve">10.5 </w:t>
      </w:r>
      <w:r w:rsidR="0036756A" w:rsidRPr="006F7F48">
        <w:t>Arsitektur Data</w:t>
      </w:r>
      <w:bookmarkEnd w:id="109"/>
    </w:p>
    <w:p w14:paraId="338969C6" w14:textId="39AB8EE5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Mengacu </w:t>
      </w:r>
      <w:r w:rsidRPr="00953F39">
        <w:rPr>
          <w:i/>
          <w:color w:val="000000"/>
        </w:rPr>
        <w:t>Exhibit</w:t>
      </w:r>
      <w:r w:rsidRPr="006F7F48">
        <w:rPr>
          <w:color w:val="000000"/>
        </w:rPr>
        <w:t xml:space="preserve"> 8.1.</w:t>
      </w:r>
    </w:p>
    <w:p w14:paraId="5E5A3339" w14:textId="4AE5EEF4" w:rsidR="00974F31" w:rsidRPr="006F7F48" w:rsidRDefault="00974F31" w:rsidP="00974F31">
      <w:pPr>
        <w:pStyle w:val="Heading2"/>
      </w:pPr>
      <w:bookmarkStart w:id="110" w:name="_Toc242450724"/>
      <w:r w:rsidRPr="006F7F48">
        <w:t xml:space="preserve">10.6 </w:t>
      </w:r>
      <w:r w:rsidR="0036756A" w:rsidRPr="006F7F48">
        <w:t>Integrasi Data</w:t>
      </w:r>
      <w:bookmarkEnd w:id="110"/>
    </w:p>
    <w:p w14:paraId="34FE8030" w14:textId="22888C07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Data mengalir dari sistem sumber ke platform data melalui </w:t>
      </w:r>
      <w:r w:rsidRPr="00953F39">
        <w:rPr>
          <w:i/>
          <w:color w:val="000000"/>
        </w:rPr>
        <w:t>integration platform</w:t>
      </w:r>
      <w:r w:rsidRPr="006F7F48">
        <w:rPr>
          <w:color w:val="000000"/>
        </w:rPr>
        <w:t>; tidak ada ekstraksi manual ke spreadsheet untuk pelaporan resmi setelah 2029 [REC].</w:t>
      </w:r>
    </w:p>
    <w:p w14:paraId="5D967586" w14:textId="1FA8D95C" w:rsidR="00974F31" w:rsidRPr="006F7F48" w:rsidRDefault="00974F31" w:rsidP="00974F31">
      <w:pPr>
        <w:pStyle w:val="Heading2"/>
      </w:pPr>
      <w:bookmarkStart w:id="111" w:name="_Toc242450725"/>
      <w:r w:rsidRPr="006F7F48">
        <w:t xml:space="preserve">10.7 </w:t>
      </w:r>
      <w:r w:rsidR="0036756A" w:rsidRPr="006F7F48">
        <w:t>Platform Data</w:t>
      </w:r>
      <w:bookmarkEnd w:id="111"/>
    </w:p>
    <w:p w14:paraId="0F9410B2" w14:textId="3E5123ED" w:rsidR="00974F31" w:rsidRPr="006F7F48" w:rsidRDefault="00974F31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Lakehouse/warehouse cloud</w:t>
      </w:r>
      <w:r w:rsidRPr="006F7F48">
        <w:rPr>
          <w:color w:val="000000"/>
        </w:rPr>
        <w:t xml:space="preserve"> dengan katalog dan </w:t>
      </w:r>
      <w:r w:rsidRPr="00953F39">
        <w:rPr>
          <w:i/>
          <w:color w:val="000000"/>
        </w:rPr>
        <w:t>lineage</w:t>
      </w:r>
      <w:r w:rsidRPr="006F7F48">
        <w:rPr>
          <w:color w:val="000000"/>
        </w:rPr>
        <w:t xml:space="preserve">, dibangun bertahap: domain keuangan dan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(2028), utilitas dan IoT (2029), energi-emisi untuk MRV (2029–30).</w:t>
      </w:r>
    </w:p>
    <w:p w14:paraId="1C2480F7" w14:textId="25FDC991" w:rsidR="00974F31" w:rsidRPr="006F7F48" w:rsidRDefault="00974F31" w:rsidP="00974F31">
      <w:pPr>
        <w:pStyle w:val="Heading2"/>
      </w:pPr>
      <w:bookmarkStart w:id="112" w:name="_Toc242450726"/>
      <w:r w:rsidRPr="006F7F48">
        <w:lastRenderedPageBreak/>
        <w:t xml:space="preserve">10.8 </w:t>
      </w:r>
      <w:r w:rsidR="0036756A" w:rsidRPr="006F7F48">
        <w:t>BI dan Analitik</w:t>
      </w:r>
      <w:bookmarkEnd w:id="112"/>
    </w:p>
    <w:p w14:paraId="35161A05" w14:textId="77777777" w:rsidR="00974F31" w:rsidRDefault="00974F31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74F31">
        <w:rPr>
          <w:b/>
          <w:color w:val="1F4E78"/>
          <w:sz w:val="18"/>
        </w:rPr>
        <w:t xml:space="preserve"> 10.3 — Produk BI prioritas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75"/>
      </w:tblGrid>
      <w:tr w:rsidR="00974F31" w:rsidRPr="00974F31" w14:paraId="167E43AF" w14:textId="77777777" w:rsidTr="00974F31">
        <w:trPr>
          <w:tblHeader/>
        </w:trPr>
        <w:tc>
          <w:tcPr>
            <w:tcW w:w="3301" w:type="dxa"/>
            <w:shd w:val="clear" w:color="17365D" w:fill="17365D"/>
          </w:tcPr>
          <w:p w14:paraId="1F831425" w14:textId="60E86177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Audiens</w:t>
            </w:r>
          </w:p>
        </w:tc>
        <w:tc>
          <w:tcPr>
            <w:tcW w:w="3302" w:type="dxa"/>
            <w:shd w:val="clear" w:color="17365D" w:fill="17365D"/>
          </w:tcPr>
          <w:p w14:paraId="02A89D72" w14:textId="4DF0083E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Produk analitik</w:t>
            </w:r>
          </w:p>
        </w:tc>
        <w:tc>
          <w:tcPr>
            <w:tcW w:w="3302" w:type="dxa"/>
            <w:shd w:val="clear" w:color="17365D" w:fill="17365D"/>
          </w:tcPr>
          <w:p w14:paraId="19ACD544" w14:textId="0C790F96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Tahun</w:t>
            </w:r>
          </w:p>
        </w:tc>
      </w:tr>
      <w:tr w:rsidR="00974F31" w:rsidRPr="00974F31" w14:paraId="47F3A61F" w14:textId="77777777" w:rsidTr="00974F31">
        <w:tc>
          <w:tcPr>
            <w:tcW w:w="3301" w:type="dxa"/>
          </w:tcPr>
          <w:p w14:paraId="04F760FA" w14:textId="1B57B7E6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Direksi</w:t>
            </w:r>
          </w:p>
        </w:tc>
        <w:tc>
          <w:tcPr>
            <w:tcW w:w="3302" w:type="dxa"/>
          </w:tcPr>
          <w:p w14:paraId="2150067A" w14:textId="0F36B432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Executive dashboard</w:t>
            </w:r>
            <w:r w:rsidRPr="00506302">
              <w:rPr>
                <w:color w:val="000000"/>
                <w:sz w:val="18"/>
              </w:rPr>
              <w:t xml:space="preserve"> KPI RJPP</w:t>
            </w:r>
          </w:p>
        </w:tc>
        <w:tc>
          <w:tcPr>
            <w:tcW w:w="3302" w:type="dxa"/>
          </w:tcPr>
          <w:p w14:paraId="16153DE1" w14:textId="40AB9A23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2028</w:t>
            </w:r>
          </w:p>
        </w:tc>
      </w:tr>
      <w:tr w:rsidR="00974F31" w:rsidRPr="00974F31" w14:paraId="595B81CA" w14:textId="77777777" w:rsidTr="00974F31">
        <w:tc>
          <w:tcPr>
            <w:tcW w:w="3301" w:type="dxa"/>
          </w:tcPr>
          <w:p w14:paraId="6938D4BE" w14:textId="1244FE7E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Pemasaran</w:t>
            </w:r>
          </w:p>
        </w:tc>
        <w:tc>
          <w:tcPr>
            <w:tcW w:w="3302" w:type="dxa"/>
          </w:tcPr>
          <w:p w14:paraId="444662ED" w14:textId="7BE3F013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KEK &amp; </w:t>
            </w:r>
            <w:r w:rsidRPr="00953F39">
              <w:rPr>
                <w:i/>
                <w:color w:val="000000"/>
                <w:sz w:val="18"/>
              </w:rPr>
              <w:t>pipeline investor</w:t>
            </w:r>
          </w:p>
        </w:tc>
        <w:tc>
          <w:tcPr>
            <w:tcW w:w="3302" w:type="dxa"/>
          </w:tcPr>
          <w:p w14:paraId="5B4DF922" w14:textId="727E13F7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2026–27</w:t>
            </w:r>
          </w:p>
        </w:tc>
      </w:tr>
      <w:tr w:rsidR="00974F31" w:rsidRPr="00974F31" w14:paraId="2222ECB3" w14:textId="77777777" w:rsidTr="00974F31">
        <w:tc>
          <w:tcPr>
            <w:tcW w:w="3301" w:type="dxa"/>
          </w:tcPr>
          <w:p w14:paraId="268F0690" w14:textId="69D0EFBA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Operasi utilitas</w:t>
            </w:r>
          </w:p>
        </w:tc>
        <w:tc>
          <w:tcPr>
            <w:tcW w:w="3302" w:type="dxa"/>
          </w:tcPr>
          <w:p w14:paraId="57FB9688" w14:textId="0F899C4C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Konsumsi, </w:t>
            </w:r>
            <w:r w:rsidRPr="00953F39">
              <w:rPr>
                <w:i/>
                <w:color w:val="000000"/>
                <w:sz w:val="18"/>
              </w:rPr>
              <w:t>losses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reliability</w:t>
            </w:r>
          </w:p>
        </w:tc>
        <w:tc>
          <w:tcPr>
            <w:tcW w:w="3302" w:type="dxa"/>
          </w:tcPr>
          <w:p w14:paraId="69CABF89" w14:textId="2D3DCE67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2028–29</w:t>
            </w:r>
          </w:p>
        </w:tc>
      </w:tr>
      <w:tr w:rsidR="00974F31" w:rsidRPr="00974F31" w14:paraId="5773AC8B" w14:textId="77777777" w:rsidTr="00974F31">
        <w:tc>
          <w:tcPr>
            <w:tcW w:w="3301" w:type="dxa"/>
          </w:tcPr>
          <w:p w14:paraId="30DF4128" w14:textId="37240123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Keuangan</w:t>
            </w:r>
          </w:p>
        </w:tc>
        <w:tc>
          <w:tcPr>
            <w:tcW w:w="3302" w:type="dxa"/>
          </w:tcPr>
          <w:p w14:paraId="7FD362DC" w14:textId="7B4C6CA2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Revenue assurance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aging</w:t>
            </w:r>
            <w:r w:rsidRPr="00506302">
              <w:rPr>
                <w:color w:val="000000"/>
                <w:sz w:val="18"/>
              </w:rPr>
              <w:t xml:space="preserve"> piutang</w:t>
            </w:r>
          </w:p>
        </w:tc>
        <w:tc>
          <w:tcPr>
            <w:tcW w:w="3302" w:type="dxa"/>
          </w:tcPr>
          <w:p w14:paraId="6B848F20" w14:textId="3DF089A6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2028</w:t>
            </w:r>
          </w:p>
        </w:tc>
      </w:tr>
      <w:tr w:rsidR="00974F31" w:rsidRPr="00974F31" w14:paraId="6E196FF1" w14:textId="77777777" w:rsidTr="00974F31">
        <w:tc>
          <w:tcPr>
            <w:tcW w:w="3301" w:type="dxa"/>
          </w:tcPr>
          <w:p w14:paraId="0BAF3C52" w14:textId="4FDD7674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ESG</w:t>
            </w:r>
          </w:p>
        </w:tc>
        <w:tc>
          <w:tcPr>
            <w:tcW w:w="3302" w:type="dxa"/>
          </w:tcPr>
          <w:p w14:paraId="5CA9D7E0" w14:textId="7E160F1D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Energi terbarukan, emisi, MRV karbon</w:t>
            </w:r>
          </w:p>
        </w:tc>
        <w:tc>
          <w:tcPr>
            <w:tcW w:w="3302" w:type="dxa"/>
          </w:tcPr>
          <w:p w14:paraId="7ACB8E27" w14:textId="2F4EB69C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2029–30</w:t>
            </w:r>
          </w:p>
        </w:tc>
      </w:tr>
    </w:tbl>
    <w:p w14:paraId="609247F8" w14:textId="04A4B9B7" w:rsidR="00974F31" w:rsidRPr="006F7F48" w:rsidRDefault="00974F31" w:rsidP="00974F31">
      <w:pPr>
        <w:pStyle w:val="Heading2"/>
      </w:pPr>
      <w:bookmarkStart w:id="113" w:name="_Toc242450727"/>
      <w:r w:rsidRPr="006F7F48">
        <w:t xml:space="preserve">10.9 </w:t>
      </w:r>
      <w:r w:rsidR="0036756A" w:rsidRPr="006F7F48">
        <w:t>Kesiapan AI</w:t>
      </w:r>
      <w:bookmarkEnd w:id="113"/>
    </w:p>
    <w:p w14:paraId="445E82BB" w14:textId="48DAE521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Prasyarat AI: </w:t>
      </w:r>
      <w:r w:rsidR="00E575C2" w:rsidRPr="00953F39">
        <w:rPr>
          <w:i/>
          <w:color w:val="000000"/>
        </w:rPr>
        <w:t>Data Management</w:t>
      </w:r>
      <w:r w:rsidR="00E575C2" w:rsidRPr="006F7F48">
        <w:rPr>
          <w:color w:val="000000"/>
        </w:rPr>
        <w:t xml:space="preserve"> minimal Level 2 (</w:t>
      </w:r>
      <w:r w:rsidR="00E575C2" w:rsidRPr="00953F39">
        <w:rPr>
          <w:i/>
          <w:color w:val="000000"/>
        </w:rPr>
        <w:t>Managed</w:t>
      </w:r>
      <w:r w:rsidR="00E575C2" w:rsidRPr="006F7F48">
        <w:rPr>
          <w:color w:val="000000"/>
        </w:rPr>
        <w:t>)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data quality index</w:t>
      </w:r>
      <w:r w:rsidRPr="006F7F48">
        <w:rPr>
          <w:color w:val="000000"/>
        </w:rPr>
        <w:t xml:space="preserve"> terukur, kebijakan penggunaan AI (termasuk GenAI dan data pribadi), dan </w:t>
      </w:r>
      <w:r w:rsidRPr="00953F39">
        <w:rPr>
          <w:i/>
          <w:color w:val="000000"/>
        </w:rPr>
        <w:t>use case</w:t>
      </w:r>
      <w:r w:rsidRPr="006F7F48">
        <w:rPr>
          <w:color w:val="000000"/>
        </w:rPr>
        <w:t xml:space="preserve"> dengan pemilik bisnis. </w:t>
      </w:r>
      <w:r w:rsidRPr="00953F39">
        <w:rPr>
          <w:i/>
          <w:color w:val="000000"/>
        </w:rPr>
        <w:t>Gate</w:t>
      </w:r>
      <w:r w:rsidRPr="006F7F48">
        <w:rPr>
          <w:color w:val="000000"/>
        </w:rPr>
        <w:t xml:space="preserve"> ini dinilai pada akhir 2028 sebelum IT-21 dimulai.</w:t>
      </w:r>
    </w:p>
    <w:p w14:paraId="56EFE84C" w14:textId="5CC5F0C3" w:rsidR="00974F31" w:rsidRPr="006F7F48" w:rsidRDefault="00974F31" w:rsidP="00974F31">
      <w:pPr>
        <w:pStyle w:val="Heading2"/>
      </w:pPr>
      <w:bookmarkStart w:id="114" w:name="_Toc242450728"/>
      <w:r w:rsidRPr="006F7F48">
        <w:t xml:space="preserve">10.10 </w:t>
      </w:r>
      <w:r w:rsidR="0036756A" w:rsidRPr="006F7F48">
        <w:t>Pengambilan Keputusan Berbasis Data</w:t>
      </w:r>
      <w:bookmarkEnd w:id="114"/>
    </w:p>
    <w:p w14:paraId="065F7C4D" w14:textId="18304A6D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Rapat kinerja Direksi menggunakan </w:t>
      </w:r>
      <w:r w:rsidRPr="00953F39">
        <w:rPr>
          <w:i/>
          <w:color w:val="000000"/>
        </w:rPr>
        <w:t>executive dashboard</w:t>
      </w:r>
      <w:r w:rsidRPr="006F7F48">
        <w:rPr>
          <w:color w:val="000000"/>
        </w:rPr>
        <w:t xml:space="preserve"> sebagai sumber tunggal mulai 2029; perbedaan angka antar divisi diselesaikan di </w:t>
      </w:r>
      <w:r w:rsidRPr="00953F39">
        <w:rPr>
          <w:i/>
          <w:color w:val="000000"/>
        </w:rPr>
        <w:t>Data Governance Council</w:t>
      </w:r>
      <w:r w:rsidRPr="006F7F48">
        <w:rPr>
          <w:color w:val="000000"/>
        </w:rPr>
        <w:t>, bukan di rapat [REC].</w:t>
      </w:r>
    </w:p>
    <w:p w14:paraId="49C3EF65" w14:textId="1F587FBF" w:rsidR="00974F31" w:rsidRDefault="00974F31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45BCE42" w14:textId="777EE99E" w:rsidR="00974F31" w:rsidRPr="006F7F48" w:rsidRDefault="00974F31" w:rsidP="00974F31">
      <w:pPr>
        <w:pStyle w:val="Heading1"/>
      </w:pPr>
      <w:bookmarkStart w:id="115" w:name="_Toc242450729"/>
      <w:r w:rsidRPr="006F7F48">
        <w:lastRenderedPageBreak/>
        <w:t xml:space="preserve">BAB 11 — </w:t>
      </w:r>
      <w:r w:rsidR="0036756A" w:rsidRPr="006F7F48">
        <w:t>KEAMANAN SIBER, RISIKO DAN KETAHANAN</w:t>
      </w:r>
      <w:bookmarkEnd w:id="115"/>
    </w:p>
    <w:p w14:paraId="1514A920" w14:textId="0FA909AE" w:rsidR="00974F31" w:rsidRPr="006F7F48" w:rsidRDefault="00974F31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Why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Saat layanan kawasan didigitalkan, insiden siber berubah dari gangguan TI menjadi gangguan pendapatan dan operasi utilitas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. RJPP menetapkan komitmen keamanan siber dengan audit dan pengujian rutin </w:t>
      </w:r>
      <w:r w:rsidR="00BC0EC6" w:rsidRPr="006F7F48">
        <w:rPr>
          <w:color w:val="000000"/>
        </w:rPr>
        <w:t>[F, RJPP hlm. 114]</w:t>
      </w:r>
      <w:r w:rsidRPr="006F7F48">
        <w:rPr>
          <w:color w:val="000000"/>
        </w:rPr>
        <w:t>.</w:t>
      </w:r>
    </w:p>
    <w:p w14:paraId="44EA2A49" w14:textId="13977263" w:rsidR="00974F31" w:rsidRPr="006F7F48" w:rsidRDefault="00974F31" w:rsidP="00974F31">
      <w:pPr>
        <w:pStyle w:val="Heading2"/>
      </w:pPr>
      <w:bookmarkStart w:id="116" w:name="_Toc242450730"/>
      <w:r w:rsidRPr="006F7F48">
        <w:t xml:space="preserve">11.1 </w:t>
      </w:r>
      <w:r w:rsidR="0036756A" w:rsidRPr="006F7F48">
        <w:t>Strategi Keamanan Siber</w:t>
      </w:r>
      <w:bookmarkEnd w:id="116"/>
    </w:p>
    <w:p w14:paraId="51008220" w14:textId="77777777" w:rsidR="00974F31" w:rsidRDefault="00974F31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74F31">
        <w:rPr>
          <w:b/>
          <w:color w:val="1F4E78"/>
          <w:sz w:val="18"/>
        </w:rPr>
        <w:t xml:space="preserve"> 11.1 — Kerangka </w:t>
      </w:r>
      <w:r w:rsidRPr="00953F39">
        <w:rPr>
          <w:b/>
          <w:i/>
          <w:color w:val="1F4E78"/>
          <w:sz w:val="18"/>
        </w:rPr>
        <w:t>cybersecurity</w:t>
      </w:r>
      <w:r w:rsidRPr="00974F31">
        <w:rPr>
          <w:b/>
          <w:color w:val="1F4E78"/>
          <w:sz w:val="18"/>
        </w:rPr>
        <w:t xml:space="preserve"> (NIST CSF × ISO 27001)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2"/>
        <w:gridCol w:w="3205"/>
        <w:gridCol w:w="3178"/>
      </w:tblGrid>
      <w:tr w:rsidR="00974F31" w:rsidRPr="00974F31" w14:paraId="27030B8B" w14:textId="77777777" w:rsidTr="00974F31">
        <w:trPr>
          <w:tblHeader/>
        </w:trPr>
        <w:tc>
          <w:tcPr>
            <w:tcW w:w="3301" w:type="dxa"/>
            <w:shd w:val="clear" w:color="17365D" w:fill="17365D"/>
          </w:tcPr>
          <w:p w14:paraId="150936A1" w14:textId="7BB3F83E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Fungsi NIST CSF 2.0</w:t>
            </w:r>
          </w:p>
        </w:tc>
        <w:tc>
          <w:tcPr>
            <w:tcW w:w="3302" w:type="dxa"/>
            <w:shd w:val="clear" w:color="17365D" w:fill="17365D"/>
          </w:tcPr>
          <w:p w14:paraId="1D817018" w14:textId="4247583C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Kapabilitas target 2030</w:t>
            </w:r>
          </w:p>
        </w:tc>
        <w:tc>
          <w:tcPr>
            <w:tcW w:w="3302" w:type="dxa"/>
            <w:shd w:val="clear" w:color="17365D" w:fill="17365D"/>
          </w:tcPr>
          <w:p w14:paraId="09B605A4" w14:textId="4610DD6C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Inisiatif</w:t>
            </w:r>
          </w:p>
        </w:tc>
      </w:tr>
      <w:tr w:rsidR="00974F31" w:rsidRPr="00974F31" w14:paraId="3E5C1581" w14:textId="77777777" w:rsidTr="00974F31">
        <w:tc>
          <w:tcPr>
            <w:tcW w:w="3301" w:type="dxa"/>
          </w:tcPr>
          <w:p w14:paraId="3ADE985B" w14:textId="100B5A18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Govern</w:t>
            </w:r>
          </w:p>
        </w:tc>
        <w:tc>
          <w:tcPr>
            <w:tcW w:w="3302" w:type="dxa"/>
          </w:tcPr>
          <w:p w14:paraId="0887B221" w14:textId="1E8C06BD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Kebijakan, peran, </w:t>
            </w:r>
            <w:r w:rsidRPr="00953F39">
              <w:rPr>
                <w:i/>
                <w:color w:val="000000"/>
                <w:sz w:val="18"/>
              </w:rPr>
              <w:t>risk appetite</w:t>
            </w:r>
            <w:r w:rsidRPr="00506302">
              <w:rPr>
                <w:color w:val="000000"/>
                <w:sz w:val="18"/>
              </w:rPr>
              <w:t xml:space="preserve"> siber, pelaporan ke Direksi</w:t>
            </w:r>
          </w:p>
        </w:tc>
        <w:tc>
          <w:tcPr>
            <w:tcW w:w="3302" w:type="dxa"/>
          </w:tcPr>
          <w:p w14:paraId="58C95203" w14:textId="7CEB4717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IT-01, IT-03</w:t>
            </w:r>
          </w:p>
        </w:tc>
      </w:tr>
      <w:tr w:rsidR="00974F31" w:rsidRPr="00974F31" w14:paraId="3D8CCCFE" w14:textId="77777777" w:rsidTr="00974F31">
        <w:tc>
          <w:tcPr>
            <w:tcW w:w="3301" w:type="dxa"/>
          </w:tcPr>
          <w:p w14:paraId="6DB1DC96" w14:textId="691333AA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Identify</w:t>
            </w:r>
          </w:p>
        </w:tc>
        <w:tc>
          <w:tcPr>
            <w:tcW w:w="3302" w:type="dxa"/>
          </w:tcPr>
          <w:p w14:paraId="5B6867D1" w14:textId="20B1F9C5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Inventaris aset IT/OT, klasifikasi data, </w:t>
            </w:r>
            <w:r w:rsidRPr="00953F39">
              <w:rPr>
                <w:i/>
                <w:color w:val="000000"/>
                <w:sz w:val="18"/>
              </w:rPr>
              <w:t>risk assessment</w:t>
            </w:r>
          </w:p>
        </w:tc>
        <w:tc>
          <w:tcPr>
            <w:tcW w:w="3302" w:type="dxa"/>
          </w:tcPr>
          <w:p w14:paraId="4F63AA65" w14:textId="66C7BB74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IT-03</w:t>
            </w:r>
          </w:p>
        </w:tc>
      </w:tr>
      <w:tr w:rsidR="00974F31" w:rsidRPr="00974F31" w14:paraId="5526F1F2" w14:textId="77777777" w:rsidTr="00974F31">
        <w:tc>
          <w:tcPr>
            <w:tcW w:w="3301" w:type="dxa"/>
          </w:tcPr>
          <w:p w14:paraId="5DA1001E" w14:textId="176F3685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Protect</w:t>
            </w:r>
          </w:p>
        </w:tc>
        <w:tc>
          <w:tcPr>
            <w:tcW w:w="3302" w:type="dxa"/>
          </w:tcPr>
          <w:p w14:paraId="048E628F" w14:textId="208B5CF1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IAM/MFA/PAM, EDR, segmentasi, enkripsi, </w:t>
            </w:r>
            <w:r w:rsidRPr="00953F39">
              <w:rPr>
                <w:i/>
                <w:color w:val="000000"/>
                <w:sz w:val="18"/>
              </w:rPr>
              <w:t>awareness</w:t>
            </w:r>
          </w:p>
        </w:tc>
        <w:tc>
          <w:tcPr>
            <w:tcW w:w="3302" w:type="dxa"/>
          </w:tcPr>
          <w:p w14:paraId="6567AB63" w14:textId="1D794E1D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IT-03, IT-04, IT-05</w:t>
            </w:r>
          </w:p>
        </w:tc>
      </w:tr>
      <w:tr w:rsidR="00974F31" w:rsidRPr="00974F31" w14:paraId="77A296EF" w14:textId="77777777" w:rsidTr="00974F31">
        <w:tc>
          <w:tcPr>
            <w:tcW w:w="3301" w:type="dxa"/>
          </w:tcPr>
          <w:p w14:paraId="521CA9DA" w14:textId="51B669BA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Detect</w:t>
            </w:r>
          </w:p>
        </w:tc>
        <w:tc>
          <w:tcPr>
            <w:tcW w:w="3302" w:type="dxa"/>
          </w:tcPr>
          <w:p w14:paraId="30AD0157" w14:textId="5E02F171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SIEM + SOC/MDR 24×7 termasuk OT</w:t>
            </w:r>
          </w:p>
        </w:tc>
        <w:tc>
          <w:tcPr>
            <w:tcW w:w="3302" w:type="dxa"/>
          </w:tcPr>
          <w:p w14:paraId="781924B8" w14:textId="31F552F8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IT-03</w:t>
            </w:r>
          </w:p>
        </w:tc>
      </w:tr>
      <w:tr w:rsidR="00974F31" w:rsidRPr="00974F31" w14:paraId="22060D0E" w14:textId="77777777" w:rsidTr="00974F31">
        <w:tc>
          <w:tcPr>
            <w:tcW w:w="3301" w:type="dxa"/>
          </w:tcPr>
          <w:p w14:paraId="338544D6" w14:textId="2B7CC28C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Respond</w:t>
            </w:r>
          </w:p>
        </w:tc>
        <w:tc>
          <w:tcPr>
            <w:tcW w:w="3302" w:type="dxa"/>
          </w:tcPr>
          <w:p w14:paraId="1AAEA2E1" w14:textId="6C402F27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Incident response plan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playbook</w:t>
            </w:r>
            <w:r w:rsidRPr="00506302">
              <w:rPr>
                <w:color w:val="000000"/>
                <w:sz w:val="18"/>
              </w:rPr>
              <w:t xml:space="preserve">, uji </w:t>
            </w:r>
            <w:r w:rsidRPr="00953F39">
              <w:rPr>
                <w:i/>
                <w:color w:val="000000"/>
                <w:sz w:val="18"/>
              </w:rPr>
              <w:t>tabletop</w:t>
            </w:r>
          </w:p>
        </w:tc>
        <w:tc>
          <w:tcPr>
            <w:tcW w:w="3302" w:type="dxa"/>
          </w:tcPr>
          <w:p w14:paraId="38AB631C" w14:textId="755DD124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IT-03</w:t>
            </w:r>
          </w:p>
        </w:tc>
      </w:tr>
      <w:tr w:rsidR="00974F31" w:rsidRPr="00974F31" w14:paraId="7483B497" w14:textId="77777777" w:rsidTr="00974F31">
        <w:tc>
          <w:tcPr>
            <w:tcW w:w="3301" w:type="dxa"/>
          </w:tcPr>
          <w:p w14:paraId="5D2F8A6E" w14:textId="2B2D5A86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Recover</w:t>
            </w:r>
          </w:p>
        </w:tc>
        <w:tc>
          <w:tcPr>
            <w:tcW w:w="3302" w:type="dxa"/>
          </w:tcPr>
          <w:p w14:paraId="03DE8E95" w14:textId="05F697AE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Backup immutable</w:t>
            </w:r>
            <w:r w:rsidRPr="00506302">
              <w:rPr>
                <w:color w:val="000000"/>
                <w:sz w:val="18"/>
              </w:rPr>
              <w:t xml:space="preserve">, DR teruji, </w:t>
            </w:r>
            <w:r w:rsidRPr="00953F39">
              <w:rPr>
                <w:i/>
                <w:color w:val="000000"/>
                <w:sz w:val="18"/>
              </w:rPr>
              <w:t>cyber recovery</w:t>
            </w:r>
          </w:p>
        </w:tc>
        <w:tc>
          <w:tcPr>
            <w:tcW w:w="3302" w:type="dxa"/>
          </w:tcPr>
          <w:p w14:paraId="0C109DD5" w14:textId="6025AF3F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IT-06</w:t>
            </w:r>
          </w:p>
        </w:tc>
      </w:tr>
    </w:tbl>
    <w:p w14:paraId="25D84E46" w14:textId="0E601F7F" w:rsidR="00974F31" w:rsidRPr="006F7F48" w:rsidRDefault="00974F31" w:rsidP="00974F31">
      <w:pPr>
        <w:pStyle w:val="Heading2"/>
      </w:pPr>
      <w:bookmarkStart w:id="117" w:name="_Toc242450731"/>
      <w:r w:rsidRPr="006F7F48">
        <w:t xml:space="preserve">11.2 </w:t>
      </w:r>
      <w:r w:rsidR="0036756A" w:rsidRPr="006F7F48">
        <w:t>Tata Kelola Keamanan Siber</w:t>
      </w:r>
      <w:bookmarkEnd w:id="117"/>
    </w:p>
    <w:p w14:paraId="48DD3302" w14:textId="68FAAE64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ISMS dirancang selaras ISO/IEC 27001 dengan ruang lingkup awal layanan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billing</w:t>
      </w:r>
      <w:r w:rsidRPr="006F7F48">
        <w:rPr>
          <w:color w:val="000000"/>
        </w:rPr>
        <w:t xml:space="preserve"> dan data; sertifikasi dipertimbangkan 2029 bila diminta investor/regulator [TBD]. </w:t>
      </w:r>
      <w:r w:rsidRPr="00953F39">
        <w:rPr>
          <w:i/>
          <w:color w:val="000000"/>
        </w:rPr>
        <w:t>Information Security &amp; Risk</w:t>
      </w:r>
      <w:r w:rsidRPr="006F7F48">
        <w:rPr>
          <w:color w:val="000000"/>
        </w:rPr>
        <w:t xml:space="preserve"> Forum melapor triwulanan.</w:t>
      </w:r>
    </w:p>
    <w:p w14:paraId="67B839BB" w14:textId="7BB3C751" w:rsidR="00974F31" w:rsidRPr="006F7F48" w:rsidRDefault="00974F31" w:rsidP="00974F31">
      <w:pPr>
        <w:pStyle w:val="Heading2"/>
      </w:pPr>
      <w:bookmarkStart w:id="118" w:name="_Toc242450732"/>
      <w:r w:rsidRPr="006F7F48">
        <w:t xml:space="preserve">11.3 </w:t>
      </w:r>
      <w:r w:rsidR="0036756A" w:rsidRPr="006F7F48">
        <w:t>Manajemen Identitas dan Akses</w:t>
      </w:r>
      <w:bookmarkEnd w:id="118"/>
    </w:p>
    <w:p w14:paraId="6F3F218F" w14:textId="63F759FE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SSO dan MFA untuk seluruh pengguna (2027), PAM untuk akun admin dan akses </w:t>
      </w:r>
      <w:r w:rsidRPr="00953F39">
        <w:rPr>
          <w:i/>
          <w:color w:val="000000"/>
        </w:rPr>
        <w:t>vendor</w:t>
      </w:r>
      <w:r w:rsidRPr="006F7F48">
        <w:rPr>
          <w:color w:val="000000"/>
        </w:rPr>
        <w:t xml:space="preserve">, identitas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terpisah (CIAM) untuk portal, dan </w:t>
      </w:r>
      <w:r w:rsidRPr="00953F39">
        <w:rPr>
          <w:i/>
          <w:color w:val="000000"/>
        </w:rPr>
        <w:t>access review</w:t>
      </w:r>
      <w:r w:rsidRPr="006F7F48">
        <w:rPr>
          <w:color w:val="000000"/>
        </w:rPr>
        <w:t xml:space="preserve"> triwulanan.</w:t>
      </w:r>
    </w:p>
    <w:p w14:paraId="0D4FC089" w14:textId="06D004B2" w:rsidR="00974F31" w:rsidRPr="006F7F48" w:rsidRDefault="00974F31" w:rsidP="00974F31">
      <w:pPr>
        <w:pStyle w:val="Heading2"/>
      </w:pPr>
      <w:bookmarkStart w:id="119" w:name="_Toc242450733"/>
      <w:r w:rsidRPr="006F7F48">
        <w:t xml:space="preserve">11.4 </w:t>
      </w:r>
      <w:r w:rsidR="0036756A" w:rsidRPr="006F7F48">
        <w:t>Operasi Keamanan</w:t>
      </w:r>
      <w:bookmarkEnd w:id="119"/>
    </w:p>
    <w:p w14:paraId="1422F28A" w14:textId="1BBF4BC3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SOC melalui MDR </w:t>
      </w:r>
      <w:r w:rsidRPr="00953F39">
        <w:rPr>
          <w:i/>
          <w:color w:val="000000"/>
        </w:rPr>
        <w:t>provider</w:t>
      </w:r>
      <w:r w:rsidRPr="006F7F48">
        <w:rPr>
          <w:color w:val="000000"/>
        </w:rPr>
        <w:t xml:space="preserve"> 24×7—lebih realistis dibanding SOC internal untuk ukuran KINRA—dengan unit TI sebagai pemilik risiko dan eskalasi.</w:t>
      </w:r>
    </w:p>
    <w:p w14:paraId="2BC9EA24" w14:textId="397D1ED5" w:rsidR="00974F31" w:rsidRPr="006F7F48" w:rsidRDefault="00974F31" w:rsidP="00974F31">
      <w:pPr>
        <w:pStyle w:val="Heading2"/>
      </w:pPr>
      <w:bookmarkStart w:id="120" w:name="_Toc242450734"/>
      <w:r w:rsidRPr="006F7F48">
        <w:t xml:space="preserve">11.5 </w:t>
      </w:r>
      <w:r w:rsidR="0036756A" w:rsidRPr="006F7F48">
        <w:t>Keamanan Jaringan</w:t>
      </w:r>
      <w:bookmarkEnd w:id="120"/>
    </w:p>
    <w:p w14:paraId="19D00A51" w14:textId="5B69753A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NGFW, segmentasi zona (korporat,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/publik, OT), </w:t>
      </w:r>
      <w:r w:rsidRPr="00953F39">
        <w:rPr>
          <w:i/>
          <w:color w:val="000000"/>
        </w:rPr>
        <w:t>secure remote access</w:t>
      </w:r>
      <w:r w:rsidRPr="006F7F48">
        <w:rPr>
          <w:color w:val="000000"/>
        </w:rPr>
        <w:t xml:space="preserve"> untuk mitra </w:t>
      </w:r>
      <w:r w:rsidR="00210365" w:rsidRPr="006F7F48">
        <w:rPr>
          <w:color w:val="000000"/>
        </w:rPr>
        <w:t>pembangkit listrik swasta/operator</w:t>
      </w:r>
      <w:r w:rsidRPr="006F7F48">
        <w:rPr>
          <w:color w:val="000000"/>
        </w:rPr>
        <w:t xml:space="preserve">, dan </w:t>
      </w:r>
      <w:r w:rsidRPr="00953F39">
        <w:rPr>
          <w:i/>
          <w:color w:val="000000"/>
        </w:rPr>
        <w:t>monitoring</w:t>
      </w:r>
      <w:r w:rsidRPr="006F7F48">
        <w:rPr>
          <w:color w:val="000000"/>
        </w:rPr>
        <w:t xml:space="preserve"> trafik OT.</w:t>
      </w:r>
    </w:p>
    <w:p w14:paraId="2A670D55" w14:textId="0253413A" w:rsidR="00974F31" w:rsidRPr="006F7F48" w:rsidRDefault="00974F31" w:rsidP="00974F31">
      <w:pPr>
        <w:pStyle w:val="Heading2"/>
      </w:pPr>
      <w:bookmarkStart w:id="121" w:name="_Toc242450735"/>
      <w:r w:rsidRPr="006F7F48">
        <w:t xml:space="preserve">11.6 </w:t>
      </w:r>
      <w:r w:rsidR="0036756A" w:rsidRPr="006F7F48">
        <w:t>Keamanan Perangkat (</w:t>
      </w:r>
      <w:r w:rsidR="0036756A" w:rsidRPr="00953F39">
        <w:rPr>
          <w:i/>
        </w:rPr>
        <w:t>Endpoint</w:t>
      </w:r>
      <w:r w:rsidR="0036756A" w:rsidRPr="006F7F48">
        <w:t>)</w:t>
      </w:r>
      <w:bookmarkEnd w:id="121"/>
    </w:p>
    <w:p w14:paraId="2F4B77B0" w14:textId="7D3B6B68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EDR dan </w:t>
      </w:r>
      <w:r w:rsidRPr="00953F39">
        <w:rPr>
          <w:i/>
          <w:color w:val="000000"/>
        </w:rPr>
        <w:t>device management</w:t>
      </w:r>
      <w:r w:rsidRPr="006F7F48">
        <w:rPr>
          <w:color w:val="000000"/>
        </w:rPr>
        <w:t xml:space="preserve"> untuk seluruh perangkat, </w:t>
      </w:r>
      <w:r w:rsidRPr="00953F39">
        <w:rPr>
          <w:i/>
          <w:color w:val="000000"/>
        </w:rPr>
        <w:t>patch</w:t>
      </w:r>
      <w:r w:rsidRPr="006F7F48">
        <w:rPr>
          <w:color w:val="000000"/>
        </w:rPr>
        <w:t xml:space="preserve"> kritis ≤14 hari, </w:t>
      </w:r>
      <w:r w:rsidRPr="00953F39">
        <w:rPr>
          <w:i/>
          <w:color w:val="000000"/>
        </w:rPr>
        <w:t>hardening</w:t>
      </w:r>
      <w:r w:rsidRPr="006F7F48">
        <w:rPr>
          <w:color w:val="000000"/>
        </w:rPr>
        <w:t xml:space="preserve"> standar.</w:t>
      </w:r>
    </w:p>
    <w:p w14:paraId="39D173DD" w14:textId="73F1289E" w:rsidR="00974F31" w:rsidRPr="006F7F48" w:rsidRDefault="00974F31" w:rsidP="00974F31">
      <w:pPr>
        <w:pStyle w:val="Heading2"/>
      </w:pPr>
      <w:bookmarkStart w:id="122" w:name="_Toc242450736"/>
      <w:r w:rsidRPr="006F7F48">
        <w:t xml:space="preserve">11.7 </w:t>
      </w:r>
      <w:r w:rsidR="0036756A" w:rsidRPr="006F7F48">
        <w:t>Keamanan Data</w:t>
      </w:r>
      <w:bookmarkEnd w:id="122"/>
    </w:p>
    <w:p w14:paraId="750F4405" w14:textId="65B173F1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Klasifikasi data, enkripsi, DLP untuk </w:t>
      </w:r>
      <w:r w:rsidRPr="00953F39">
        <w:rPr>
          <w:i/>
          <w:color w:val="000000"/>
        </w:rPr>
        <w:t>data tenant</w:t>
      </w:r>
      <w:r w:rsidRPr="006F7F48">
        <w:rPr>
          <w:color w:val="000000"/>
        </w:rPr>
        <w:t xml:space="preserve"> dan pribadi, serta program kepatuhan UU 27/2022 (PDP)—termasuk pencatatan pemrosesan dan penunjukan pejabat PDP bila diwajibkan [TBD].</w:t>
      </w:r>
    </w:p>
    <w:p w14:paraId="6B44EBE8" w14:textId="67895CE9" w:rsidR="00974F31" w:rsidRPr="006F7F48" w:rsidRDefault="00974F31" w:rsidP="00974F31">
      <w:pPr>
        <w:pStyle w:val="Heading2"/>
      </w:pPr>
      <w:bookmarkStart w:id="123" w:name="_Toc242450737"/>
      <w:r w:rsidRPr="006F7F48">
        <w:lastRenderedPageBreak/>
        <w:t xml:space="preserve">11.8 </w:t>
      </w:r>
      <w:r w:rsidR="0036756A" w:rsidRPr="006F7F48">
        <w:t>Risiko Pihak Ketiga</w:t>
      </w:r>
      <w:bookmarkEnd w:id="123"/>
    </w:p>
    <w:p w14:paraId="2BDAA699" w14:textId="7E361678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Penilaian keamanan sebelum kontrak, klausul keamanan dan hak audit, </w:t>
      </w:r>
      <w:r w:rsidRPr="00953F39">
        <w:rPr>
          <w:i/>
          <w:color w:val="000000"/>
        </w:rPr>
        <w:t>review</w:t>
      </w:r>
      <w:r w:rsidRPr="006F7F48">
        <w:rPr>
          <w:color w:val="000000"/>
        </w:rPr>
        <w:t xml:space="preserve"> tahunan </w:t>
      </w:r>
      <w:r w:rsidRPr="00953F39">
        <w:rPr>
          <w:i/>
          <w:color w:val="000000"/>
        </w:rPr>
        <w:t>vendor</w:t>
      </w:r>
      <w:r w:rsidRPr="006F7F48">
        <w:rPr>
          <w:color w:val="000000"/>
        </w:rPr>
        <w:t xml:space="preserve"> kritis. Mitra yang mengakses OT tunduk pada standar akses KINRA.</w:t>
      </w:r>
    </w:p>
    <w:p w14:paraId="7DB1CC4E" w14:textId="10CA7584" w:rsidR="00974F31" w:rsidRPr="006F7F48" w:rsidRDefault="00974F31" w:rsidP="00974F31">
      <w:pPr>
        <w:pStyle w:val="Heading2"/>
      </w:pPr>
      <w:bookmarkStart w:id="124" w:name="_Toc242450738"/>
      <w:r w:rsidRPr="006F7F48">
        <w:t xml:space="preserve">11.9 </w:t>
      </w:r>
      <w:r w:rsidR="0036756A" w:rsidRPr="006F7F48">
        <w:t>Kesadaran Keamanan</w:t>
      </w:r>
      <w:bookmarkEnd w:id="124"/>
    </w:p>
    <w:p w14:paraId="4513934A" w14:textId="1B064A16" w:rsidR="00974F31" w:rsidRPr="006F7F48" w:rsidRDefault="00974F31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E-learning</w:t>
      </w:r>
      <w:r w:rsidRPr="006F7F48">
        <w:rPr>
          <w:color w:val="000000"/>
        </w:rPr>
        <w:t xml:space="preserve"> wajib tahunan, </w:t>
      </w:r>
      <w:r w:rsidRPr="00953F39">
        <w:rPr>
          <w:i/>
          <w:color w:val="000000"/>
        </w:rPr>
        <w:t>phishing simulation</w:t>
      </w:r>
      <w:r w:rsidRPr="006F7F48">
        <w:rPr>
          <w:color w:val="000000"/>
        </w:rPr>
        <w:t xml:space="preserve"> triwulanan, pelatihan khusus untuk keuangan (</w:t>
      </w:r>
      <w:r w:rsidRPr="00953F39">
        <w:rPr>
          <w:i/>
          <w:color w:val="000000"/>
        </w:rPr>
        <w:t>fraud</w:t>
      </w:r>
      <w:r w:rsidRPr="006F7F48">
        <w:rPr>
          <w:color w:val="000000"/>
        </w:rPr>
        <w:t xml:space="preserve"> pembayaran) dan operator OT.</w:t>
      </w:r>
    </w:p>
    <w:p w14:paraId="668ABA06" w14:textId="04819185" w:rsidR="00974F31" w:rsidRPr="006F7F48" w:rsidRDefault="00974F31" w:rsidP="00974F31">
      <w:pPr>
        <w:pStyle w:val="Heading2"/>
      </w:pPr>
      <w:bookmarkStart w:id="125" w:name="_Toc242450739"/>
      <w:r w:rsidRPr="006F7F48">
        <w:t xml:space="preserve">11.10 </w:t>
      </w:r>
      <w:r w:rsidR="0036756A" w:rsidRPr="006F7F48">
        <w:t>Keberlangsungan Bisnis</w:t>
      </w:r>
      <w:bookmarkEnd w:id="125"/>
    </w:p>
    <w:p w14:paraId="2AB17661" w14:textId="4FFB6191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BIA layanan kritis menjadi dasar </w:t>
      </w:r>
      <w:r w:rsidR="00407BFC" w:rsidRPr="006F7F48">
        <w:rPr>
          <w:color w:val="000000"/>
        </w:rPr>
        <w:t>manajemen keberlangsungan bisnis (BCM)</w:t>
      </w:r>
      <w:r w:rsidRPr="006F7F48">
        <w:rPr>
          <w:color w:val="000000"/>
        </w:rPr>
        <w:t xml:space="preserve"> selaras ISO 22301, terintegrasi dengan manajemen risiko korporat (ISO 31000).</w:t>
      </w:r>
    </w:p>
    <w:p w14:paraId="27EA6CC8" w14:textId="122BD396" w:rsidR="00974F31" w:rsidRDefault="00974F31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74F31">
        <w:rPr>
          <w:b/>
          <w:color w:val="1F4E78"/>
          <w:sz w:val="18"/>
        </w:rPr>
        <w:t xml:space="preserve"> 11.2 — </w:t>
      </w:r>
      <w:r w:rsidR="00AA7AC6" w:rsidRPr="00AA7AC6">
        <w:rPr>
          <w:b/>
          <w:color w:val="1F4E78"/>
          <w:sz w:val="18"/>
        </w:rPr>
        <w:t>Layanan yang menyentuh pendapatan dan utilitas mendapat target pemulihan paling ketat</w:t>
      </w:r>
      <w:r w:rsidRPr="00974F31">
        <w:rPr>
          <w:b/>
          <w:color w:val="1F4E78"/>
          <w:sz w:val="18"/>
        </w:rPr>
        <w:t xml:space="preserve"> [REC, divalidasi melalui BIA]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4"/>
        <w:gridCol w:w="2409"/>
        <w:gridCol w:w="2385"/>
        <w:gridCol w:w="2387"/>
      </w:tblGrid>
      <w:tr w:rsidR="00974F31" w:rsidRPr="00974F31" w14:paraId="2822D887" w14:textId="77777777" w:rsidTr="00974F31">
        <w:trPr>
          <w:tblHeader/>
        </w:trPr>
        <w:tc>
          <w:tcPr>
            <w:tcW w:w="2476" w:type="dxa"/>
            <w:shd w:val="clear" w:color="17365D" w:fill="17365D"/>
          </w:tcPr>
          <w:p w14:paraId="4EE12641" w14:textId="577F6FAD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Tier</w:t>
            </w:r>
          </w:p>
        </w:tc>
        <w:tc>
          <w:tcPr>
            <w:tcW w:w="2476" w:type="dxa"/>
            <w:shd w:val="clear" w:color="17365D" w:fill="17365D"/>
          </w:tcPr>
          <w:p w14:paraId="2E8571E4" w14:textId="4EEC16D7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Contoh layanan</w:t>
            </w:r>
          </w:p>
        </w:tc>
        <w:tc>
          <w:tcPr>
            <w:tcW w:w="2476" w:type="dxa"/>
            <w:shd w:val="clear" w:color="17365D" w:fill="17365D"/>
          </w:tcPr>
          <w:p w14:paraId="506F0F58" w14:textId="52350B86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w="2477" w:type="dxa"/>
            <w:shd w:val="clear" w:color="17365D" w:fill="17365D"/>
          </w:tcPr>
          <w:p w14:paraId="4FAC82CD" w14:textId="5807F037" w:rsidR="00974F31" w:rsidRPr="00506302" w:rsidRDefault="00974F3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RPO</w:t>
            </w:r>
          </w:p>
        </w:tc>
      </w:tr>
      <w:tr w:rsidR="00974F31" w:rsidRPr="00974F31" w14:paraId="5B1A74D1" w14:textId="77777777" w:rsidTr="00974F31">
        <w:tc>
          <w:tcPr>
            <w:tcW w:w="2476" w:type="dxa"/>
          </w:tcPr>
          <w:p w14:paraId="5BD975A7" w14:textId="43975455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Tier</w:t>
            </w:r>
            <w:r w:rsidRPr="00506302">
              <w:rPr>
                <w:b/>
                <w:color w:val="000000"/>
                <w:sz w:val="18"/>
              </w:rPr>
              <w:t xml:space="preserve"> 1</w:t>
            </w:r>
          </w:p>
        </w:tc>
        <w:tc>
          <w:tcPr>
            <w:tcW w:w="2476" w:type="dxa"/>
          </w:tcPr>
          <w:p w14:paraId="408373DD" w14:textId="1F8B1F5E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Billing</w:t>
            </w:r>
            <w:r w:rsidRPr="00506302">
              <w:rPr>
                <w:color w:val="000000"/>
                <w:sz w:val="18"/>
              </w:rPr>
              <w:t xml:space="preserve"> utilitas, </w:t>
            </w:r>
            <w:r w:rsidRPr="00953F39">
              <w:rPr>
                <w:i/>
                <w:color w:val="000000"/>
                <w:sz w:val="18"/>
              </w:rPr>
              <w:t>monitoring</w:t>
            </w:r>
            <w:r w:rsidRPr="00506302">
              <w:rPr>
                <w:color w:val="000000"/>
                <w:sz w:val="18"/>
              </w:rPr>
              <w:t xml:space="preserve"> utilitas, IAM</w:t>
            </w:r>
          </w:p>
        </w:tc>
        <w:tc>
          <w:tcPr>
            <w:tcW w:w="2476" w:type="dxa"/>
          </w:tcPr>
          <w:p w14:paraId="0E00CA38" w14:textId="373F0E80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≤4 jam</w:t>
            </w:r>
          </w:p>
        </w:tc>
        <w:tc>
          <w:tcPr>
            <w:tcW w:w="2477" w:type="dxa"/>
          </w:tcPr>
          <w:p w14:paraId="4F5A6D28" w14:textId="091C0491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≤1 jam</w:t>
            </w:r>
          </w:p>
        </w:tc>
      </w:tr>
      <w:tr w:rsidR="00974F31" w:rsidRPr="00974F31" w14:paraId="500AB3A6" w14:textId="77777777" w:rsidTr="00974F31">
        <w:tc>
          <w:tcPr>
            <w:tcW w:w="2476" w:type="dxa"/>
          </w:tcPr>
          <w:p w14:paraId="2100553D" w14:textId="12E7EDC5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Tier</w:t>
            </w:r>
            <w:r w:rsidRPr="00506302">
              <w:rPr>
                <w:b/>
                <w:color w:val="000000"/>
                <w:sz w:val="18"/>
              </w:rPr>
              <w:t xml:space="preserve"> 2</w:t>
            </w:r>
          </w:p>
        </w:tc>
        <w:tc>
          <w:tcPr>
            <w:tcW w:w="2476" w:type="dxa"/>
          </w:tcPr>
          <w:p w14:paraId="24D2BA70" w14:textId="66994FCB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Tenant portal</w:t>
            </w:r>
            <w:r w:rsidRPr="00506302">
              <w:rPr>
                <w:color w:val="000000"/>
                <w:sz w:val="18"/>
              </w:rPr>
              <w:t>, ERP, DMS</w:t>
            </w:r>
          </w:p>
        </w:tc>
        <w:tc>
          <w:tcPr>
            <w:tcW w:w="2476" w:type="dxa"/>
          </w:tcPr>
          <w:p w14:paraId="434713C8" w14:textId="2297058D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≤24 jam</w:t>
            </w:r>
          </w:p>
        </w:tc>
        <w:tc>
          <w:tcPr>
            <w:tcW w:w="2477" w:type="dxa"/>
          </w:tcPr>
          <w:p w14:paraId="18CEC93C" w14:textId="16BCADCB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≤4 jam</w:t>
            </w:r>
          </w:p>
        </w:tc>
      </w:tr>
      <w:tr w:rsidR="00974F31" w:rsidRPr="00974F31" w14:paraId="18BAF616" w14:textId="77777777" w:rsidTr="00974F31">
        <w:tc>
          <w:tcPr>
            <w:tcW w:w="2476" w:type="dxa"/>
          </w:tcPr>
          <w:p w14:paraId="459AD1A1" w14:textId="5F6407BB" w:rsidR="00974F31" w:rsidRPr="00506302" w:rsidRDefault="00974F3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Tier</w:t>
            </w:r>
            <w:r w:rsidRPr="00506302">
              <w:rPr>
                <w:b/>
                <w:color w:val="000000"/>
                <w:sz w:val="18"/>
              </w:rPr>
              <w:t xml:space="preserve"> 3</w:t>
            </w:r>
          </w:p>
        </w:tc>
        <w:tc>
          <w:tcPr>
            <w:tcW w:w="2476" w:type="dxa"/>
          </w:tcPr>
          <w:p w14:paraId="5F68DDA9" w14:textId="1B89799C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BI, </w:t>
            </w:r>
            <w:r w:rsidRPr="00953F39">
              <w:rPr>
                <w:i/>
                <w:color w:val="000000"/>
                <w:sz w:val="18"/>
              </w:rPr>
              <w:t>intranet</w:t>
            </w:r>
          </w:p>
        </w:tc>
        <w:tc>
          <w:tcPr>
            <w:tcW w:w="2476" w:type="dxa"/>
          </w:tcPr>
          <w:p w14:paraId="550C83DF" w14:textId="040B2600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≤72 jam</w:t>
            </w:r>
          </w:p>
        </w:tc>
        <w:tc>
          <w:tcPr>
            <w:tcW w:w="2477" w:type="dxa"/>
          </w:tcPr>
          <w:p w14:paraId="5C2BD5EE" w14:textId="3ABD76B0" w:rsidR="00974F31" w:rsidRPr="00506302" w:rsidRDefault="00974F3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≤24 jam</w:t>
            </w:r>
          </w:p>
        </w:tc>
      </w:tr>
    </w:tbl>
    <w:p w14:paraId="51A0B768" w14:textId="74283D63" w:rsidR="00974F31" w:rsidRPr="006F7F48" w:rsidRDefault="00974F31" w:rsidP="00974F31">
      <w:pPr>
        <w:pStyle w:val="Heading2"/>
      </w:pPr>
      <w:bookmarkStart w:id="126" w:name="_Toc242450740"/>
      <w:r w:rsidRPr="006F7F48">
        <w:t xml:space="preserve">11.11 </w:t>
      </w:r>
      <w:r w:rsidR="0036756A" w:rsidRPr="006F7F48">
        <w:t>Pemulihan Bencana</w:t>
      </w:r>
      <w:bookmarkEnd w:id="126"/>
    </w:p>
    <w:p w14:paraId="2B48C86D" w14:textId="223DB6EC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DR berbasis </w:t>
      </w:r>
      <w:r w:rsidRPr="00953F39">
        <w:rPr>
          <w:i/>
          <w:color w:val="000000"/>
        </w:rPr>
        <w:t>cloud</w:t>
      </w:r>
      <w:r w:rsidRPr="006F7F48">
        <w:rPr>
          <w:color w:val="000000"/>
        </w:rPr>
        <w:t xml:space="preserve"> untuk sistem </w:t>
      </w:r>
      <w:r w:rsidRPr="00953F39">
        <w:rPr>
          <w:i/>
          <w:color w:val="000000"/>
        </w:rPr>
        <w:t>Tier</w:t>
      </w:r>
      <w:r w:rsidRPr="006F7F48">
        <w:rPr>
          <w:color w:val="000000"/>
        </w:rPr>
        <w:t xml:space="preserve"> 1–2, uji DR tahunan dengan hasil dilaporkan ke IT </w:t>
      </w:r>
      <w:r w:rsidRPr="00953F39">
        <w:rPr>
          <w:i/>
          <w:color w:val="000000"/>
        </w:rPr>
        <w:t>Steering Committee</w:t>
      </w:r>
      <w:r w:rsidRPr="006F7F48">
        <w:rPr>
          <w:color w:val="000000"/>
        </w:rPr>
        <w:t>.</w:t>
      </w:r>
    </w:p>
    <w:p w14:paraId="59A0DF43" w14:textId="56797AD1" w:rsidR="00974F31" w:rsidRPr="006F7F48" w:rsidRDefault="00974F31" w:rsidP="00974F31">
      <w:pPr>
        <w:pStyle w:val="Heading2"/>
      </w:pPr>
      <w:bookmarkStart w:id="127" w:name="_Toc242450741"/>
      <w:r w:rsidRPr="006F7F48">
        <w:t xml:space="preserve">11.12 </w:t>
      </w:r>
      <w:r w:rsidR="0036756A" w:rsidRPr="006F7F48">
        <w:t>Ketahanan Siber</w:t>
      </w:r>
      <w:bookmarkEnd w:id="127"/>
    </w:p>
    <w:p w14:paraId="1B953A4D" w14:textId="46EA4F26" w:rsidR="00974F31" w:rsidRPr="006F7F48" w:rsidRDefault="00974F31" w:rsidP="00640BA1">
      <w:pPr>
        <w:jc w:val="both"/>
        <w:rPr>
          <w:color w:val="000000"/>
        </w:rPr>
      </w:pPr>
      <w:r w:rsidRPr="006F7F48">
        <w:rPr>
          <w:color w:val="000000"/>
        </w:rPr>
        <w:t>Asumsi dasar: insiden akan terjadi. Ketahanan diukur dari kemampuan memulihkan layanan kritis dalam RTO—bukan dari tidak adanya insiden.</w:t>
      </w:r>
    </w:p>
    <w:p w14:paraId="2129957C" w14:textId="688945E5" w:rsidR="00A0117C" w:rsidRDefault="00A0117C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315C40F4" w14:textId="75449585" w:rsidR="00A0117C" w:rsidRPr="006F7F48" w:rsidRDefault="00A0117C" w:rsidP="00A0117C">
      <w:pPr>
        <w:pStyle w:val="Heading1"/>
      </w:pPr>
      <w:bookmarkStart w:id="128" w:name="_Toc242450742"/>
      <w:r w:rsidRPr="006F7F48">
        <w:lastRenderedPageBreak/>
        <w:t xml:space="preserve">BAB 12 — </w:t>
      </w:r>
      <w:r w:rsidR="0036756A" w:rsidRPr="006F7F48">
        <w:t>STRATEGI KAWASAN INDUSTRI CERDAS (</w:t>
      </w:r>
      <w:r w:rsidR="0036756A" w:rsidRPr="00953F39">
        <w:rPr>
          <w:i/>
        </w:rPr>
        <w:t>SMART INDUSTRIAL ESTATE</w:t>
      </w:r>
      <w:r w:rsidR="0036756A" w:rsidRPr="006F7F48">
        <w:t>)</w:t>
      </w:r>
      <w:bookmarkEnd w:id="128"/>
    </w:p>
    <w:p w14:paraId="33B94A4C" w14:textId="08D8A6C9" w:rsidR="00A0117C" w:rsidRPr="006F7F48" w:rsidRDefault="00A0117C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6F7F48">
        <w:rPr>
          <w:rFonts w:hint="eastAsia"/>
          <w:color w:val="000000"/>
        </w:rPr>
        <w:t xml:space="preserve">RJPP mengarahkan IoT, </w:t>
      </w:r>
      <w:r w:rsidRPr="00953F39">
        <w:rPr>
          <w:rFonts w:hint="eastAsia"/>
          <w:i/>
          <w:color w:val="000000"/>
        </w:rPr>
        <w:t>smart systems</w:t>
      </w:r>
      <w:r w:rsidRPr="006F7F48">
        <w:rPr>
          <w:rFonts w:hint="eastAsia"/>
          <w:color w:val="000000"/>
        </w:rPr>
        <w:t xml:space="preserve"> dan </w:t>
      </w:r>
      <w:r w:rsidRPr="00953F39">
        <w:rPr>
          <w:rFonts w:hint="eastAsia"/>
          <w:i/>
          <w:color w:val="000000"/>
        </w:rPr>
        <w:t>smart facility management</w:t>
      </w:r>
      <w:r w:rsidRPr="006F7F48">
        <w:rPr>
          <w:rFonts w:hint="eastAsia"/>
          <w:color w:val="000000"/>
        </w:rPr>
        <w:t xml:space="preserve"> </w:t>
      </w:r>
      <w:r w:rsidR="00BC0EC6" w:rsidRPr="006F7F48">
        <w:rPr>
          <w:color w:val="000000"/>
        </w:rPr>
        <w:t>[F, RJPP hlm. 33, 65]</w:t>
      </w:r>
      <w:r w:rsidRPr="006F7F48">
        <w:rPr>
          <w:rFonts w:hint="eastAsia"/>
          <w:color w:val="000000"/>
        </w:rPr>
        <w:t>. **</w:t>
      </w:r>
      <w:proofErr w:type="gramStart"/>
      <w:r w:rsidRPr="00953F39">
        <w:rPr>
          <w:rFonts w:hint="eastAsia"/>
          <w:i/>
          <w:color w:val="000000"/>
        </w:rPr>
        <w:t>So</w:t>
      </w:r>
      <w:proofErr w:type="gramEnd"/>
      <w:r w:rsidRPr="00953F39">
        <w:rPr>
          <w:rFonts w:hint="eastAsia"/>
          <w:i/>
          <w:color w:val="000000"/>
        </w:rPr>
        <w:t xml:space="preserve"> </w:t>
      </w:r>
      <w:proofErr w:type="gramStart"/>
      <w:r w:rsidRPr="00953F39">
        <w:rPr>
          <w:rFonts w:hint="eastAsia"/>
          <w:i/>
          <w:color w:val="000000"/>
        </w:rPr>
        <w:t>what</w:t>
      </w:r>
      <w:r w:rsidRPr="006F7F48">
        <w:rPr>
          <w:rFonts w:hint="eastAsia"/>
          <w:color w:val="000000"/>
        </w:rPr>
        <w:t>.*</w:t>
      </w:r>
      <w:proofErr w:type="gramEnd"/>
      <w:r w:rsidRPr="006F7F48">
        <w:rPr>
          <w:rFonts w:hint="eastAsia"/>
          <w:color w:val="000000"/>
        </w:rPr>
        <w:t xml:space="preserve">* Setiap teknologi </w:t>
      </w:r>
      <w:r w:rsidRPr="00953F39">
        <w:rPr>
          <w:rFonts w:hint="eastAsia"/>
          <w:i/>
          <w:color w:val="000000"/>
        </w:rPr>
        <w:t>smart estate</w:t>
      </w:r>
      <w:r w:rsidRPr="006F7F48">
        <w:rPr>
          <w:rFonts w:hint="eastAsia"/>
          <w:color w:val="000000"/>
        </w:rPr>
        <w:t xml:space="preserve"> hanya masuk portfolio bila lolos uji </w:t>
      </w:r>
      <w:r w:rsidRPr="00953F39">
        <w:rPr>
          <w:rFonts w:hint="eastAsia"/>
          <w:i/>
          <w:color w:val="000000"/>
        </w:rPr>
        <w:t>Use Case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Value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Feasibility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Risk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Investment</w:t>
      </w:r>
      <w:r w:rsidRPr="006F7F48">
        <w:rPr>
          <w:rFonts w:hint="eastAsia"/>
          <w:color w:val="000000"/>
        </w:rPr>
        <w:t>. Teknologi yang belum lolos tetap b</w:t>
      </w:r>
      <w:r w:rsidRPr="006F7F48">
        <w:rPr>
          <w:color w:val="000000"/>
        </w:rPr>
        <w:t xml:space="preserve">erstatus </w:t>
      </w:r>
      <w:r w:rsidRPr="00953F39">
        <w:rPr>
          <w:i/>
          <w:color w:val="000000"/>
        </w:rPr>
        <w:t>Explore</w:t>
      </w:r>
      <w:r w:rsidRPr="006F7F48">
        <w:rPr>
          <w:color w:val="000000"/>
        </w:rPr>
        <w:t>.</w:t>
      </w:r>
    </w:p>
    <w:p w14:paraId="5AA6B67D" w14:textId="07E1A547" w:rsidR="00A0117C" w:rsidRPr="006F7F48" w:rsidRDefault="00A0117C" w:rsidP="00A0117C">
      <w:pPr>
        <w:pStyle w:val="Heading2"/>
      </w:pPr>
      <w:bookmarkStart w:id="129" w:name="_Toc242450743"/>
      <w:r w:rsidRPr="006F7F48">
        <w:t xml:space="preserve">12.1 </w:t>
      </w:r>
      <w:r w:rsidR="0036756A" w:rsidRPr="006F7F48">
        <w:t>Visi Kawasan Industri Cerdas</w:t>
      </w:r>
      <w:bookmarkEnd w:id="129"/>
    </w:p>
    <w:p w14:paraId="7B560D9B" w14:textId="2F54F084" w:rsidR="00A0117C" w:rsidRPr="006F7F48" w:rsidRDefault="00A0117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Kawasan yang dioperasikan berbasis </w:t>
      </w:r>
      <w:r w:rsidRPr="00953F39">
        <w:rPr>
          <w:i/>
          <w:color w:val="000000"/>
        </w:rPr>
        <w:t>data real-time</w:t>
      </w:r>
      <w:r w:rsidRPr="006F7F48">
        <w:rPr>
          <w:color w:val="000000"/>
        </w:rPr>
        <w:t xml:space="preserve">: utilitas yang andal, keamanan yang proaktif, dan layanan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yang terhubung—dengan investasi bertahap yang mengikuti pertumbuhan okupansi.</w:t>
      </w:r>
    </w:p>
    <w:p w14:paraId="3A0EC9F9" w14:textId="646736F0" w:rsidR="00A0117C" w:rsidRPr="00A0117C" w:rsidRDefault="00A0117C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0117C">
        <w:rPr>
          <w:b/>
          <w:color w:val="1F4E78"/>
          <w:sz w:val="18"/>
        </w:rPr>
        <w:t xml:space="preserve"> 12.1 — </w:t>
      </w:r>
      <w:r w:rsidRPr="00953F39">
        <w:rPr>
          <w:b/>
          <w:i/>
          <w:color w:val="1F4E78"/>
          <w:sz w:val="18"/>
        </w:rPr>
        <w:t>Smart Industrial Estate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3"/>
        <w:gridCol w:w="4812"/>
      </w:tblGrid>
      <w:tr w:rsidR="00A0117C" w:rsidRPr="00A0117C" w14:paraId="283E68CC" w14:textId="77777777" w:rsidTr="00A0117C">
        <w:trPr>
          <w:tblHeader/>
        </w:trPr>
        <w:tc>
          <w:tcPr>
            <w:tcW w:w="4952" w:type="dxa"/>
            <w:shd w:val="clear" w:color="17365D" w:fill="17365D"/>
          </w:tcPr>
          <w:p w14:paraId="620536D2" w14:textId="5B28B95A" w:rsidR="00A0117C" w:rsidRPr="00506302" w:rsidRDefault="00A0117C" w:rsidP="00A0117C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Lapisan</w:t>
            </w:r>
          </w:p>
        </w:tc>
        <w:tc>
          <w:tcPr>
            <w:tcW w:w="4953" w:type="dxa"/>
            <w:shd w:val="clear" w:color="17365D" w:fill="17365D"/>
          </w:tcPr>
          <w:p w14:paraId="7D14F66B" w14:textId="445BA16A" w:rsidR="00A0117C" w:rsidRPr="00506302" w:rsidRDefault="00A0117C" w:rsidP="00A0117C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Komponen</w:t>
            </w:r>
          </w:p>
        </w:tc>
      </w:tr>
      <w:tr w:rsidR="00A0117C" w:rsidRPr="00A0117C" w14:paraId="04704BA4" w14:textId="77777777" w:rsidTr="00A0117C">
        <w:tc>
          <w:tcPr>
            <w:tcW w:w="4952" w:type="dxa"/>
          </w:tcPr>
          <w:p w14:paraId="7D473299" w14:textId="0A4C32AF" w:rsidR="00A0117C" w:rsidRPr="00506302" w:rsidRDefault="00A0117C" w:rsidP="00A0117C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Experience</w:t>
            </w:r>
          </w:p>
        </w:tc>
        <w:tc>
          <w:tcPr>
            <w:tcW w:w="4953" w:type="dxa"/>
          </w:tcPr>
          <w:p w14:paraId="2F6D0547" w14:textId="28410884" w:rsidR="00A0117C" w:rsidRPr="00506302" w:rsidRDefault="00A0117C" w:rsidP="00A0117C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Tenant portal &amp; mobile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Executive &amp; operator dashboard</w:t>
            </w:r>
          </w:p>
        </w:tc>
      </w:tr>
      <w:tr w:rsidR="00A0117C" w:rsidRPr="00A0117C" w14:paraId="0D66CCA8" w14:textId="77777777" w:rsidTr="00A0117C">
        <w:tc>
          <w:tcPr>
            <w:tcW w:w="4952" w:type="dxa"/>
          </w:tcPr>
          <w:p w14:paraId="631273B2" w14:textId="61F0787B" w:rsidR="00A0117C" w:rsidRPr="00506302" w:rsidRDefault="00A0117C" w:rsidP="00A0117C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Operations</w:t>
            </w:r>
          </w:p>
        </w:tc>
        <w:tc>
          <w:tcPr>
            <w:tcW w:w="4953" w:type="dxa"/>
          </w:tcPr>
          <w:p w14:paraId="55ED5871" w14:textId="0B95143C" w:rsidR="00A0117C" w:rsidRPr="00506302" w:rsidRDefault="00A0117C" w:rsidP="00A0117C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IEOC · GIS · </w:t>
            </w:r>
            <w:r w:rsidR="00101EEA" w:rsidRPr="00953F39">
              <w:rPr>
                <w:i/>
                <w:color w:val="000000"/>
                <w:sz w:val="18"/>
              </w:rPr>
              <w:t>enterprise asset management</w:t>
            </w:r>
            <w:r w:rsidRPr="00953F39">
              <w:rPr>
                <w:i/>
                <w:color w:val="000000"/>
                <w:sz w:val="18"/>
              </w:rPr>
              <w:t>/maintenance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Pr="00953F39">
              <w:rPr>
                <w:i/>
                <w:color w:val="000000"/>
                <w:sz w:val="18"/>
              </w:rPr>
              <w:t>Meter-to-cash</w:t>
            </w:r>
            <w:r w:rsidRPr="00506302">
              <w:rPr>
                <w:color w:val="000000"/>
                <w:sz w:val="18"/>
              </w:rPr>
              <w:t xml:space="preserve"> · MRV energi-emisi</w:t>
            </w:r>
          </w:p>
        </w:tc>
      </w:tr>
      <w:tr w:rsidR="00A0117C" w:rsidRPr="00A0117C" w14:paraId="119A4FE4" w14:textId="77777777" w:rsidTr="00A0117C">
        <w:tc>
          <w:tcPr>
            <w:tcW w:w="4952" w:type="dxa"/>
          </w:tcPr>
          <w:p w14:paraId="3BC60832" w14:textId="15570F85" w:rsidR="00A0117C" w:rsidRPr="00506302" w:rsidRDefault="00A0117C" w:rsidP="00A0117C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Platform</w:t>
            </w:r>
          </w:p>
        </w:tc>
        <w:tc>
          <w:tcPr>
            <w:tcW w:w="4953" w:type="dxa"/>
          </w:tcPr>
          <w:p w14:paraId="373544B9" w14:textId="47FB25BA" w:rsidR="00A0117C" w:rsidRPr="00506302" w:rsidRDefault="00A0117C" w:rsidP="00A0117C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IoT platform · </w:t>
            </w:r>
            <w:r w:rsidRPr="00953F39">
              <w:rPr>
                <w:i/>
                <w:color w:val="000000"/>
                <w:sz w:val="18"/>
              </w:rPr>
              <w:t>Integration platform</w:t>
            </w:r>
            <w:r w:rsidRPr="00506302">
              <w:rPr>
                <w:color w:val="000000"/>
                <w:sz w:val="18"/>
              </w:rPr>
              <w:t xml:space="preserve"> · Data platform · </w:t>
            </w:r>
            <w:r w:rsidRPr="00953F39">
              <w:rPr>
                <w:i/>
                <w:color w:val="000000"/>
                <w:sz w:val="18"/>
              </w:rPr>
              <w:t>Video management</w:t>
            </w:r>
          </w:p>
        </w:tc>
      </w:tr>
      <w:tr w:rsidR="00A0117C" w:rsidRPr="00A0117C" w14:paraId="59C2F6C2" w14:textId="77777777" w:rsidTr="00A0117C">
        <w:tc>
          <w:tcPr>
            <w:tcW w:w="4952" w:type="dxa"/>
          </w:tcPr>
          <w:p w14:paraId="67F799C5" w14:textId="08E32432" w:rsidR="00A0117C" w:rsidRPr="00506302" w:rsidRDefault="00A0117C" w:rsidP="00A0117C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Connectivity &amp; Edge</w:t>
            </w:r>
          </w:p>
        </w:tc>
        <w:tc>
          <w:tcPr>
            <w:tcW w:w="4953" w:type="dxa"/>
          </w:tcPr>
          <w:p w14:paraId="20D30065" w14:textId="5DD4E1E5" w:rsidR="00A0117C" w:rsidRPr="00506302" w:rsidRDefault="00A0117C" w:rsidP="00A0117C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Fiber ring</w:t>
            </w:r>
            <w:r w:rsidRPr="00506302">
              <w:rPr>
                <w:color w:val="000000"/>
                <w:sz w:val="18"/>
              </w:rPr>
              <w:t xml:space="preserve"> · </w:t>
            </w:r>
            <w:r w:rsidR="00407BFC" w:rsidRPr="00506302">
              <w:rPr>
                <w:color w:val="000000"/>
                <w:sz w:val="18"/>
              </w:rPr>
              <w:t>jaringan nirkabel daya rendah (LPWAN)</w:t>
            </w:r>
            <w:r w:rsidRPr="00506302">
              <w:rPr>
                <w:color w:val="000000"/>
                <w:sz w:val="18"/>
              </w:rPr>
              <w:t xml:space="preserve">/4G-5G · </w:t>
            </w:r>
            <w:r w:rsidRPr="00953F39">
              <w:rPr>
                <w:i/>
                <w:color w:val="000000"/>
                <w:sz w:val="18"/>
              </w:rPr>
              <w:t>Edge gateway</w:t>
            </w:r>
            <w:r w:rsidRPr="00506302">
              <w:rPr>
                <w:color w:val="000000"/>
                <w:sz w:val="18"/>
              </w:rPr>
              <w:t xml:space="preserve"> · Jaringan OT tersegmentasi</w:t>
            </w:r>
          </w:p>
        </w:tc>
      </w:tr>
      <w:tr w:rsidR="00A0117C" w:rsidRPr="00A0117C" w14:paraId="726A4AA4" w14:textId="77777777" w:rsidTr="00A0117C">
        <w:tc>
          <w:tcPr>
            <w:tcW w:w="4952" w:type="dxa"/>
          </w:tcPr>
          <w:p w14:paraId="2781690A" w14:textId="77030963" w:rsidR="00A0117C" w:rsidRPr="00506302" w:rsidRDefault="00A0117C" w:rsidP="00A0117C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Devices</w:t>
            </w:r>
          </w:p>
        </w:tc>
        <w:tc>
          <w:tcPr>
            <w:tcW w:w="4953" w:type="dxa"/>
          </w:tcPr>
          <w:p w14:paraId="2AA76213" w14:textId="118171C0" w:rsidR="00A0117C" w:rsidRPr="00506302" w:rsidRDefault="00A0117C" w:rsidP="00A0117C">
            <w:pPr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Smart meter</w:t>
            </w:r>
            <w:r w:rsidRPr="00506302">
              <w:rPr>
                <w:color w:val="000000"/>
                <w:sz w:val="18"/>
              </w:rPr>
              <w:t xml:space="preserve"> · Sensor kualitas air/limbah · </w:t>
            </w:r>
            <w:r w:rsidR="00210365" w:rsidRPr="00506302">
              <w:rPr>
                <w:color w:val="000000"/>
                <w:sz w:val="18"/>
              </w:rPr>
              <w:t>SCADA instalasi pengolahan air bersih dan limbah</w:t>
            </w:r>
            <w:r w:rsidRPr="00506302">
              <w:rPr>
                <w:color w:val="000000"/>
                <w:sz w:val="18"/>
              </w:rPr>
              <w:t xml:space="preserve"> · CCTV · Sensor lingkungan</w:t>
            </w:r>
          </w:p>
        </w:tc>
      </w:tr>
      <w:tr w:rsidR="00A0117C" w:rsidRPr="00A0117C" w14:paraId="6A7665B5" w14:textId="77777777" w:rsidTr="00A0117C">
        <w:tc>
          <w:tcPr>
            <w:tcW w:w="4952" w:type="dxa"/>
          </w:tcPr>
          <w:p w14:paraId="72BE6A50" w14:textId="7B5459DE" w:rsidR="00A0117C" w:rsidRPr="00506302" w:rsidRDefault="00A0117C" w:rsidP="00A0117C">
            <w:pPr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Security</w:t>
            </w:r>
            <w:r w:rsidRPr="00506302">
              <w:rPr>
                <w:b/>
                <w:color w:val="000000"/>
                <w:sz w:val="18"/>
              </w:rPr>
              <w:t xml:space="preserve"> (lintas lapisan)</w:t>
            </w:r>
          </w:p>
        </w:tc>
        <w:tc>
          <w:tcPr>
            <w:tcW w:w="4953" w:type="dxa"/>
          </w:tcPr>
          <w:p w14:paraId="0E017F1E" w14:textId="6E0882D8" w:rsidR="00A0117C" w:rsidRPr="00506302" w:rsidRDefault="00A0117C" w:rsidP="00A0117C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IEC 62443 · IAM · SOC/MDR</w:t>
            </w:r>
          </w:p>
        </w:tc>
      </w:tr>
    </w:tbl>
    <w:p w14:paraId="0E85FC66" w14:textId="77777777" w:rsidR="00A0117C" w:rsidRPr="00A0117C" w:rsidRDefault="00A0117C" w:rsidP="00A0117C">
      <w:pPr>
        <w:rPr>
          <w:sz w:val="8"/>
        </w:rPr>
      </w:pPr>
    </w:p>
    <w:p w14:paraId="09FB4E33" w14:textId="77777777" w:rsidR="0040399C" w:rsidRPr="006F7F48" w:rsidRDefault="0040399C" w:rsidP="0040399C">
      <w:pPr>
        <w:pStyle w:val="Heading2"/>
        <w:rPr>
          <w:rFonts w:cs="Calibri"/>
        </w:rPr>
      </w:pPr>
      <w:bookmarkStart w:id="130" w:name="_Toc242450744"/>
      <w:r w:rsidRPr="006F7F48">
        <w:rPr>
          <w:rFonts w:cs="Calibri"/>
        </w:rPr>
        <w:t xml:space="preserve">12.2 Penilaian </w:t>
      </w:r>
      <w:r w:rsidRPr="00953F39">
        <w:rPr>
          <w:rFonts w:cs="Calibri"/>
          <w:i/>
        </w:rPr>
        <w:t>Business Case</w:t>
      </w:r>
      <w:r w:rsidRPr="006F7F48">
        <w:rPr>
          <w:rFonts w:cs="Calibri"/>
        </w:rPr>
        <w:t xml:space="preserve"> per Teknologi</w:t>
      </w:r>
      <w:bookmarkEnd w:id="130"/>
    </w:p>
    <w:p w14:paraId="4FA3C6EC" w14:textId="77777777" w:rsidR="0040399C" w:rsidRPr="006F7F48" w:rsidRDefault="0040399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Sebelas komponen </w:t>
      </w:r>
      <w:r w:rsidRPr="00953F39">
        <w:rPr>
          <w:i/>
          <w:color w:val="000000"/>
        </w:rPr>
        <w:t>smart estate</w:t>
      </w:r>
      <w:r w:rsidRPr="006F7F48">
        <w:rPr>
          <w:color w:val="000000"/>
        </w:rPr>
        <w:t xml:space="preserve">—IoT, GIS, CCTV &amp; </w:t>
      </w:r>
      <w:r w:rsidRPr="00953F39">
        <w:rPr>
          <w:i/>
          <w:color w:val="000000"/>
        </w:rPr>
        <w:t>video analytics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drone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smart security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smart utility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environmental monitoring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traffic/mobility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tenant digital services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command center</w:t>
      </w:r>
      <w:r w:rsidRPr="006F7F48">
        <w:rPr>
          <w:color w:val="000000"/>
        </w:rPr>
        <w:t xml:space="preserve"> dan </w:t>
      </w:r>
      <w:r w:rsidRPr="00953F39">
        <w:rPr>
          <w:i/>
          <w:color w:val="000000"/>
        </w:rPr>
        <w:t>digital twin</w:t>
      </w:r>
      <w:r w:rsidRPr="006F7F48">
        <w:rPr>
          <w:color w:val="000000"/>
        </w:rPr>
        <w:t xml:space="preserve">—dinilai dengan kriteria yang sama pada </w:t>
      </w:r>
      <w:r w:rsidRPr="00953F39">
        <w:rPr>
          <w:i/>
          <w:color w:val="000000"/>
        </w:rPr>
        <w:t>Exhibit</w:t>
      </w:r>
      <w:r w:rsidRPr="006F7F48">
        <w:rPr>
          <w:color w:val="000000"/>
        </w:rPr>
        <w:t xml:space="preserve"> 12.2.</w:t>
      </w:r>
    </w:p>
    <w:p w14:paraId="61604EAD" w14:textId="6C46B0C6" w:rsidR="00A0117C" w:rsidRPr="00A0117C" w:rsidRDefault="00A0117C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0117C">
        <w:rPr>
          <w:b/>
          <w:color w:val="1F4E78"/>
          <w:sz w:val="18"/>
        </w:rPr>
        <w:t xml:space="preserve"> 12.2 — </w:t>
      </w:r>
      <w:r w:rsidRPr="00953F39">
        <w:rPr>
          <w:b/>
          <w:i/>
          <w:color w:val="1F4E78"/>
          <w:sz w:val="18"/>
        </w:rPr>
        <w:t xml:space="preserve">Smart </w:t>
      </w:r>
      <w:r w:rsidR="00AA7AC6" w:rsidRPr="00953F39">
        <w:rPr>
          <w:b/>
          <w:i/>
          <w:color w:val="1F4E78"/>
          <w:sz w:val="18"/>
        </w:rPr>
        <w:t>utility</w:t>
      </w:r>
      <w:r w:rsidR="00AA7AC6" w:rsidRPr="00AA7AC6">
        <w:rPr>
          <w:b/>
          <w:color w:val="1F4E78"/>
          <w:sz w:val="18"/>
        </w:rPr>
        <w:t xml:space="preserve">, GIS dan layanan </w:t>
      </w:r>
      <w:r w:rsidR="00AA7AC6" w:rsidRPr="00953F39">
        <w:rPr>
          <w:b/>
          <w:i/>
          <w:color w:val="1F4E78"/>
          <w:sz w:val="18"/>
        </w:rPr>
        <w:t>digital tenant</w:t>
      </w:r>
      <w:r w:rsidR="00AA7AC6" w:rsidRPr="00AA7AC6">
        <w:rPr>
          <w:b/>
          <w:color w:val="1F4E78"/>
          <w:sz w:val="18"/>
        </w:rPr>
        <w:t xml:space="preserve"> lolos uji</w:t>
      </w:r>
      <w:r w:rsidRPr="00A0117C">
        <w:rPr>
          <w:b/>
          <w:color w:val="1F4E78"/>
          <w:sz w:val="18"/>
        </w:rPr>
        <w:t xml:space="preserve"> </w:t>
      </w:r>
      <w:r w:rsidRPr="00953F39">
        <w:rPr>
          <w:b/>
          <w:i/>
          <w:color w:val="1F4E78"/>
          <w:sz w:val="18"/>
        </w:rPr>
        <w:t>business case</w:t>
      </w:r>
      <w:r w:rsidRPr="00A0117C">
        <w:rPr>
          <w:b/>
          <w:color w:val="1F4E78"/>
          <w:sz w:val="18"/>
        </w:rPr>
        <w:t xml:space="preserve"> </w:t>
      </w:r>
      <w:r w:rsidR="00AA7AC6" w:rsidRPr="00AA7AC6">
        <w:rPr>
          <w:b/>
          <w:color w:val="1F4E78"/>
          <w:sz w:val="18"/>
        </w:rPr>
        <w:t xml:space="preserve">lebih dulu; </w:t>
      </w:r>
      <w:r w:rsidR="00AA7AC6" w:rsidRPr="00953F39">
        <w:rPr>
          <w:b/>
          <w:i/>
          <w:color w:val="1F4E78"/>
          <w:sz w:val="18"/>
        </w:rPr>
        <w:t>digital twin</w:t>
      </w:r>
      <w:r w:rsidR="00AA7AC6" w:rsidRPr="00AA7AC6">
        <w:rPr>
          <w:b/>
          <w:color w:val="1F4E78"/>
          <w:sz w:val="18"/>
        </w:rPr>
        <w:t xml:space="preserve"> ditaha</w:t>
      </w:r>
      <w:r w:rsidRPr="00A0117C">
        <w:rPr>
          <w:b/>
          <w:color w:val="1F4E78"/>
          <w:sz w:val="18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1362"/>
        <w:gridCol w:w="1367"/>
        <w:gridCol w:w="1344"/>
        <w:gridCol w:w="1363"/>
        <w:gridCol w:w="1351"/>
        <w:gridCol w:w="1385"/>
      </w:tblGrid>
      <w:tr w:rsidR="00A0117C" w:rsidRPr="00A0117C" w14:paraId="4FFF230C" w14:textId="77777777" w:rsidTr="00A0117C">
        <w:trPr>
          <w:tblHeader/>
        </w:trPr>
        <w:tc>
          <w:tcPr>
            <w:tcW w:w="1415" w:type="dxa"/>
            <w:shd w:val="clear" w:color="17365D" w:fill="17365D"/>
          </w:tcPr>
          <w:p w14:paraId="15EEECCC" w14:textId="0575991F" w:rsidR="00A0117C" w:rsidRPr="006F7F48" w:rsidRDefault="00A0117C" w:rsidP="00A0117C">
            <w:pPr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Teknologi</w:t>
            </w:r>
          </w:p>
        </w:tc>
        <w:tc>
          <w:tcPr>
            <w:tcW w:w="1415" w:type="dxa"/>
            <w:shd w:val="clear" w:color="17365D" w:fill="17365D"/>
          </w:tcPr>
          <w:p w14:paraId="09FF0AE1" w14:textId="0B7FEEF1" w:rsidR="00A0117C" w:rsidRPr="006F7F48" w:rsidRDefault="00A0117C" w:rsidP="00A0117C">
            <w:pPr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Business use case</w:t>
            </w:r>
          </w:p>
        </w:tc>
        <w:tc>
          <w:tcPr>
            <w:tcW w:w="1415" w:type="dxa"/>
            <w:shd w:val="clear" w:color="17365D" w:fill="17365D"/>
          </w:tcPr>
          <w:p w14:paraId="18511921" w14:textId="45FE3B43" w:rsidR="00A0117C" w:rsidRPr="006F7F48" w:rsidRDefault="00A0117C" w:rsidP="00A0117C">
            <w:pPr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Value</w:t>
            </w:r>
          </w:p>
        </w:tc>
        <w:tc>
          <w:tcPr>
            <w:tcW w:w="1415" w:type="dxa"/>
            <w:shd w:val="clear" w:color="17365D" w:fill="17365D"/>
          </w:tcPr>
          <w:p w14:paraId="7A3DD416" w14:textId="45345D85" w:rsidR="00A0117C" w:rsidRPr="006F7F48" w:rsidRDefault="00A0117C" w:rsidP="00A0117C">
            <w:pPr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Feasibility</w:t>
            </w:r>
          </w:p>
        </w:tc>
        <w:tc>
          <w:tcPr>
            <w:tcW w:w="1415" w:type="dxa"/>
            <w:shd w:val="clear" w:color="17365D" w:fill="17365D"/>
          </w:tcPr>
          <w:p w14:paraId="30FE4CAD" w14:textId="04F48B8A" w:rsidR="00A0117C" w:rsidRPr="006F7F48" w:rsidRDefault="00A0117C" w:rsidP="00A0117C">
            <w:pPr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Risk</w:t>
            </w:r>
          </w:p>
        </w:tc>
        <w:tc>
          <w:tcPr>
            <w:tcW w:w="1415" w:type="dxa"/>
            <w:shd w:val="clear" w:color="17365D" w:fill="17365D"/>
          </w:tcPr>
          <w:p w14:paraId="26D045EB" w14:textId="3499E6E7" w:rsidR="00A0117C" w:rsidRPr="006F7F48" w:rsidRDefault="00A0117C" w:rsidP="00A0117C">
            <w:pPr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Investment band</w:t>
            </w:r>
            <w:r w:rsidRPr="006F7F48">
              <w:rPr>
                <w:b/>
                <w:color w:val="FFFFFF"/>
                <w:sz w:val="16"/>
              </w:rPr>
              <w:t xml:space="preserve"> &amp; waktu [TBD]</w:t>
            </w:r>
          </w:p>
        </w:tc>
        <w:tc>
          <w:tcPr>
            <w:tcW w:w="1415" w:type="dxa"/>
            <w:shd w:val="clear" w:color="17365D" w:fill="17365D"/>
          </w:tcPr>
          <w:p w14:paraId="1F16FD46" w14:textId="0F3C077C" w:rsidR="00A0117C" w:rsidRPr="006F7F48" w:rsidRDefault="00A0117C" w:rsidP="00A0117C">
            <w:pPr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Keputusan</w:t>
            </w:r>
          </w:p>
        </w:tc>
      </w:tr>
      <w:tr w:rsidR="00A0117C" w:rsidRPr="00A0117C" w14:paraId="348FA2DF" w14:textId="77777777" w:rsidTr="00A0117C">
        <w:tc>
          <w:tcPr>
            <w:tcW w:w="1415" w:type="dxa"/>
          </w:tcPr>
          <w:p w14:paraId="09F05B2E" w14:textId="02BC6A7E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>IoT</w:t>
            </w:r>
          </w:p>
        </w:tc>
        <w:tc>
          <w:tcPr>
            <w:tcW w:w="1415" w:type="dxa"/>
          </w:tcPr>
          <w:p w14:paraId="64E6A2B0" w14:textId="1A46CFAF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Monitoring</w:t>
            </w:r>
            <w:r w:rsidRPr="006F7F48">
              <w:rPr>
                <w:color w:val="000000"/>
                <w:sz w:val="16"/>
              </w:rPr>
              <w:t xml:space="preserve"> utilitas &amp; aset </w:t>
            </w:r>
            <w:r w:rsidRPr="00953F39">
              <w:rPr>
                <w:i/>
                <w:color w:val="000000"/>
                <w:sz w:val="16"/>
              </w:rPr>
              <w:t>real-time</w:t>
            </w:r>
          </w:p>
        </w:tc>
        <w:tc>
          <w:tcPr>
            <w:tcW w:w="1415" w:type="dxa"/>
          </w:tcPr>
          <w:p w14:paraId="7EFC35DE" w14:textId="299A1D0E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Reliability</w:t>
            </w:r>
            <w:r w:rsidRPr="006F7F48">
              <w:rPr>
                <w:color w:val="000000"/>
                <w:sz w:val="16"/>
              </w:rPr>
              <w:t xml:space="preserve"> &gt;99% [F]; deteksi gangguan dini</w:t>
            </w:r>
          </w:p>
        </w:tc>
        <w:tc>
          <w:tcPr>
            <w:tcW w:w="1415" w:type="dxa"/>
          </w:tcPr>
          <w:p w14:paraId="2CAB7020" w14:textId="18596992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Tinggi—jaringan &amp; mitra tersedia [H]</w:t>
            </w:r>
          </w:p>
        </w:tc>
        <w:tc>
          <w:tcPr>
            <w:tcW w:w="1415" w:type="dxa"/>
          </w:tcPr>
          <w:p w14:paraId="47F93372" w14:textId="3933C474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Keamanan OT, integrasi data mitra</w:t>
            </w:r>
          </w:p>
        </w:tc>
        <w:tc>
          <w:tcPr>
            <w:tcW w:w="1415" w:type="dxa"/>
          </w:tcPr>
          <w:p w14:paraId="3E37829E" w14:textId="12047BBF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M–L; pilot 2028, </w:t>
            </w:r>
            <w:r w:rsidRPr="00953F39">
              <w:rPr>
                <w:i/>
                <w:color w:val="000000"/>
                <w:sz w:val="16"/>
              </w:rPr>
              <w:t>scale</w:t>
            </w:r>
            <w:r w:rsidRPr="006F7F48">
              <w:rPr>
                <w:color w:val="000000"/>
                <w:sz w:val="16"/>
              </w:rPr>
              <w:t xml:space="preserve"> 2029–30</w:t>
            </w:r>
          </w:p>
        </w:tc>
        <w:tc>
          <w:tcPr>
            <w:tcW w:w="1415" w:type="dxa"/>
            <w:shd w:val="clear" w:color="FFE699" w:fill="FFE699"/>
          </w:tcPr>
          <w:p w14:paraId="729AB7F2" w14:textId="510C0D8D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Should Do</w:t>
            </w:r>
            <w:r w:rsidRPr="006F7F48">
              <w:rPr>
                <w:color w:val="000000"/>
                <w:sz w:val="16"/>
              </w:rPr>
              <w:t xml:space="preserve"> (IT-16)</w:t>
            </w:r>
          </w:p>
        </w:tc>
      </w:tr>
      <w:tr w:rsidR="00A0117C" w:rsidRPr="00A0117C" w14:paraId="6CD9EAA1" w14:textId="77777777" w:rsidTr="00A0117C">
        <w:tc>
          <w:tcPr>
            <w:tcW w:w="1415" w:type="dxa"/>
          </w:tcPr>
          <w:p w14:paraId="05680454" w14:textId="79BC9C7E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>GIS</w:t>
            </w:r>
          </w:p>
        </w:tc>
        <w:tc>
          <w:tcPr>
            <w:tcW w:w="1415" w:type="dxa"/>
          </w:tcPr>
          <w:p w14:paraId="027AD0A7" w14:textId="3D6DB356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Peta tunggal lahan, aset, jaringan</w:t>
            </w:r>
          </w:p>
        </w:tc>
        <w:tc>
          <w:tcPr>
            <w:tcW w:w="1415" w:type="dxa"/>
          </w:tcPr>
          <w:p w14:paraId="3CA34ABE" w14:textId="3485CC8D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Pemasaran lahan, perencanaan kapasitas</w:t>
            </w:r>
          </w:p>
        </w:tc>
        <w:tc>
          <w:tcPr>
            <w:tcW w:w="1415" w:type="dxa"/>
          </w:tcPr>
          <w:p w14:paraId="5F773E14" w14:textId="0C04FCB1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1415" w:type="dxa"/>
          </w:tcPr>
          <w:p w14:paraId="7C957B0D" w14:textId="365EC002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Kualitas data awal</w:t>
            </w:r>
          </w:p>
        </w:tc>
        <w:tc>
          <w:tcPr>
            <w:tcW w:w="1415" w:type="dxa"/>
          </w:tcPr>
          <w:p w14:paraId="0D9E903F" w14:textId="6BF8DEEC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M; 2027–28</w:t>
            </w:r>
          </w:p>
        </w:tc>
        <w:tc>
          <w:tcPr>
            <w:tcW w:w="1415" w:type="dxa"/>
            <w:shd w:val="clear" w:color="F4B183" w:fill="F4B183"/>
          </w:tcPr>
          <w:p w14:paraId="1710715E" w14:textId="458CE78A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Must/Should</w:t>
            </w:r>
            <w:r w:rsidRPr="006F7F48">
              <w:rPr>
                <w:color w:val="000000"/>
                <w:sz w:val="16"/>
              </w:rPr>
              <w:t xml:space="preserve"> (IT-15)</w:t>
            </w:r>
          </w:p>
        </w:tc>
      </w:tr>
      <w:tr w:rsidR="00A0117C" w:rsidRPr="00A0117C" w14:paraId="5A206E21" w14:textId="77777777" w:rsidTr="00A0117C">
        <w:tc>
          <w:tcPr>
            <w:tcW w:w="1415" w:type="dxa"/>
          </w:tcPr>
          <w:p w14:paraId="7F0B0743" w14:textId="696CA19F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CCTV &amp; </w:t>
            </w:r>
            <w:r w:rsidRPr="00953F39">
              <w:rPr>
                <w:b/>
                <w:i/>
                <w:color w:val="000000"/>
                <w:sz w:val="16"/>
              </w:rPr>
              <w:t>Video Analytics</w:t>
            </w:r>
          </w:p>
        </w:tc>
        <w:tc>
          <w:tcPr>
            <w:tcW w:w="1415" w:type="dxa"/>
          </w:tcPr>
          <w:p w14:paraId="6522A161" w14:textId="6B460FBF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Deteksi intrusi, kendaraan, kepatuhan K3</w:t>
            </w:r>
          </w:p>
        </w:tc>
        <w:tc>
          <w:tcPr>
            <w:tcW w:w="1415" w:type="dxa"/>
          </w:tcPr>
          <w:p w14:paraId="7C95F2CE" w14:textId="79D71270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Efisiensi patroli, bukti insiden</w:t>
            </w:r>
          </w:p>
        </w:tc>
        <w:tc>
          <w:tcPr>
            <w:tcW w:w="1415" w:type="dxa"/>
          </w:tcPr>
          <w:p w14:paraId="1F90D09C" w14:textId="4AEB3CDC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Sedang—bergantung CCTV eksisting [TBD]</w:t>
            </w:r>
          </w:p>
        </w:tc>
        <w:tc>
          <w:tcPr>
            <w:tcW w:w="1415" w:type="dxa"/>
          </w:tcPr>
          <w:p w14:paraId="119FA93F" w14:textId="3D8AAC99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Privasi (UU PDP), </w:t>
            </w:r>
            <w:r w:rsidRPr="00953F39">
              <w:rPr>
                <w:i/>
                <w:color w:val="000000"/>
                <w:sz w:val="16"/>
              </w:rPr>
              <w:t>false</w:t>
            </w:r>
            <w:r w:rsidRPr="006F7F48">
              <w:rPr>
                <w:color w:val="000000"/>
                <w:sz w:val="16"/>
              </w:rPr>
              <w:t xml:space="preserve"> alarm</w:t>
            </w:r>
          </w:p>
        </w:tc>
        <w:tc>
          <w:tcPr>
            <w:tcW w:w="1415" w:type="dxa"/>
          </w:tcPr>
          <w:p w14:paraId="352C8EAF" w14:textId="0C0C39E9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M; pilot 2030</w:t>
            </w:r>
          </w:p>
        </w:tc>
        <w:tc>
          <w:tcPr>
            <w:tcW w:w="1415" w:type="dxa"/>
            <w:shd w:val="clear" w:color="D9D9D9" w:fill="D9D9D9"/>
          </w:tcPr>
          <w:p w14:paraId="096A9D47" w14:textId="4C164855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Explore</w:t>
            </w:r>
            <w:r w:rsidRPr="006F7F48">
              <w:rPr>
                <w:color w:val="000000"/>
                <w:sz w:val="16"/>
              </w:rPr>
              <w:t xml:space="preserve"> (IT-22)</w:t>
            </w:r>
          </w:p>
        </w:tc>
      </w:tr>
      <w:tr w:rsidR="00A0117C" w:rsidRPr="00A0117C" w14:paraId="5BC0986A" w14:textId="77777777" w:rsidTr="00A0117C">
        <w:tc>
          <w:tcPr>
            <w:tcW w:w="1415" w:type="dxa"/>
          </w:tcPr>
          <w:p w14:paraId="292DD0D1" w14:textId="01D90149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953F39">
              <w:rPr>
                <w:b/>
                <w:i/>
                <w:color w:val="000000"/>
                <w:sz w:val="16"/>
              </w:rPr>
              <w:t>Drone</w:t>
            </w:r>
            <w:r w:rsidRPr="006F7F48">
              <w:rPr>
                <w:b/>
                <w:color w:val="000000"/>
                <w:sz w:val="16"/>
              </w:rPr>
              <w:t xml:space="preserve"> / </w:t>
            </w:r>
            <w:r w:rsidRPr="00953F39">
              <w:rPr>
                <w:b/>
                <w:i/>
                <w:color w:val="000000"/>
                <w:sz w:val="16"/>
              </w:rPr>
              <w:t>Aerial</w:t>
            </w:r>
          </w:p>
        </w:tc>
        <w:tc>
          <w:tcPr>
            <w:tcW w:w="1415" w:type="dxa"/>
          </w:tcPr>
          <w:p w14:paraId="5DB099D2" w14:textId="263F22F6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Inspeksi lahan, progres konstruksi, survei pemetaan</w:t>
            </w:r>
          </w:p>
        </w:tc>
        <w:tc>
          <w:tcPr>
            <w:tcW w:w="1415" w:type="dxa"/>
          </w:tcPr>
          <w:p w14:paraId="5B09FA75" w14:textId="5F2CF601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Pembaruan GIS lebih cepat</w:t>
            </w:r>
          </w:p>
        </w:tc>
        <w:tc>
          <w:tcPr>
            <w:tcW w:w="1415" w:type="dxa"/>
          </w:tcPr>
          <w:p w14:paraId="28DA4D4C" w14:textId="5AE67EDF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1415" w:type="dxa"/>
          </w:tcPr>
          <w:p w14:paraId="59D41A93" w14:textId="579E0A2D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Izin terbang, keselamatan</w:t>
            </w:r>
          </w:p>
        </w:tc>
        <w:tc>
          <w:tcPr>
            <w:tcW w:w="1415" w:type="dxa"/>
          </w:tcPr>
          <w:p w14:paraId="390C5B8F" w14:textId="64F94007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S–M; jasa sesuai kebutuhan</w:t>
            </w:r>
          </w:p>
        </w:tc>
        <w:tc>
          <w:tcPr>
            <w:tcW w:w="1415" w:type="dxa"/>
            <w:shd w:val="clear" w:color="D9D9D9" w:fill="D9D9D9"/>
          </w:tcPr>
          <w:p w14:paraId="2A2154D7" w14:textId="491A4B06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Explore</w:t>
            </w:r>
            <w:r w:rsidRPr="006F7F48">
              <w:rPr>
                <w:color w:val="000000"/>
                <w:sz w:val="16"/>
              </w:rPr>
              <w:t xml:space="preserve"> (IT-22)</w:t>
            </w:r>
          </w:p>
        </w:tc>
      </w:tr>
      <w:tr w:rsidR="00A0117C" w:rsidRPr="00A0117C" w14:paraId="33C8E0F3" w14:textId="77777777" w:rsidTr="00A0117C">
        <w:tc>
          <w:tcPr>
            <w:tcW w:w="1415" w:type="dxa"/>
          </w:tcPr>
          <w:p w14:paraId="06A41252" w14:textId="5B84BA8B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953F39">
              <w:rPr>
                <w:b/>
                <w:i/>
                <w:color w:val="000000"/>
                <w:sz w:val="16"/>
              </w:rPr>
              <w:t>Smart Security</w:t>
            </w:r>
          </w:p>
        </w:tc>
        <w:tc>
          <w:tcPr>
            <w:tcW w:w="1415" w:type="dxa"/>
          </w:tcPr>
          <w:p w14:paraId="5F5F9846" w14:textId="3B514E5B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Akses gerbang terintegrasi, </w:t>
            </w:r>
            <w:r w:rsidRPr="006F7F48">
              <w:rPr>
                <w:color w:val="000000"/>
                <w:sz w:val="16"/>
              </w:rPr>
              <w:lastRenderedPageBreak/>
              <w:t>patroli digital</w:t>
            </w:r>
          </w:p>
        </w:tc>
        <w:tc>
          <w:tcPr>
            <w:tcW w:w="1415" w:type="dxa"/>
          </w:tcPr>
          <w:p w14:paraId="71619004" w14:textId="3937BEAB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lastRenderedPageBreak/>
              <w:t xml:space="preserve">Keamanan kawasan &amp; </w:t>
            </w:r>
            <w:r w:rsidRPr="006F7F48">
              <w:rPr>
                <w:color w:val="000000"/>
                <w:sz w:val="16"/>
              </w:rPr>
              <w:lastRenderedPageBreak/>
              <w:t>kepercayaan investor</w:t>
            </w:r>
          </w:p>
        </w:tc>
        <w:tc>
          <w:tcPr>
            <w:tcW w:w="1415" w:type="dxa"/>
          </w:tcPr>
          <w:p w14:paraId="46DEDA72" w14:textId="2A9A7625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lastRenderedPageBreak/>
              <w:t>Sedang</w:t>
            </w:r>
          </w:p>
        </w:tc>
        <w:tc>
          <w:tcPr>
            <w:tcW w:w="1415" w:type="dxa"/>
          </w:tcPr>
          <w:p w14:paraId="6E6F1DF4" w14:textId="02B342FC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Integrasi </w:t>
            </w:r>
            <w:r w:rsidRPr="00953F39">
              <w:rPr>
                <w:i/>
                <w:color w:val="000000"/>
                <w:sz w:val="16"/>
              </w:rPr>
              <w:t>multi-vendor</w:t>
            </w:r>
          </w:p>
        </w:tc>
        <w:tc>
          <w:tcPr>
            <w:tcW w:w="1415" w:type="dxa"/>
          </w:tcPr>
          <w:p w14:paraId="37DD11FA" w14:textId="321D7359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M; 2029–30</w:t>
            </w:r>
          </w:p>
        </w:tc>
        <w:tc>
          <w:tcPr>
            <w:tcW w:w="1415" w:type="dxa"/>
            <w:shd w:val="clear" w:color="C6E0B4" w:fill="C6E0B4"/>
          </w:tcPr>
          <w:p w14:paraId="370772B8" w14:textId="2EDEE0D9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Could Do</w:t>
            </w:r>
          </w:p>
        </w:tc>
      </w:tr>
      <w:tr w:rsidR="00A0117C" w:rsidRPr="00A0117C" w14:paraId="520B6AC9" w14:textId="77777777" w:rsidTr="00A0117C">
        <w:tc>
          <w:tcPr>
            <w:tcW w:w="1415" w:type="dxa"/>
          </w:tcPr>
          <w:p w14:paraId="3C6A9787" w14:textId="18EAC44A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953F39">
              <w:rPr>
                <w:b/>
                <w:i/>
                <w:color w:val="000000"/>
                <w:sz w:val="16"/>
              </w:rPr>
              <w:t>Smart Utility</w:t>
            </w:r>
          </w:p>
        </w:tc>
        <w:tc>
          <w:tcPr>
            <w:tcW w:w="1415" w:type="dxa"/>
          </w:tcPr>
          <w:p w14:paraId="6043FA4C" w14:textId="2AAF4F4D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Smart meter</w:t>
            </w:r>
            <w:r w:rsidRPr="006F7F48">
              <w:rPr>
                <w:color w:val="000000"/>
                <w:sz w:val="16"/>
              </w:rPr>
              <w:t xml:space="preserve">, deteksi kebocoran, </w:t>
            </w:r>
            <w:r w:rsidRPr="00953F39">
              <w:rPr>
                <w:i/>
                <w:color w:val="000000"/>
                <w:sz w:val="16"/>
              </w:rPr>
              <w:t>balancing</w:t>
            </w:r>
            <w:r w:rsidRPr="006F7F48">
              <w:rPr>
                <w:color w:val="000000"/>
                <w:sz w:val="16"/>
              </w:rPr>
              <w:t xml:space="preserve"> energi</w:t>
            </w:r>
          </w:p>
        </w:tc>
        <w:tc>
          <w:tcPr>
            <w:tcW w:w="1415" w:type="dxa"/>
          </w:tcPr>
          <w:p w14:paraId="2AE610CC" w14:textId="22820F79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Revenue assurance</w:t>
            </w:r>
            <w:r w:rsidRPr="006F7F48">
              <w:rPr>
                <w:color w:val="000000"/>
                <w:sz w:val="16"/>
              </w:rPr>
              <w:t>, efisiensi</w:t>
            </w:r>
          </w:p>
        </w:tc>
        <w:tc>
          <w:tcPr>
            <w:tcW w:w="1415" w:type="dxa"/>
          </w:tcPr>
          <w:p w14:paraId="571F3E1F" w14:textId="729847E8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1415" w:type="dxa"/>
          </w:tcPr>
          <w:p w14:paraId="649F0732" w14:textId="570B7CE6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Biaya meter, kerja sama mitra</w:t>
            </w:r>
          </w:p>
        </w:tc>
        <w:tc>
          <w:tcPr>
            <w:tcW w:w="1415" w:type="dxa"/>
          </w:tcPr>
          <w:p w14:paraId="43E4047F" w14:textId="6EC379DD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L; 2027–30</w:t>
            </w:r>
          </w:p>
        </w:tc>
        <w:tc>
          <w:tcPr>
            <w:tcW w:w="1415" w:type="dxa"/>
            <w:shd w:val="clear" w:color="F4B183" w:fill="F4B183"/>
          </w:tcPr>
          <w:p w14:paraId="1D8D553B" w14:textId="5C270C38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Must Do</w:t>
            </w:r>
            <w:r w:rsidRPr="006F7F48">
              <w:rPr>
                <w:color w:val="000000"/>
                <w:sz w:val="16"/>
              </w:rPr>
              <w:t xml:space="preserve"> (IT-09, IT-16)</w:t>
            </w:r>
          </w:p>
        </w:tc>
      </w:tr>
      <w:tr w:rsidR="00A0117C" w:rsidRPr="00A0117C" w14:paraId="77D5C310" w14:textId="77777777" w:rsidTr="00A0117C">
        <w:tc>
          <w:tcPr>
            <w:tcW w:w="1415" w:type="dxa"/>
          </w:tcPr>
          <w:p w14:paraId="1B0C7D42" w14:textId="1D327986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953F39">
              <w:rPr>
                <w:b/>
                <w:i/>
                <w:color w:val="000000"/>
                <w:sz w:val="16"/>
              </w:rPr>
              <w:t>Environmental Monitoring</w:t>
            </w:r>
          </w:p>
        </w:tc>
        <w:tc>
          <w:tcPr>
            <w:tcW w:w="1415" w:type="dxa"/>
          </w:tcPr>
          <w:p w14:paraId="492E1774" w14:textId="3C7B03A0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Kualitas air limbah, udara, emisi</w:t>
            </w:r>
          </w:p>
        </w:tc>
        <w:tc>
          <w:tcPr>
            <w:tcW w:w="1415" w:type="dxa"/>
          </w:tcPr>
          <w:p w14:paraId="0846AC1D" w14:textId="5646E15F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Kepatuhan, </w:t>
            </w:r>
            <w:r w:rsidRPr="00953F39">
              <w:rPr>
                <w:i/>
                <w:color w:val="000000"/>
                <w:sz w:val="16"/>
              </w:rPr>
              <w:t>Green Cluster</w:t>
            </w:r>
            <w:r w:rsidRPr="006F7F48">
              <w:rPr>
                <w:color w:val="000000"/>
                <w:sz w:val="16"/>
              </w:rPr>
              <w:t xml:space="preserve"> [F]</w:t>
            </w:r>
          </w:p>
        </w:tc>
        <w:tc>
          <w:tcPr>
            <w:tcW w:w="1415" w:type="dxa"/>
          </w:tcPr>
          <w:p w14:paraId="1A458863" w14:textId="7840E7F4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Sedang–tinggi</w:t>
            </w:r>
          </w:p>
        </w:tc>
        <w:tc>
          <w:tcPr>
            <w:tcW w:w="1415" w:type="dxa"/>
          </w:tcPr>
          <w:p w14:paraId="788E0C1D" w14:textId="6D0F71CD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Kalibrasi sensor</w:t>
            </w:r>
          </w:p>
        </w:tc>
        <w:tc>
          <w:tcPr>
            <w:tcW w:w="1415" w:type="dxa"/>
          </w:tcPr>
          <w:p w14:paraId="7C739FAE" w14:textId="048DB08D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M; 2029–30</w:t>
            </w:r>
          </w:p>
        </w:tc>
        <w:tc>
          <w:tcPr>
            <w:tcW w:w="1415" w:type="dxa"/>
            <w:shd w:val="clear" w:color="FFE699" w:fill="FFE699"/>
          </w:tcPr>
          <w:p w14:paraId="7AC1CCAB" w14:textId="4ABAB410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Should Do</w:t>
            </w:r>
            <w:r w:rsidRPr="006F7F48">
              <w:rPr>
                <w:color w:val="000000"/>
                <w:sz w:val="16"/>
              </w:rPr>
              <w:t xml:space="preserve"> (IT-18)</w:t>
            </w:r>
          </w:p>
        </w:tc>
      </w:tr>
      <w:tr w:rsidR="00A0117C" w:rsidRPr="00A0117C" w14:paraId="7F047381" w14:textId="77777777" w:rsidTr="00A0117C">
        <w:tc>
          <w:tcPr>
            <w:tcW w:w="1415" w:type="dxa"/>
          </w:tcPr>
          <w:p w14:paraId="5EA94242" w14:textId="4B4DFCF2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953F39">
              <w:rPr>
                <w:b/>
                <w:i/>
                <w:color w:val="000000"/>
                <w:sz w:val="16"/>
              </w:rPr>
              <w:t>Traffic</w:t>
            </w:r>
            <w:r w:rsidRPr="006F7F48">
              <w:rPr>
                <w:b/>
                <w:color w:val="000000"/>
                <w:sz w:val="16"/>
              </w:rPr>
              <w:t xml:space="preserve"> / </w:t>
            </w:r>
            <w:r w:rsidRPr="00953F39">
              <w:rPr>
                <w:b/>
                <w:i/>
                <w:color w:val="000000"/>
                <w:sz w:val="16"/>
              </w:rPr>
              <w:t>Mobility</w:t>
            </w:r>
          </w:p>
        </w:tc>
        <w:tc>
          <w:tcPr>
            <w:tcW w:w="1415" w:type="dxa"/>
          </w:tcPr>
          <w:p w14:paraId="1E5FCB26" w14:textId="052E50B2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Pemantauan arus kendaraan &amp; parkir</w:t>
            </w:r>
          </w:p>
        </w:tc>
        <w:tc>
          <w:tcPr>
            <w:tcW w:w="1415" w:type="dxa"/>
          </w:tcPr>
          <w:p w14:paraId="5C013D3B" w14:textId="5CDA5E28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Bisnis parkir [F], keselamatan</w:t>
            </w:r>
          </w:p>
        </w:tc>
        <w:tc>
          <w:tcPr>
            <w:tcW w:w="1415" w:type="dxa"/>
          </w:tcPr>
          <w:p w14:paraId="3696E4C3" w14:textId="405B05CA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1415" w:type="dxa"/>
          </w:tcPr>
          <w:p w14:paraId="55D2EEFF" w14:textId="7EF9E760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Volume belum cukup [H]</w:t>
            </w:r>
          </w:p>
        </w:tc>
        <w:tc>
          <w:tcPr>
            <w:tcW w:w="1415" w:type="dxa"/>
          </w:tcPr>
          <w:p w14:paraId="18278488" w14:textId="542E5BA3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S–M; ikut bisnis parkir</w:t>
            </w:r>
          </w:p>
        </w:tc>
        <w:tc>
          <w:tcPr>
            <w:tcW w:w="1415" w:type="dxa"/>
            <w:shd w:val="clear" w:color="C6E0B4" w:fill="C6E0B4"/>
          </w:tcPr>
          <w:p w14:paraId="3F140B5B" w14:textId="117E6F88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Could Do</w:t>
            </w:r>
            <w:r w:rsidRPr="006F7F48">
              <w:rPr>
                <w:color w:val="000000"/>
                <w:sz w:val="16"/>
              </w:rPr>
              <w:t xml:space="preserve"> (IT-19)</w:t>
            </w:r>
          </w:p>
        </w:tc>
      </w:tr>
      <w:tr w:rsidR="00A0117C" w:rsidRPr="00A0117C" w14:paraId="5CB836B7" w14:textId="77777777" w:rsidTr="00A0117C">
        <w:tc>
          <w:tcPr>
            <w:tcW w:w="1415" w:type="dxa"/>
          </w:tcPr>
          <w:p w14:paraId="68D006B5" w14:textId="7D2777CC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953F39">
              <w:rPr>
                <w:b/>
                <w:i/>
                <w:color w:val="000000"/>
                <w:sz w:val="16"/>
              </w:rPr>
              <w:t>Tenant Digital Services</w:t>
            </w:r>
          </w:p>
        </w:tc>
        <w:tc>
          <w:tcPr>
            <w:tcW w:w="1415" w:type="dxa"/>
          </w:tcPr>
          <w:p w14:paraId="0F9E4EB5" w14:textId="478516B1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Self-service</w:t>
            </w:r>
            <w:r w:rsidRPr="006F7F48">
              <w:rPr>
                <w:color w:val="000000"/>
                <w:sz w:val="16"/>
              </w:rPr>
              <w:t>, tagihan, perizinan</w:t>
            </w:r>
          </w:p>
        </w:tc>
        <w:tc>
          <w:tcPr>
            <w:tcW w:w="1415" w:type="dxa"/>
          </w:tcPr>
          <w:p w14:paraId="473E4062" w14:textId="57C45ED0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Kepuasan </w:t>
            </w:r>
            <w:r w:rsidRPr="00953F39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 ≥81% [F]</w:t>
            </w:r>
          </w:p>
        </w:tc>
        <w:tc>
          <w:tcPr>
            <w:tcW w:w="1415" w:type="dxa"/>
          </w:tcPr>
          <w:p w14:paraId="3A38C625" w14:textId="23763B97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1415" w:type="dxa"/>
          </w:tcPr>
          <w:p w14:paraId="2F164B6A" w14:textId="09D8C429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Adopsi </w:t>
            </w:r>
            <w:r w:rsidRPr="00953F39">
              <w:rPr>
                <w:i/>
                <w:color w:val="000000"/>
                <w:sz w:val="16"/>
              </w:rPr>
              <w:t>tenant</w:t>
            </w:r>
          </w:p>
        </w:tc>
        <w:tc>
          <w:tcPr>
            <w:tcW w:w="1415" w:type="dxa"/>
          </w:tcPr>
          <w:p w14:paraId="0557F069" w14:textId="30E043B5" w:rsidR="00A0117C" w:rsidRPr="006F7F48" w:rsidRDefault="005A0D07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M; 2026–27</w:t>
            </w:r>
          </w:p>
        </w:tc>
        <w:tc>
          <w:tcPr>
            <w:tcW w:w="1415" w:type="dxa"/>
            <w:shd w:val="clear" w:color="F4B183" w:fill="F4B183"/>
          </w:tcPr>
          <w:p w14:paraId="19AEA9E3" w14:textId="3BAD3869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Must Do</w:t>
            </w:r>
            <w:r w:rsidRPr="006F7F48">
              <w:rPr>
                <w:color w:val="000000"/>
                <w:sz w:val="16"/>
              </w:rPr>
              <w:t xml:space="preserve"> (IT-08)</w:t>
            </w:r>
          </w:p>
        </w:tc>
      </w:tr>
      <w:tr w:rsidR="00A0117C" w:rsidRPr="00A0117C" w14:paraId="11DE1A72" w14:textId="77777777" w:rsidTr="00A0117C">
        <w:tc>
          <w:tcPr>
            <w:tcW w:w="1415" w:type="dxa"/>
          </w:tcPr>
          <w:p w14:paraId="2217EEBD" w14:textId="22AC7996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953F39">
              <w:rPr>
                <w:b/>
                <w:i/>
                <w:color w:val="000000"/>
                <w:sz w:val="16"/>
              </w:rPr>
              <w:t>Command Center</w:t>
            </w:r>
          </w:p>
        </w:tc>
        <w:tc>
          <w:tcPr>
            <w:tcW w:w="1415" w:type="dxa"/>
          </w:tcPr>
          <w:p w14:paraId="0B2E7D7D" w14:textId="36EC3B27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Pusat kendali operasi kawasan</w:t>
            </w:r>
          </w:p>
        </w:tc>
        <w:tc>
          <w:tcPr>
            <w:tcW w:w="1415" w:type="dxa"/>
          </w:tcPr>
          <w:p w14:paraId="1190DA10" w14:textId="1FA616AB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Respons insiden lebih cepat</w:t>
            </w:r>
          </w:p>
        </w:tc>
        <w:tc>
          <w:tcPr>
            <w:tcW w:w="1415" w:type="dxa"/>
          </w:tcPr>
          <w:p w14:paraId="7D0A4D62" w14:textId="41C06D3F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Sedang—butuh data terintegrasi</w:t>
            </w:r>
          </w:p>
        </w:tc>
        <w:tc>
          <w:tcPr>
            <w:tcW w:w="1415" w:type="dxa"/>
          </w:tcPr>
          <w:p w14:paraId="0F47A3F0" w14:textId="0E2BDC89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Investasi fisik prematur</w:t>
            </w:r>
          </w:p>
        </w:tc>
        <w:tc>
          <w:tcPr>
            <w:tcW w:w="1415" w:type="dxa"/>
          </w:tcPr>
          <w:p w14:paraId="4A68E0EA" w14:textId="43B834A8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L; virtual 2028, fisik 2029–30</w:t>
            </w:r>
          </w:p>
        </w:tc>
        <w:tc>
          <w:tcPr>
            <w:tcW w:w="1415" w:type="dxa"/>
            <w:shd w:val="clear" w:color="FFE699" w:fill="FFE699"/>
          </w:tcPr>
          <w:p w14:paraId="348949B9" w14:textId="0CC8F66A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Should Do</w:t>
            </w:r>
            <w:r w:rsidRPr="006F7F48">
              <w:rPr>
                <w:color w:val="000000"/>
                <w:sz w:val="16"/>
              </w:rPr>
              <w:t xml:space="preserve"> (IT-17)</w:t>
            </w:r>
          </w:p>
        </w:tc>
      </w:tr>
      <w:tr w:rsidR="00A0117C" w:rsidRPr="00A0117C" w14:paraId="6E170DB4" w14:textId="77777777" w:rsidTr="00A0117C">
        <w:tc>
          <w:tcPr>
            <w:tcW w:w="1415" w:type="dxa"/>
          </w:tcPr>
          <w:p w14:paraId="10A951E5" w14:textId="07727E3B" w:rsidR="00A0117C" w:rsidRPr="006F7F48" w:rsidRDefault="0040399C" w:rsidP="00A0117C">
            <w:pPr>
              <w:rPr>
                <w:b/>
                <w:color w:val="000000"/>
                <w:sz w:val="16"/>
              </w:rPr>
            </w:pPr>
            <w:r w:rsidRPr="00953F39">
              <w:rPr>
                <w:b/>
                <w:i/>
                <w:color w:val="000000"/>
                <w:sz w:val="16"/>
              </w:rPr>
              <w:t>Digital Twin</w:t>
            </w:r>
          </w:p>
        </w:tc>
        <w:tc>
          <w:tcPr>
            <w:tcW w:w="1415" w:type="dxa"/>
          </w:tcPr>
          <w:p w14:paraId="4AB786CC" w14:textId="22B84C21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Simulasi kapasitas dan skenario kawasan</w:t>
            </w:r>
          </w:p>
        </w:tc>
        <w:tc>
          <w:tcPr>
            <w:tcW w:w="1415" w:type="dxa"/>
          </w:tcPr>
          <w:p w14:paraId="7DBB1A52" w14:textId="134D492F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Perencanaan investasi utilitas</w:t>
            </w:r>
          </w:p>
        </w:tc>
        <w:tc>
          <w:tcPr>
            <w:tcW w:w="1415" w:type="dxa"/>
          </w:tcPr>
          <w:p w14:paraId="0DEDB04E" w14:textId="16FD5696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 saat ini—data belum siap</w:t>
            </w:r>
          </w:p>
        </w:tc>
        <w:tc>
          <w:tcPr>
            <w:tcW w:w="1415" w:type="dxa"/>
          </w:tcPr>
          <w:p w14:paraId="72916531" w14:textId="0FEF690D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Biaya tinggi, manfaat belum terbukti</w:t>
            </w:r>
          </w:p>
        </w:tc>
        <w:tc>
          <w:tcPr>
            <w:tcW w:w="1415" w:type="dxa"/>
          </w:tcPr>
          <w:p w14:paraId="4EE4063B" w14:textId="6E9DBFCF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L; studi kelayakan 2030</w:t>
            </w:r>
          </w:p>
        </w:tc>
        <w:tc>
          <w:tcPr>
            <w:tcW w:w="1415" w:type="dxa"/>
            <w:shd w:val="clear" w:color="D9D9D9" w:fill="D9D9D9"/>
          </w:tcPr>
          <w:p w14:paraId="1CCFE1D3" w14:textId="34D448DC" w:rsidR="00A0117C" w:rsidRPr="006F7F48" w:rsidRDefault="00A0117C" w:rsidP="00A0117C">
            <w:pPr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Future/Explore</w:t>
            </w:r>
            <w:r w:rsidRPr="006F7F48">
              <w:rPr>
                <w:color w:val="000000"/>
                <w:sz w:val="16"/>
              </w:rPr>
              <w:t xml:space="preserve"> (IT-23)</w:t>
            </w:r>
          </w:p>
        </w:tc>
      </w:tr>
    </w:tbl>
    <w:p w14:paraId="29248FC1" w14:textId="77777777" w:rsidR="00A0117C" w:rsidRPr="00A0117C" w:rsidRDefault="00A0117C" w:rsidP="00A0117C">
      <w:pPr>
        <w:rPr>
          <w:sz w:val="8"/>
        </w:rPr>
      </w:pPr>
    </w:p>
    <w:p w14:paraId="18D69695" w14:textId="2C8705A7" w:rsidR="0040399C" w:rsidRPr="006F7F48" w:rsidRDefault="0040399C" w:rsidP="0040399C">
      <w:pPr>
        <w:pStyle w:val="Heading2"/>
        <w:rPr>
          <w:rFonts w:cs="Calibri"/>
        </w:rPr>
      </w:pPr>
      <w:bookmarkStart w:id="131" w:name="_Toc242450745"/>
      <w:r w:rsidRPr="006F7F48">
        <w:rPr>
          <w:rFonts w:cs="Calibri"/>
        </w:rPr>
        <w:t xml:space="preserve">12.3 </w:t>
      </w:r>
      <w:r w:rsidR="0036756A" w:rsidRPr="006F7F48">
        <w:rPr>
          <w:rFonts w:cs="Calibri"/>
        </w:rPr>
        <w:t>Urutan Investasi Kawasan Cerdas</w:t>
      </w:r>
      <w:bookmarkEnd w:id="131"/>
    </w:p>
    <w:p w14:paraId="2FBB6CC7" w14:textId="5066F51F" w:rsidR="00A0117C" w:rsidRPr="006F7F48" w:rsidRDefault="00A0117C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Now what</w:t>
      </w:r>
      <w:r w:rsidRPr="006F7F48">
        <w:rPr>
          <w:b/>
          <w:color w:val="1F4E78"/>
        </w:rPr>
        <w:t xml:space="preserve">. </w:t>
      </w:r>
      <w:r w:rsidRPr="00953F39">
        <w:rPr>
          <w:i/>
          <w:color w:val="000000"/>
        </w:rPr>
        <w:t>Smart utility</w:t>
      </w:r>
      <w:r w:rsidRPr="006F7F48">
        <w:rPr>
          <w:color w:val="000000"/>
        </w:rPr>
        <w:t xml:space="preserve">, GIS dan </w:t>
      </w:r>
      <w:r w:rsidRPr="00953F39">
        <w:rPr>
          <w:i/>
          <w:color w:val="000000"/>
        </w:rPr>
        <w:t>tenant digital services</w:t>
      </w:r>
      <w:r w:rsidRPr="006F7F48">
        <w:rPr>
          <w:color w:val="000000"/>
        </w:rPr>
        <w:t xml:space="preserve"> didanai lebih dulu karena </w:t>
      </w:r>
      <w:r w:rsidRPr="00953F39">
        <w:rPr>
          <w:i/>
          <w:color w:val="000000"/>
        </w:rPr>
        <w:t>value</w:t>
      </w:r>
      <w:r w:rsidRPr="006F7F48">
        <w:rPr>
          <w:color w:val="000000"/>
        </w:rPr>
        <w:t xml:space="preserve"> dan </w:t>
      </w:r>
      <w:r w:rsidRPr="00953F39">
        <w:rPr>
          <w:i/>
          <w:color w:val="000000"/>
        </w:rPr>
        <w:t>feasibility</w:t>
      </w:r>
      <w:r w:rsidRPr="006F7F48">
        <w:rPr>
          <w:color w:val="000000"/>
        </w:rPr>
        <w:t xml:space="preserve">-nya tertinggi. </w:t>
      </w:r>
      <w:r w:rsidRPr="00953F39">
        <w:rPr>
          <w:i/>
          <w:color w:val="000000"/>
        </w:rPr>
        <w:t>Digital twin</w:t>
      </w:r>
      <w:r w:rsidRPr="006F7F48">
        <w:rPr>
          <w:color w:val="000000"/>
        </w:rPr>
        <w:t xml:space="preserve"> sengaja ditunda: tanpa data aset dan IoT yang matang, </w:t>
      </w:r>
      <w:r w:rsidRPr="00953F39">
        <w:rPr>
          <w:i/>
          <w:color w:val="000000"/>
        </w:rPr>
        <w:t>digital twin</w:t>
      </w:r>
      <w:r w:rsidRPr="006F7F48">
        <w:rPr>
          <w:color w:val="000000"/>
        </w:rPr>
        <w:t xml:space="preserve"> hanya menjadi visualisasi mahal.</w:t>
      </w:r>
    </w:p>
    <w:p w14:paraId="754B58F3" w14:textId="51C7E947" w:rsidR="00A0117C" w:rsidRDefault="00A0117C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80832D2" w14:textId="052EBE65" w:rsidR="00A0117C" w:rsidRPr="006F7F48" w:rsidRDefault="00A0117C" w:rsidP="00A0117C">
      <w:pPr>
        <w:pStyle w:val="Heading1"/>
      </w:pPr>
      <w:bookmarkStart w:id="132" w:name="_Toc242450746"/>
      <w:r w:rsidRPr="006F7F48">
        <w:lastRenderedPageBreak/>
        <w:t xml:space="preserve">BAB 13 — </w:t>
      </w:r>
      <w:r w:rsidR="0036756A" w:rsidRPr="006F7F48">
        <w:t>MANAJEMEN LAYANAN TI</w:t>
      </w:r>
      <w:bookmarkEnd w:id="132"/>
    </w:p>
    <w:p w14:paraId="427C887E" w14:textId="44E46F01" w:rsidR="00A0117C" w:rsidRPr="006F7F48" w:rsidRDefault="00A0117C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ITSM dibangun dengan ITIL 4 sebagai acuan, mengutamakan praktik yang langsung terlihat oleh pengguna dan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. Implementasi melalui platform ITSM SaaS dan </w:t>
      </w:r>
      <w:r w:rsidRPr="00953F39">
        <w:rPr>
          <w:i/>
          <w:color w:val="000000"/>
        </w:rPr>
        <w:t>service desk</w:t>
      </w:r>
      <w:r w:rsidRPr="006F7F48">
        <w:rPr>
          <w:color w:val="000000"/>
        </w:rPr>
        <w:t xml:space="preserve"> terkelola (IT-02).</w:t>
      </w:r>
    </w:p>
    <w:p w14:paraId="6B04C498" w14:textId="31EDD001" w:rsidR="00A0117C" w:rsidRPr="006F7F48" w:rsidRDefault="00A0117C" w:rsidP="00A0117C">
      <w:pPr>
        <w:pStyle w:val="Heading2"/>
      </w:pPr>
      <w:bookmarkStart w:id="133" w:name="_Toc242450747"/>
      <w:r w:rsidRPr="006F7F48">
        <w:t xml:space="preserve">13.1 </w:t>
      </w:r>
      <w:r w:rsidR="0036756A" w:rsidRPr="006F7F48">
        <w:t>Katalog Layanan</w:t>
      </w:r>
      <w:bookmarkEnd w:id="133"/>
    </w:p>
    <w:p w14:paraId="59867CA8" w14:textId="77777777" w:rsidR="00A0117C" w:rsidRDefault="00A0117C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A0117C">
        <w:rPr>
          <w:b/>
          <w:color w:val="1F4E78"/>
          <w:sz w:val="18"/>
        </w:rPr>
        <w:t xml:space="preserve"> 13.1 — Struktur </w:t>
      </w:r>
      <w:r w:rsidRPr="00953F39">
        <w:rPr>
          <w:b/>
          <w:i/>
          <w:color w:val="1F4E78"/>
          <w:sz w:val="18"/>
        </w:rPr>
        <w:t>service catalogue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9"/>
        <w:gridCol w:w="3193"/>
        <w:gridCol w:w="3183"/>
      </w:tblGrid>
      <w:tr w:rsidR="00A0117C" w:rsidRPr="00A0117C" w14:paraId="001520D3" w14:textId="77777777" w:rsidTr="00A0117C">
        <w:trPr>
          <w:tblHeader/>
        </w:trPr>
        <w:tc>
          <w:tcPr>
            <w:tcW w:w="3301" w:type="dxa"/>
            <w:shd w:val="clear" w:color="17365D" w:fill="17365D"/>
          </w:tcPr>
          <w:p w14:paraId="2CEB6017" w14:textId="63C881B8" w:rsidR="00A0117C" w:rsidRPr="00506302" w:rsidRDefault="00A0117C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Katalog</w:t>
            </w:r>
          </w:p>
        </w:tc>
        <w:tc>
          <w:tcPr>
            <w:tcW w:w="3302" w:type="dxa"/>
            <w:shd w:val="clear" w:color="17365D" w:fill="17365D"/>
          </w:tcPr>
          <w:p w14:paraId="5CD22D18" w14:textId="1E256E66" w:rsidR="00A0117C" w:rsidRPr="00506302" w:rsidRDefault="00A0117C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Contoh layanan</w:t>
            </w:r>
          </w:p>
        </w:tc>
        <w:tc>
          <w:tcPr>
            <w:tcW w:w="3302" w:type="dxa"/>
            <w:shd w:val="clear" w:color="17365D" w:fill="17365D"/>
          </w:tcPr>
          <w:p w14:paraId="0618CA4A" w14:textId="1D0910E1" w:rsidR="00A0117C" w:rsidRPr="00506302" w:rsidRDefault="00A0117C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Pengguna</w:t>
            </w:r>
          </w:p>
        </w:tc>
      </w:tr>
      <w:tr w:rsidR="00A0117C" w:rsidRPr="00A0117C" w14:paraId="15402373" w14:textId="77777777" w:rsidTr="00A0117C">
        <w:tc>
          <w:tcPr>
            <w:tcW w:w="3301" w:type="dxa"/>
          </w:tcPr>
          <w:p w14:paraId="4598EB03" w14:textId="7FD948B3" w:rsidR="00A0117C" w:rsidRPr="00506302" w:rsidRDefault="00A0117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Internal</w:t>
            </w:r>
          </w:p>
        </w:tc>
        <w:tc>
          <w:tcPr>
            <w:tcW w:w="3302" w:type="dxa"/>
          </w:tcPr>
          <w:p w14:paraId="167C99F3" w14:textId="4DC6E760" w:rsidR="00A0117C" w:rsidRPr="00506302" w:rsidRDefault="00A0117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Akun &amp; akses, perangkat, </w:t>
            </w:r>
            <w:r w:rsidRPr="00953F39">
              <w:rPr>
                <w:i/>
                <w:color w:val="000000"/>
                <w:sz w:val="18"/>
              </w:rPr>
              <w:t>email</w:t>
            </w:r>
            <w:r w:rsidRPr="00506302">
              <w:rPr>
                <w:color w:val="000000"/>
                <w:sz w:val="18"/>
              </w:rPr>
              <w:t>, aplikasi, dukungan rapat</w:t>
            </w:r>
          </w:p>
        </w:tc>
        <w:tc>
          <w:tcPr>
            <w:tcW w:w="3302" w:type="dxa"/>
          </w:tcPr>
          <w:p w14:paraId="452AC7CF" w14:textId="62A71A60" w:rsidR="00A0117C" w:rsidRPr="00506302" w:rsidRDefault="00A0117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Karyawan</w:t>
            </w:r>
          </w:p>
        </w:tc>
      </w:tr>
      <w:tr w:rsidR="00A0117C" w:rsidRPr="00A0117C" w14:paraId="39969E64" w14:textId="77777777" w:rsidTr="00A0117C">
        <w:tc>
          <w:tcPr>
            <w:tcW w:w="3301" w:type="dxa"/>
          </w:tcPr>
          <w:p w14:paraId="589C9EAF" w14:textId="3FABC02C" w:rsidR="00A0117C" w:rsidRPr="00506302" w:rsidRDefault="00A0117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Business application</w:t>
            </w:r>
          </w:p>
        </w:tc>
        <w:tc>
          <w:tcPr>
            <w:tcW w:w="3302" w:type="dxa"/>
          </w:tcPr>
          <w:p w14:paraId="0B808A5A" w14:textId="3AF83605" w:rsidR="00A0117C" w:rsidRPr="00506302" w:rsidRDefault="00A0117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ERP, HCM, DMS, CRM, </w:t>
            </w:r>
            <w:r w:rsidRPr="00953F39">
              <w:rPr>
                <w:i/>
                <w:color w:val="000000"/>
                <w:sz w:val="18"/>
              </w:rPr>
              <w:t>billing</w:t>
            </w:r>
            <w:r w:rsidRPr="00506302">
              <w:rPr>
                <w:color w:val="000000"/>
                <w:sz w:val="18"/>
              </w:rPr>
              <w:t>, GIS</w:t>
            </w:r>
          </w:p>
        </w:tc>
        <w:tc>
          <w:tcPr>
            <w:tcW w:w="3302" w:type="dxa"/>
          </w:tcPr>
          <w:p w14:paraId="5D484BF3" w14:textId="5F3D3615" w:rsidR="00A0117C" w:rsidRPr="00506302" w:rsidRDefault="00A0117C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Divisi</w:t>
            </w:r>
          </w:p>
        </w:tc>
      </w:tr>
      <w:tr w:rsidR="00A0117C" w:rsidRPr="00A0117C" w14:paraId="6268A681" w14:textId="77777777" w:rsidTr="00A0117C">
        <w:tc>
          <w:tcPr>
            <w:tcW w:w="3301" w:type="dxa"/>
          </w:tcPr>
          <w:p w14:paraId="6247387E" w14:textId="4A509C6B" w:rsidR="00A0117C" w:rsidRPr="00506302" w:rsidRDefault="00A0117C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Tenant digital</w:t>
            </w:r>
          </w:p>
        </w:tc>
        <w:tc>
          <w:tcPr>
            <w:tcW w:w="3302" w:type="dxa"/>
          </w:tcPr>
          <w:p w14:paraId="614F35A1" w14:textId="118D9814" w:rsidR="00A0117C" w:rsidRPr="00506302" w:rsidRDefault="00A0117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Portal tenant</w:t>
            </w:r>
            <w:r w:rsidRPr="00506302">
              <w:rPr>
                <w:color w:val="000000"/>
                <w:sz w:val="18"/>
              </w:rPr>
              <w:t>, konektivitas, permintaan layanan, tagihan</w:t>
            </w:r>
          </w:p>
        </w:tc>
        <w:tc>
          <w:tcPr>
            <w:tcW w:w="3302" w:type="dxa"/>
          </w:tcPr>
          <w:p w14:paraId="36C944FE" w14:textId="000FFDA1" w:rsidR="00A0117C" w:rsidRPr="00506302" w:rsidRDefault="00A0117C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Tenant &amp; investor</w:t>
            </w:r>
          </w:p>
        </w:tc>
      </w:tr>
    </w:tbl>
    <w:p w14:paraId="09B45E81" w14:textId="143BAE71" w:rsidR="00A0117C" w:rsidRPr="006F7F48" w:rsidRDefault="00A0117C" w:rsidP="00A0117C">
      <w:pPr>
        <w:pStyle w:val="Heading2"/>
      </w:pPr>
      <w:bookmarkStart w:id="134" w:name="_Toc242450748"/>
      <w:r w:rsidRPr="006F7F48">
        <w:t xml:space="preserve">13.2 </w:t>
      </w:r>
      <w:r w:rsidR="0036756A" w:rsidRPr="006F7F48">
        <w:t>Manajemen Tingkat Layanan</w:t>
      </w:r>
      <w:bookmarkEnd w:id="134"/>
    </w:p>
    <w:p w14:paraId="2D0DEFDD" w14:textId="127FC573" w:rsidR="00A0117C" w:rsidRPr="006F7F48" w:rsidRDefault="00A0117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SLA ditetapkan per layanan dan prioritas; layanan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memiliki SLA yang dipublikasikan dan dilaporkan bulanan, sejalan dengan arah RJPP atas standar layanan berbasis SLA </w:t>
      </w:r>
      <w:r w:rsidR="00BC0EC6" w:rsidRPr="006F7F48">
        <w:rPr>
          <w:color w:val="000000"/>
        </w:rPr>
        <w:t>[F, RJPP hlm. 53]</w:t>
      </w:r>
      <w:r w:rsidRPr="006F7F48">
        <w:rPr>
          <w:color w:val="000000"/>
        </w:rPr>
        <w:t>.</w:t>
      </w:r>
    </w:p>
    <w:p w14:paraId="4F58A333" w14:textId="592B2406" w:rsidR="00A0117C" w:rsidRPr="006F7F48" w:rsidRDefault="00A0117C" w:rsidP="00A0117C">
      <w:pPr>
        <w:pStyle w:val="Heading2"/>
      </w:pPr>
      <w:bookmarkStart w:id="135" w:name="_Toc242450749"/>
      <w:r w:rsidRPr="006F7F48">
        <w:t xml:space="preserve">13.3 </w:t>
      </w:r>
      <w:r w:rsidR="0036756A" w:rsidRPr="006F7F48">
        <w:t>Manajemen Insiden</w:t>
      </w:r>
      <w:bookmarkEnd w:id="135"/>
    </w:p>
    <w:p w14:paraId="3C78E7A6" w14:textId="055B92CA" w:rsidR="00A0117C" w:rsidRPr="006F7F48" w:rsidRDefault="00A0117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Satu titik masuk, klasifikasi P1–P4, eskalasi fungsional dan hierarkis, komunikasi ke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untuk insiden yang berdampak pada layanan kawasan.</w:t>
      </w:r>
    </w:p>
    <w:p w14:paraId="19ED30B7" w14:textId="6212060A" w:rsidR="00A0117C" w:rsidRPr="006F7F48" w:rsidRDefault="00A0117C" w:rsidP="00A0117C">
      <w:pPr>
        <w:pStyle w:val="Heading2"/>
      </w:pPr>
      <w:bookmarkStart w:id="136" w:name="_Toc242450750"/>
      <w:r w:rsidRPr="006F7F48">
        <w:t xml:space="preserve">13.4 </w:t>
      </w:r>
      <w:r w:rsidR="0036756A" w:rsidRPr="006F7F48">
        <w:t>Manajemen Masalah</w:t>
      </w:r>
      <w:bookmarkEnd w:id="136"/>
    </w:p>
    <w:p w14:paraId="7AC2FC2D" w14:textId="25515305" w:rsidR="00A0117C" w:rsidRPr="006F7F48" w:rsidRDefault="00A0117C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Root cause analysis</w:t>
      </w:r>
      <w:r w:rsidRPr="006F7F48">
        <w:rPr>
          <w:color w:val="000000"/>
        </w:rPr>
        <w:t xml:space="preserve"> wajib untuk insiden P1 dan insiden berulang; </w:t>
      </w:r>
      <w:r w:rsidRPr="00953F39">
        <w:rPr>
          <w:i/>
          <w:color w:val="000000"/>
        </w:rPr>
        <w:t>known error database</w:t>
      </w:r>
      <w:r w:rsidRPr="006F7F48">
        <w:rPr>
          <w:color w:val="000000"/>
        </w:rPr>
        <w:t xml:space="preserve"> dipakai </w:t>
      </w:r>
      <w:r w:rsidRPr="00953F39">
        <w:rPr>
          <w:i/>
          <w:color w:val="000000"/>
        </w:rPr>
        <w:t>service desk</w:t>
      </w:r>
      <w:r w:rsidRPr="006F7F48">
        <w:rPr>
          <w:color w:val="000000"/>
        </w:rPr>
        <w:t>.</w:t>
      </w:r>
    </w:p>
    <w:p w14:paraId="33F9EC3A" w14:textId="5B99C7D5" w:rsidR="00A0117C" w:rsidRPr="006F7F48" w:rsidRDefault="00A0117C" w:rsidP="00A0117C">
      <w:pPr>
        <w:pStyle w:val="Heading2"/>
      </w:pPr>
      <w:bookmarkStart w:id="137" w:name="_Toc242450751"/>
      <w:r w:rsidRPr="006F7F48">
        <w:t xml:space="preserve">13.5 </w:t>
      </w:r>
      <w:r w:rsidR="0036756A" w:rsidRPr="006F7F48">
        <w:t>Manajemen Perubahan</w:t>
      </w:r>
      <w:bookmarkEnd w:id="137"/>
    </w:p>
    <w:p w14:paraId="0A570DF9" w14:textId="48BFB178" w:rsidR="00A0117C" w:rsidRPr="006F7F48" w:rsidRDefault="00A0117C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Change Advisory Board</w:t>
      </w:r>
      <w:r w:rsidRPr="006F7F48">
        <w:rPr>
          <w:color w:val="000000"/>
        </w:rPr>
        <w:t xml:space="preserve"> mingguan; </w:t>
      </w:r>
      <w:r w:rsidRPr="00953F39">
        <w:rPr>
          <w:i/>
          <w:color w:val="000000"/>
        </w:rPr>
        <w:t>standard change</w:t>
      </w:r>
      <w:r w:rsidRPr="006F7F48">
        <w:rPr>
          <w:color w:val="000000"/>
        </w:rPr>
        <w:t xml:space="preserve"> untuk perubahan rutin; perubahan pada OT dan sistem </w:t>
      </w:r>
      <w:r w:rsidRPr="00953F39">
        <w:rPr>
          <w:i/>
          <w:color w:val="000000"/>
        </w:rPr>
        <w:t>Tier</w:t>
      </w:r>
      <w:r w:rsidRPr="006F7F48">
        <w:rPr>
          <w:color w:val="000000"/>
        </w:rPr>
        <w:t xml:space="preserve"> 1 membutuhkan persetujuan bersama pemilik operasi.</w:t>
      </w:r>
    </w:p>
    <w:p w14:paraId="3C180E41" w14:textId="5328E0E0" w:rsidR="00A0117C" w:rsidRPr="006F7F48" w:rsidRDefault="00A0117C" w:rsidP="00A0117C">
      <w:pPr>
        <w:pStyle w:val="Heading2"/>
      </w:pPr>
      <w:bookmarkStart w:id="138" w:name="_Toc242450752"/>
      <w:r w:rsidRPr="006F7F48">
        <w:t xml:space="preserve">13.6 </w:t>
      </w:r>
      <w:r w:rsidR="0036756A" w:rsidRPr="006F7F48">
        <w:t>Manajemen Permintaan</w:t>
      </w:r>
      <w:bookmarkEnd w:id="138"/>
    </w:p>
    <w:p w14:paraId="59F16595" w14:textId="1CD2EAF5" w:rsidR="00A0117C" w:rsidRPr="006F7F48" w:rsidRDefault="00A0117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Permintaan standar melalui </w:t>
      </w:r>
      <w:r w:rsidRPr="00953F39">
        <w:rPr>
          <w:i/>
          <w:color w:val="000000"/>
        </w:rPr>
        <w:t>portal self-service</w:t>
      </w:r>
      <w:r w:rsidRPr="006F7F48">
        <w:rPr>
          <w:color w:val="000000"/>
        </w:rPr>
        <w:t xml:space="preserve"> dengan </w:t>
      </w:r>
      <w:r w:rsidRPr="00953F39">
        <w:rPr>
          <w:i/>
          <w:color w:val="000000"/>
        </w:rPr>
        <w:t>workflow</w:t>
      </w:r>
      <w:r w:rsidRPr="006F7F48">
        <w:rPr>
          <w:color w:val="000000"/>
        </w:rPr>
        <w:t xml:space="preserve"> persetujuan; target ≥70% permintaan internal melalui </w:t>
      </w:r>
      <w:r w:rsidRPr="00953F39">
        <w:rPr>
          <w:i/>
          <w:color w:val="000000"/>
        </w:rPr>
        <w:t>self-service</w:t>
      </w:r>
      <w:r w:rsidRPr="006F7F48">
        <w:rPr>
          <w:color w:val="000000"/>
        </w:rPr>
        <w:t xml:space="preserve"> pada 2029 [REC].</w:t>
      </w:r>
    </w:p>
    <w:p w14:paraId="450CE419" w14:textId="56F1220B" w:rsidR="00A0117C" w:rsidRPr="006F7F48" w:rsidRDefault="00A0117C" w:rsidP="00A0117C">
      <w:pPr>
        <w:pStyle w:val="Heading2"/>
      </w:pPr>
      <w:bookmarkStart w:id="139" w:name="_Toc242450753"/>
      <w:r w:rsidRPr="006F7F48">
        <w:t xml:space="preserve">13.7 </w:t>
      </w:r>
      <w:r w:rsidR="0036756A" w:rsidRPr="006F7F48">
        <w:t>Manajemen Konfigurasi dan Aset</w:t>
      </w:r>
      <w:bookmarkEnd w:id="139"/>
    </w:p>
    <w:p w14:paraId="2CCC51A1" w14:textId="3564672E" w:rsidR="00A0117C" w:rsidRPr="006F7F48" w:rsidRDefault="00A0117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CMDB mencakup aset TI, lisensi, kontrak dan—bertahap—aset OT yang terhubung jaringan. CMDB menjadi dasar inventaris keamanan (NIST CSF </w:t>
      </w:r>
      <w:r w:rsidRPr="00953F39">
        <w:rPr>
          <w:i/>
          <w:color w:val="000000"/>
        </w:rPr>
        <w:t>Identify</w:t>
      </w:r>
      <w:r w:rsidRPr="006F7F48">
        <w:rPr>
          <w:color w:val="000000"/>
        </w:rPr>
        <w:t>).</w:t>
      </w:r>
    </w:p>
    <w:p w14:paraId="4111DE0C" w14:textId="2C3A74E5" w:rsidR="00A0117C" w:rsidRPr="006F7F48" w:rsidRDefault="00A0117C" w:rsidP="00A0117C">
      <w:pPr>
        <w:pStyle w:val="Heading2"/>
      </w:pPr>
      <w:bookmarkStart w:id="140" w:name="_Toc242450754"/>
      <w:r w:rsidRPr="006F7F48">
        <w:t xml:space="preserve">13.8 </w:t>
      </w:r>
      <w:r w:rsidR="0036756A" w:rsidRPr="00953F39">
        <w:rPr>
          <w:i/>
        </w:rPr>
        <w:t>Service Desk</w:t>
      </w:r>
      <w:r w:rsidR="0036756A" w:rsidRPr="006F7F48">
        <w:t xml:space="preserve"> TI</w:t>
      </w:r>
      <w:bookmarkEnd w:id="140"/>
    </w:p>
    <w:p w14:paraId="057CC7F6" w14:textId="1F0FDF24" w:rsidR="00A0117C" w:rsidRPr="006F7F48" w:rsidRDefault="00A0117C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Service desk</w:t>
      </w:r>
      <w:r w:rsidRPr="006F7F48">
        <w:rPr>
          <w:color w:val="000000"/>
        </w:rPr>
        <w:t xml:space="preserve"> terkelola dengan jam layanan diperluas untuk layanan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dan dukungan 24×7 untuk insiden </w:t>
      </w:r>
      <w:r w:rsidRPr="00953F39">
        <w:rPr>
          <w:i/>
          <w:color w:val="000000"/>
        </w:rPr>
        <w:t>Tier</w:t>
      </w:r>
      <w:r w:rsidRPr="006F7F48">
        <w:rPr>
          <w:color w:val="000000"/>
        </w:rPr>
        <w:t xml:space="preserve"> 1.</w:t>
      </w:r>
    </w:p>
    <w:p w14:paraId="20D8D4A9" w14:textId="329261C0" w:rsidR="00A0117C" w:rsidRPr="006F7F48" w:rsidRDefault="00A0117C" w:rsidP="00A0117C">
      <w:pPr>
        <w:pStyle w:val="Heading2"/>
      </w:pPr>
      <w:bookmarkStart w:id="141" w:name="_Toc242450755"/>
      <w:r w:rsidRPr="006F7F48">
        <w:lastRenderedPageBreak/>
        <w:t xml:space="preserve">13.9 </w:t>
      </w:r>
      <w:r w:rsidR="0036756A" w:rsidRPr="006F7F48">
        <w:t>Kinerja Layanan</w:t>
      </w:r>
      <w:bookmarkEnd w:id="141"/>
    </w:p>
    <w:p w14:paraId="7AE09BDA" w14:textId="15C80723" w:rsidR="00A0117C" w:rsidRPr="006F7F48" w:rsidRDefault="00A0117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Indikator: pencapaian SLA, </w:t>
      </w:r>
      <w:r w:rsidRPr="00953F39">
        <w:rPr>
          <w:i/>
          <w:color w:val="000000"/>
        </w:rPr>
        <w:t>first contact resolution</w:t>
      </w:r>
      <w:r w:rsidRPr="006F7F48">
        <w:rPr>
          <w:color w:val="000000"/>
        </w:rPr>
        <w:t xml:space="preserve">, </w:t>
      </w:r>
      <w:r w:rsidRPr="00953F39">
        <w:rPr>
          <w:i/>
          <w:color w:val="000000"/>
        </w:rPr>
        <w:t>backlog</w:t>
      </w:r>
      <w:r w:rsidRPr="006F7F48">
        <w:rPr>
          <w:color w:val="000000"/>
        </w:rPr>
        <w:t xml:space="preserve">, kepuasan pengguna, dan ketersediaan layanan </w:t>
      </w:r>
      <w:r w:rsidRPr="00953F39">
        <w:rPr>
          <w:i/>
          <w:color w:val="000000"/>
        </w:rPr>
        <w:t>Tier</w:t>
      </w:r>
      <w:r w:rsidRPr="006F7F48">
        <w:rPr>
          <w:color w:val="000000"/>
        </w:rPr>
        <w:t xml:space="preserve"> 1—dilaporkan dalam IT </w:t>
      </w:r>
      <w:r w:rsidRPr="00953F39">
        <w:rPr>
          <w:i/>
          <w:color w:val="000000"/>
        </w:rPr>
        <w:t>Balanced Scorecard</w:t>
      </w:r>
      <w:r w:rsidRPr="006F7F48">
        <w:rPr>
          <w:color w:val="000000"/>
        </w:rPr>
        <w:t xml:space="preserve"> (Bab 18).</w:t>
      </w:r>
    </w:p>
    <w:p w14:paraId="7D4D263A" w14:textId="30463983" w:rsidR="003260D1" w:rsidRDefault="003260D1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50858E60" w14:textId="08BD321D" w:rsidR="003260D1" w:rsidRPr="006F7F48" w:rsidRDefault="003260D1" w:rsidP="003260D1">
      <w:pPr>
        <w:pStyle w:val="Heading1"/>
      </w:pPr>
      <w:bookmarkStart w:id="142" w:name="_Toc242450756"/>
      <w:r w:rsidRPr="006F7F48">
        <w:lastRenderedPageBreak/>
        <w:t xml:space="preserve">BAB 14 — </w:t>
      </w:r>
      <w:r w:rsidR="0036756A" w:rsidRPr="006F7F48">
        <w:t>INISIATIF STRATEGIS TI</w:t>
      </w:r>
      <w:bookmarkEnd w:id="142"/>
    </w:p>
    <w:p w14:paraId="6F609987" w14:textId="4E6781B0" w:rsidR="003260D1" w:rsidRPr="006F7F48" w:rsidRDefault="003260D1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Portfolio terdiri atas 23 inisiatif yang ditelusuri ke </w:t>
      </w:r>
      <w:r w:rsidRPr="00953F39">
        <w:rPr>
          <w:i/>
          <w:color w:val="000000"/>
        </w:rPr>
        <w:t>strategic objective</w:t>
      </w:r>
      <w:r w:rsidRPr="006F7F48">
        <w:rPr>
          <w:color w:val="000000"/>
        </w:rPr>
        <w:t xml:space="preserve"> (Bab 5) dan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(Bab 4). Prioritas ditetapkan dengan </w:t>
      </w:r>
      <w:r w:rsidRPr="00953F39">
        <w:rPr>
          <w:i/>
          <w:color w:val="000000"/>
        </w:rPr>
        <w:t>weighted scoring</w:t>
      </w:r>
      <w:r w:rsidRPr="006F7F48">
        <w:rPr>
          <w:color w:val="000000"/>
        </w:rPr>
        <w:t>, bukan preferensi divisi.</w:t>
      </w:r>
    </w:p>
    <w:p w14:paraId="0694DD1C" w14:textId="3E542F48" w:rsidR="003260D1" w:rsidRPr="006F7F48" w:rsidRDefault="003260D1" w:rsidP="003260D1">
      <w:pPr>
        <w:pStyle w:val="Heading2"/>
      </w:pPr>
      <w:bookmarkStart w:id="143" w:name="_Toc242450757"/>
      <w:r w:rsidRPr="006F7F48">
        <w:t xml:space="preserve">14.1 </w:t>
      </w:r>
      <w:r w:rsidR="0036756A" w:rsidRPr="006F7F48">
        <w:t>Model Prioritisasi</w:t>
      </w:r>
      <w:bookmarkEnd w:id="143"/>
    </w:p>
    <w:p w14:paraId="47463ACC" w14:textId="77777777" w:rsidR="003260D1" w:rsidRDefault="003260D1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3260D1">
        <w:rPr>
          <w:b/>
          <w:color w:val="1F4E78"/>
          <w:sz w:val="18"/>
        </w:rPr>
        <w:t xml:space="preserve"> 14.1 — Kriteria dan bobot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7"/>
        <w:gridCol w:w="3158"/>
        <w:gridCol w:w="3210"/>
      </w:tblGrid>
      <w:tr w:rsidR="003260D1" w:rsidRPr="003260D1" w14:paraId="2324EC09" w14:textId="77777777" w:rsidTr="003260D1">
        <w:trPr>
          <w:tblHeader/>
        </w:trPr>
        <w:tc>
          <w:tcPr>
            <w:tcW w:w="3301" w:type="dxa"/>
            <w:shd w:val="clear" w:color="17365D" w:fill="17365D"/>
          </w:tcPr>
          <w:p w14:paraId="756CFA81" w14:textId="63F608EE" w:rsidR="003260D1" w:rsidRPr="00506302" w:rsidRDefault="003260D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Kriteria</w:t>
            </w:r>
          </w:p>
        </w:tc>
        <w:tc>
          <w:tcPr>
            <w:tcW w:w="3302" w:type="dxa"/>
            <w:shd w:val="clear" w:color="17365D" w:fill="17365D"/>
          </w:tcPr>
          <w:p w14:paraId="70D31814" w14:textId="70C18F83" w:rsidR="003260D1" w:rsidRPr="00506302" w:rsidRDefault="003260D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Bobot</w:t>
            </w:r>
          </w:p>
        </w:tc>
        <w:tc>
          <w:tcPr>
            <w:tcW w:w="3302" w:type="dxa"/>
            <w:shd w:val="clear" w:color="17365D" w:fill="17365D"/>
          </w:tcPr>
          <w:p w14:paraId="6D4FA2C9" w14:textId="4CAB9ADC" w:rsidR="003260D1" w:rsidRPr="00506302" w:rsidRDefault="003260D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Skor 5 berarti</w:t>
            </w:r>
          </w:p>
        </w:tc>
      </w:tr>
      <w:tr w:rsidR="003260D1" w:rsidRPr="003260D1" w14:paraId="4221F491" w14:textId="77777777" w:rsidTr="003260D1">
        <w:tc>
          <w:tcPr>
            <w:tcW w:w="3301" w:type="dxa"/>
          </w:tcPr>
          <w:p w14:paraId="5A7FE837" w14:textId="6E60D6F1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Strategic alignment</w:t>
            </w:r>
            <w:r w:rsidRPr="00506302">
              <w:rPr>
                <w:b/>
                <w:color w:val="000000"/>
                <w:sz w:val="18"/>
              </w:rPr>
              <w:t xml:space="preserve"> (SA)</w:t>
            </w:r>
          </w:p>
        </w:tc>
        <w:tc>
          <w:tcPr>
            <w:tcW w:w="3302" w:type="dxa"/>
          </w:tcPr>
          <w:p w14:paraId="77FC62BD" w14:textId="1422C068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15%</w:t>
            </w:r>
          </w:p>
        </w:tc>
        <w:tc>
          <w:tcPr>
            <w:tcW w:w="3302" w:type="dxa"/>
          </w:tcPr>
          <w:p w14:paraId="2864E7EB" w14:textId="143C1BFE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Langsung mendukung pilar RJPP</w:t>
            </w:r>
          </w:p>
        </w:tc>
      </w:tr>
      <w:tr w:rsidR="003260D1" w:rsidRPr="003260D1" w14:paraId="58372125" w14:textId="77777777" w:rsidTr="003260D1">
        <w:tc>
          <w:tcPr>
            <w:tcW w:w="3301" w:type="dxa"/>
          </w:tcPr>
          <w:p w14:paraId="2BB0427B" w14:textId="610A9A51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Business value</w:t>
            </w:r>
            <w:r w:rsidRPr="00506302">
              <w:rPr>
                <w:b/>
                <w:color w:val="000000"/>
                <w:sz w:val="18"/>
              </w:rPr>
              <w:t xml:space="preserve"> (BV)</w:t>
            </w:r>
          </w:p>
        </w:tc>
        <w:tc>
          <w:tcPr>
            <w:tcW w:w="3302" w:type="dxa"/>
          </w:tcPr>
          <w:p w14:paraId="23F3406D" w14:textId="6ECEF45B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15%</w:t>
            </w:r>
          </w:p>
        </w:tc>
        <w:tc>
          <w:tcPr>
            <w:tcW w:w="3302" w:type="dxa"/>
          </w:tcPr>
          <w:p w14:paraId="45FB63F9" w14:textId="14814C95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Dampak pendapatan/biaya terbesar</w:t>
            </w:r>
          </w:p>
        </w:tc>
      </w:tr>
      <w:tr w:rsidR="003260D1" w:rsidRPr="003260D1" w14:paraId="35FA6302" w14:textId="77777777" w:rsidTr="003260D1">
        <w:tc>
          <w:tcPr>
            <w:tcW w:w="3301" w:type="dxa"/>
          </w:tcPr>
          <w:p w14:paraId="55FF728A" w14:textId="3F63BDD4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Risk reduction</w:t>
            </w:r>
            <w:r w:rsidRPr="00506302">
              <w:rPr>
                <w:b/>
                <w:color w:val="000000"/>
                <w:sz w:val="18"/>
              </w:rPr>
              <w:t xml:space="preserve"> (RR)</w:t>
            </w:r>
          </w:p>
        </w:tc>
        <w:tc>
          <w:tcPr>
            <w:tcW w:w="3302" w:type="dxa"/>
          </w:tcPr>
          <w:p w14:paraId="43D9F9C4" w14:textId="707655B7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15%</w:t>
            </w:r>
          </w:p>
        </w:tc>
        <w:tc>
          <w:tcPr>
            <w:tcW w:w="3302" w:type="dxa"/>
          </w:tcPr>
          <w:p w14:paraId="1C4FA1AE" w14:textId="06C3364F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Menutup risiko kritis</w:t>
            </w:r>
          </w:p>
        </w:tc>
      </w:tr>
      <w:tr w:rsidR="003260D1" w:rsidRPr="003260D1" w14:paraId="038109A1" w14:textId="77777777" w:rsidTr="003260D1">
        <w:tc>
          <w:tcPr>
            <w:tcW w:w="3301" w:type="dxa"/>
          </w:tcPr>
          <w:p w14:paraId="61B5128D" w14:textId="0A072CAD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Regulatory </w:t>
            </w:r>
            <w:r w:rsidRPr="00953F39">
              <w:rPr>
                <w:b/>
                <w:i/>
                <w:color w:val="000000"/>
                <w:sz w:val="18"/>
              </w:rPr>
              <w:t>necessity</w:t>
            </w:r>
            <w:r w:rsidRPr="00506302">
              <w:rPr>
                <w:b/>
                <w:color w:val="000000"/>
                <w:sz w:val="18"/>
              </w:rPr>
              <w:t xml:space="preserve"> (RN)</w:t>
            </w:r>
          </w:p>
        </w:tc>
        <w:tc>
          <w:tcPr>
            <w:tcW w:w="3302" w:type="dxa"/>
          </w:tcPr>
          <w:p w14:paraId="7A95885B" w14:textId="50499042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10%</w:t>
            </w:r>
          </w:p>
        </w:tc>
        <w:tc>
          <w:tcPr>
            <w:tcW w:w="3302" w:type="dxa"/>
          </w:tcPr>
          <w:p w14:paraId="559D02CB" w14:textId="313022A6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Diwajibkan regulasi/audit</w:t>
            </w:r>
          </w:p>
        </w:tc>
      </w:tr>
      <w:tr w:rsidR="003260D1" w:rsidRPr="003260D1" w14:paraId="296B0D9B" w14:textId="77777777" w:rsidTr="003260D1">
        <w:tc>
          <w:tcPr>
            <w:tcW w:w="3301" w:type="dxa"/>
          </w:tcPr>
          <w:p w14:paraId="085B1DD7" w14:textId="1EADF8A6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Tenant impact</w:t>
            </w:r>
            <w:r w:rsidRPr="00506302">
              <w:rPr>
                <w:b/>
                <w:color w:val="000000"/>
                <w:sz w:val="18"/>
              </w:rPr>
              <w:t xml:space="preserve"> (TI)</w:t>
            </w:r>
          </w:p>
        </w:tc>
        <w:tc>
          <w:tcPr>
            <w:tcW w:w="3302" w:type="dxa"/>
          </w:tcPr>
          <w:p w14:paraId="2A9464FF" w14:textId="1328B094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10%</w:t>
            </w:r>
          </w:p>
        </w:tc>
        <w:tc>
          <w:tcPr>
            <w:tcW w:w="3302" w:type="dxa"/>
          </w:tcPr>
          <w:p w14:paraId="19F364B4" w14:textId="1B0AE10E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Dirasakan langsung </w:t>
            </w:r>
            <w:r w:rsidRPr="00953F39">
              <w:rPr>
                <w:i/>
                <w:color w:val="000000"/>
                <w:sz w:val="18"/>
              </w:rPr>
              <w:t>tenant/investor</w:t>
            </w:r>
          </w:p>
        </w:tc>
      </w:tr>
      <w:tr w:rsidR="003260D1" w:rsidRPr="003260D1" w14:paraId="3F985AAB" w14:textId="77777777" w:rsidTr="003260D1">
        <w:tc>
          <w:tcPr>
            <w:tcW w:w="3301" w:type="dxa"/>
          </w:tcPr>
          <w:p w14:paraId="0AF5C057" w14:textId="0B688DE9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Urgency</w:t>
            </w:r>
            <w:r w:rsidRPr="00506302">
              <w:rPr>
                <w:b/>
                <w:color w:val="000000"/>
                <w:sz w:val="18"/>
              </w:rPr>
              <w:t xml:space="preserve"> (UR)</w:t>
            </w:r>
          </w:p>
        </w:tc>
        <w:tc>
          <w:tcPr>
            <w:tcW w:w="3302" w:type="dxa"/>
          </w:tcPr>
          <w:p w14:paraId="10E07298" w14:textId="4518E37C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10%</w:t>
            </w:r>
          </w:p>
        </w:tc>
        <w:tc>
          <w:tcPr>
            <w:tcW w:w="3302" w:type="dxa"/>
          </w:tcPr>
          <w:p w14:paraId="0D98F269" w14:textId="66DBDC98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Penundaan menimbulkan kerugian</w:t>
            </w:r>
          </w:p>
        </w:tc>
      </w:tr>
      <w:tr w:rsidR="003260D1" w:rsidRPr="003260D1" w14:paraId="1FF039AD" w14:textId="77777777" w:rsidTr="003260D1">
        <w:tc>
          <w:tcPr>
            <w:tcW w:w="3301" w:type="dxa"/>
          </w:tcPr>
          <w:p w14:paraId="52DB389F" w14:textId="1BAA972D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Complexity</w:t>
            </w:r>
            <w:r w:rsidRPr="00506302">
              <w:rPr>
                <w:b/>
                <w:color w:val="000000"/>
                <w:sz w:val="18"/>
              </w:rPr>
              <w:t xml:space="preserve"> (CX)</w:t>
            </w:r>
          </w:p>
        </w:tc>
        <w:tc>
          <w:tcPr>
            <w:tcW w:w="3302" w:type="dxa"/>
          </w:tcPr>
          <w:p w14:paraId="3F18182F" w14:textId="7A7658A9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5%</w:t>
            </w:r>
          </w:p>
        </w:tc>
        <w:tc>
          <w:tcPr>
            <w:tcW w:w="3302" w:type="dxa"/>
          </w:tcPr>
          <w:p w14:paraId="1A64968C" w14:textId="293437E4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Kompleksitas rendah (skor terbalik)</w:t>
            </w:r>
          </w:p>
        </w:tc>
      </w:tr>
      <w:tr w:rsidR="003260D1" w:rsidRPr="003260D1" w14:paraId="36D4DA97" w14:textId="77777777" w:rsidTr="003260D1">
        <w:tc>
          <w:tcPr>
            <w:tcW w:w="3301" w:type="dxa"/>
          </w:tcPr>
          <w:p w14:paraId="5DE159E4" w14:textId="53510044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Cost</w:t>
            </w:r>
            <w:r w:rsidRPr="00506302">
              <w:rPr>
                <w:b/>
                <w:color w:val="000000"/>
                <w:sz w:val="18"/>
              </w:rPr>
              <w:t xml:space="preserve"> (CO)</w:t>
            </w:r>
          </w:p>
        </w:tc>
        <w:tc>
          <w:tcPr>
            <w:tcW w:w="3302" w:type="dxa"/>
          </w:tcPr>
          <w:p w14:paraId="29427AF0" w14:textId="658413C2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5%</w:t>
            </w:r>
          </w:p>
        </w:tc>
        <w:tc>
          <w:tcPr>
            <w:tcW w:w="3302" w:type="dxa"/>
          </w:tcPr>
          <w:p w14:paraId="76730D5F" w14:textId="16F6D844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Biaya rendah (skor terbalik)</w:t>
            </w:r>
          </w:p>
        </w:tc>
      </w:tr>
      <w:tr w:rsidR="003260D1" w:rsidRPr="003260D1" w14:paraId="71494EB9" w14:textId="77777777" w:rsidTr="003260D1">
        <w:tc>
          <w:tcPr>
            <w:tcW w:w="3301" w:type="dxa"/>
          </w:tcPr>
          <w:p w14:paraId="1ED2AE0C" w14:textId="16D35391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Dependency enabler</w:t>
            </w:r>
            <w:r w:rsidRPr="00506302">
              <w:rPr>
                <w:b/>
                <w:color w:val="000000"/>
                <w:sz w:val="18"/>
              </w:rPr>
              <w:t xml:space="preserve"> (DP)</w:t>
            </w:r>
          </w:p>
        </w:tc>
        <w:tc>
          <w:tcPr>
            <w:tcW w:w="3302" w:type="dxa"/>
          </w:tcPr>
          <w:p w14:paraId="136BB803" w14:textId="44399141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10%</w:t>
            </w:r>
          </w:p>
        </w:tc>
        <w:tc>
          <w:tcPr>
            <w:tcW w:w="3302" w:type="dxa"/>
          </w:tcPr>
          <w:p w14:paraId="267F00AA" w14:textId="6F865190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Menjadi prasyarat banyak inisiatif</w:t>
            </w:r>
          </w:p>
        </w:tc>
      </w:tr>
      <w:tr w:rsidR="003260D1" w:rsidRPr="003260D1" w14:paraId="74E3D883" w14:textId="77777777" w:rsidTr="003260D1">
        <w:tc>
          <w:tcPr>
            <w:tcW w:w="3301" w:type="dxa"/>
          </w:tcPr>
          <w:p w14:paraId="245E0EA9" w14:textId="0EF3F12F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Organizational readiness</w:t>
            </w:r>
            <w:r w:rsidRPr="00506302">
              <w:rPr>
                <w:b/>
                <w:color w:val="000000"/>
                <w:sz w:val="18"/>
              </w:rPr>
              <w:t xml:space="preserve"> (RD)</w:t>
            </w:r>
          </w:p>
        </w:tc>
        <w:tc>
          <w:tcPr>
            <w:tcW w:w="3302" w:type="dxa"/>
          </w:tcPr>
          <w:p w14:paraId="4765422F" w14:textId="3F7852E5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5%</w:t>
            </w:r>
          </w:p>
        </w:tc>
        <w:tc>
          <w:tcPr>
            <w:tcW w:w="3302" w:type="dxa"/>
          </w:tcPr>
          <w:p w14:paraId="12A8E848" w14:textId="0610E539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Organisasi siap mengadopsi</w:t>
            </w:r>
          </w:p>
        </w:tc>
      </w:tr>
    </w:tbl>
    <w:p w14:paraId="55310F5F" w14:textId="77777777" w:rsidR="003260D1" w:rsidRDefault="003260D1" w:rsidP="003260D1">
      <w:pPr>
        <w:rPr>
          <w:sz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65"/>
      </w:tblGrid>
      <w:tr w:rsidR="003260D1" w14:paraId="0306384B" w14:textId="77777777" w:rsidTr="003260D1">
        <w:tc>
          <w:tcPr>
            <w:tcW w:w="9905" w:type="dxa"/>
            <w:shd w:val="clear" w:color="EAF1FB" w:fill="EAF1FB"/>
          </w:tcPr>
          <w:p w14:paraId="459F1570" w14:textId="579C1DD3" w:rsidR="003260D1" w:rsidRPr="00506302" w:rsidRDefault="003260D1" w:rsidP="003260D1">
            <w:pPr>
              <w:rPr>
                <w:color w:val="000000"/>
                <w:sz w:val="20"/>
              </w:rPr>
            </w:pPr>
            <w:proofErr w:type="gramStart"/>
            <w:r w:rsidRPr="00506302">
              <w:rPr>
                <w:b/>
                <w:color w:val="17365D"/>
                <w:sz w:val="20"/>
              </w:rPr>
              <w:t xml:space="preserve">Formula  </w:t>
            </w:r>
            <w:r w:rsidRPr="00506302">
              <w:rPr>
                <w:color w:val="000000"/>
                <w:sz w:val="20"/>
              </w:rPr>
              <w:t>Skor</w:t>
            </w:r>
            <w:proofErr w:type="gramEnd"/>
            <w:r w:rsidRPr="00506302">
              <w:rPr>
                <w:color w:val="000000"/>
                <w:sz w:val="20"/>
              </w:rPr>
              <w:t xml:space="preserve"> = Σ (bobot_k × skor_k) ÷ 5 × 100, dengan skor_k = 1–5. Kategori: P1 </w:t>
            </w:r>
            <w:r w:rsidRPr="00953F39">
              <w:rPr>
                <w:i/>
                <w:color w:val="000000"/>
                <w:sz w:val="20"/>
              </w:rPr>
              <w:t>Critical</w:t>
            </w:r>
            <w:r w:rsidRPr="00506302">
              <w:rPr>
                <w:color w:val="000000"/>
                <w:sz w:val="20"/>
              </w:rPr>
              <w:t xml:space="preserve"> ≥75 (</w:t>
            </w:r>
            <w:r w:rsidRPr="00953F39">
              <w:rPr>
                <w:i/>
                <w:color w:val="000000"/>
                <w:sz w:val="20"/>
              </w:rPr>
              <w:t>Must Do</w:t>
            </w:r>
            <w:r w:rsidRPr="00506302">
              <w:rPr>
                <w:color w:val="000000"/>
                <w:sz w:val="20"/>
              </w:rPr>
              <w:t xml:space="preserve">) · P2 </w:t>
            </w:r>
            <w:r w:rsidRPr="00953F39">
              <w:rPr>
                <w:i/>
                <w:color w:val="000000"/>
                <w:sz w:val="20"/>
              </w:rPr>
              <w:t>High</w:t>
            </w:r>
            <w:r w:rsidRPr="00506302">
              <w:rPr>
                <w:color w:val="000000"/>
                <w:sz w:val="20"/>
              </w:rPr>
              <w:t xml:space="preserve"> 60–74 (</w:t>
            </w:r>
            <w:r w:rsidRPr="00953F39">
              <w:rPr>
                <w:i/>
                <w:color w:val="000000"/>
                <w:sz w:val="20"/>
              </w:rPr>
              <w:t>Should Do</w:t>
            </w:r>
            <w:r w:rsidRPr="00506302">
              <w:rPr>
                <w:color w:val="000000"/>
                <w:sz w:val="20"/>
              </w:rPr>
              <w:t xml:space="preserve">) · P3 </w:t>
            </w:r>
            <w:r w:rsidRPr="00953F39">
              <w:rPr>
                <w:i/>
                <w:color w:val="000000"/>
                <w:sz w:val="20"/>
              </w:rPr>
              <w:t>Medium</w:t>
            </w:r>
            <w:r w:rsidRPr="00506302">
              <w:rPr>
                <w:color w:val="000000"/>
                <w:sz w:val="20"/>
              </w:rPr>
              <w:t xml:space="preserve"> 45–59 (</w:t>
            </w:r>
            <w:r w:rsidRPr="00953F39">
              <w:rPr>
                <w:i/>
                <w:color w:val="000000"/>
                <w:sz w:val="20"/>
              </w:rPr>
              <w:t>Could Do</w:t>
            </w:r>
            <w:r w:rsidRPr="00506302">
              <w:rPr>
                <w:color w:val="000000"/>
                <w:sz w:val="20"/>
              </w:rPr>
              <w:t xml:space="preserve">) · P4 </w:t>
            </w:r>
            <w:r w:rsidRPr="00953F39">
              <w:rPr>
                <w:i/>
                <w:color w:val="000000"/>
                <w:sz w:val="20"/>
              </w:rPr>
              <w:t>Explore</w:t>
            </w:r>
            <w:r w:rsidRPr="00506302">
              <w:rPr>
                <w:color w:val="000000"/>
                <w:sz w:val="20"/>
              </w:rPr>
              <w:t xml:space="preserve"> &lt;45 (</w:t>
            </w:r>
            <w:r w:rsidRPr="00953F39">
              <w:rPr>
                <w:i/>
                <w:color w:val="000000"/>
                <w:sz w:val="20"/>
              </w:rPr>
              <w:t>Future/Explore</w:t>
            </w:r>
            <w:r w:rsidRPr="00506302">
              <w:rPr>
                <w:color w:val="000000"/>
                <w:sz w:val="20"/>
              </w:rPr>
              <w:t xml:space="preserve">). Skor awal adalah hasil penilaian konsultan [H] dan dikalibrasi dalam </w:t>
            </w:r>
            <w:r w:rsidRPr="00953F39">
              <w:rPr>
                <w:i/>
                <w:color w:val="000000"/>
                <w:sz w:val="20"/>
              </w:rPr>
              <w:t>workshop</w:t>
            </w:r>
            <w:r w:rsidRPr="00506302">
              <w:rPr>
                <w:color w:val="000000"/>
                <w:sz w:val="20"/>
              </w:rPr>
              <w:t xml:space="preserve"> IT </w:t>
            </w:r>
            <w:r w:rsidRPr="00953F39">
              <w:rPr>
                <w:i/>
                <w:color w:val="000000"/>
                <w:sz w:val="20"/>
              </w:rPr>
              <w:t>Steering Committee</w:t>
            </w:r>
            <w:r w:rsidRPr="00506302">
              <w:rPr>
                <w:color w:val="000000"/>
                <w:sz w:val="20"/>
              </w:rPr>
              <w:t>.</w:t>
            </w:r>
          </w:p>
        </w:tc>
      </w:tr>
    </w:tbl>
    <w:p w14:paraId="32FA913A" w14:textId="51A229F9" w:rsidR="003260D1" w:rsidRPr="003260D1" w:rsidRDefault="003260D1" w:rsidP="003260D1">
      <w:pPr>
        <w:rPr>
          <w:sz w:val="8"/>
        </w:rPr>
      </w:pPr>
    </w:p>
    <w:p w14:paraId="43076574" w14:textId="47CEEBD1" w:rsidR="003260D1" w:rsidRPr="006F7F48" w:rsidRDefault="003260D1" w:rsidP="003260D1">
      <w:pPr>
        <w:pStyle w:val="Heading2"/>
      </w:pPr>
      <w:bookmarkStart w:id="144" w:name="_Toc242450758"/>
      <w:r w:rsidRPr="006F7F48">
        <w:t xml:space="preserve">14.2 </w:t>
      </w:r>
      <w:r w:rsidR="0036756A" w:rsidRPr="006F7F48">
        <w:t>Matriks Prioritisasi Inisiatif</w:t>
      </w:r>
      <w:bookmarkEnd w:id="144"/>
    </w:p>
    <w:p w14:paraId="0DA27914" w14:textId="4B27B65D" w:rsidR="003260D1" w:rsidRDefault="003260D1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3260D1">
        <w:rPr>
          <w:b/>
          <w:color w:val="1F4E78"/>
          <w:sz w:val="18"/>
        </w:rPr>
        <w:t xml:space="preserve"> 14.2 — </w:t>
      </w:r>
      <w:r w:rsidR="00AA7AC6" w:rsidRPr="00AA7AC6">
        <w:rPr>
          <w:b/>
          <w:color w:val="1F4E78"/>
          <w:sz w:val="18"/>
        </w:rPr>
        <w:t xml:space="preserve">Fondasi dan </w:t>
      </w:r>
      <w:r w:rsidR="00AA7AC6" w:rsidRPr="00953F39">
        <w:rPr>
          <w:b/>
          <w:i/>
          <w:color w:val="1F4E78"/>
          <w:sz w:val="18"/>
        </w:rPr>
        <w:t>value case</w:t>
      </w:r>
      <w:r w:rsidR="00AA7AC6" w:rsidRPr="00AA7AC6">
        <w:rPr>
          <w:b/>
          <w:color w:val="1F4E78"/>
          <w:sz w:val="18"/>
        </w:rPr>
        <w:t xml:space="preserve"> berada di kuadran prioritas; teknologi eksploratif ditahan</w:t>
      </w:r>
      <w:r w:rsidRPr="003260D1">
        <w:rPr>
          <w:b/>
          <w:color w:val="1F4E78"/>
          <w:sz w:val="18"/>
        </w:rPr>
        <w:t xml:space="preserve"> (</w:t>
      </w:r>
      <w:r w:rsidRPr="00953F39">
        <w:rPr>
          <w:b/>
          <w:i/>
          <w:color w:val="1F4E78"/>
          <w:sz w:val="18"/>
        </w:rPr>
        <w:t>value</w:t>
      </w:r>
      <w:r w:rsidRPr="003260D1">
        <w:rPr>
          <w:b/>
          <w:color w:val="1F4E78"/>
          <w:sz w:val="18"/>
        </w:rPr>
        <w:t xml:space="preserve"> × </w:t>
      </w:r>
      <w:r w:rsidRPr="00953F39">
        <w:rPr>
          <w:b/>
          <w:i/>
          <w:color w:val="1F4E78"/>
          <w:sz w:val="18"/>
        </w:rPr>
        <w:t>complexity</w:t>
      </w:r>
      <w:r w:rsidRPr="003260D1">
        <w:rPr>
          <w:b/>
          <w:color w:val="1F4E78"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3"/>
        <w:gridCol w:w="3171"/>
        <w:gridCol w:w="3201"/>
      </w:tblGrid>
      <w:tr w:rsidR="003260D1" w:rsidRPr="003260D1" w14:paraId="5A0BA1D1" w14:textId="77777777" w:rsidTr="003260D1">
        <w:trPr>
          <w:tblHeader/>
        </w:trPr>
        <w:tc>
          <w:tcPr>
            <w:tcW w:w="3301" w:type="dxa"/>
            <w:shd w:val="clear" w:color="17365D" w:fill="17365D"/>
          </w:tcPr>
          <w:p w14:paraId="7A224163" w14:textId="1760C5C0" w:rsidR="003260D1" w:rsidRPr="00506302" w:rsidRDefault="003260D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Kuadran</w:t>
            </w:r>
          </w:p>
        </w:tc>
        <w:tc>
          <w:tcPr>
            <w:tcW w:w="3302" w:type="dxa"/>
            <w:shd w:val="clear" w:color="17365D" w:fill="17365D"/>
          </w:tcPr>
          <w:p w14:paraId="0F337245" w14:textId="768F0773" w:rsidR="003260D1" w:rsidRPr="00506302" w:rsidRDefault="003260D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Value</w:t>
            </w:r>
            <w:r w:rsidRPr="00506302">
              <w:rPr>
                <w:b/>
                <w:color w:val="FFFFFF"/>
                <w:sz w:val="18"/>
              </w:rPr>
              <w:t xml:space="preserve"> tinggi</w:t>
            </w:r>
          </w:p>
        </w:tc>
        <w:tc>
          <w:tcPr>
            <w:tcW w:w="3302" w:type="dxa"/>
            <w:shd w:val="clear" w:color="17365D" w:fill="17365D"/>
          </w:tcPr>
          <w:p w14:paraId="43B38BEB" w14:textId="681DC986" w:rsidR="003260D1" w:rsidRPr="00506302" w:rsidRDefault="003260D1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Value</w:t>
            </w:r>
            <w:r w:rsidRPr="00506302">
              <w:rPr>
                <w:b/>
                <w:color w:val="FFFFFF"/>
                <w:sz w:val="18"/>
              </w:rPr>
              <w:t xml:space="preserve"> sedang/rendah</w:t>
            </w:r>
          </w:p>
        </w:tc>
      </w:tr>
      <w:tr w:rsidR="003260D1" w:rsidRPr="003260D1" w14:paraId="12307893" w14:textId="77777777" w:rsidTr="003260D1">
        <w:tc>
          <w:tcPr>
            <w:tcW w:w="3301" w:type="dxa"/>
          </w:tcPr>
          <w:p w14:paraId="0B4BBAE7" w14:textId="59C91888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Kompleksitas rendah–sedang</w:t>
            </w:r>
          </w:p>
        </w:tc>
        <w:tc>
          <w:tcPr>
            <w:tcW w:w="3302" w:type="dxa"/>
            <w:shd w:val="clear" w:color="A9D08E" w:fill="A9D08E"/>
          </w:tcPr>
          <w:p w14:paraId="734DD993" w14:textId="12BF071B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Quick wins &amp; core</w:t>
            </w:r>
            <w:r w:rsidRPr="00506302">
              <w:rPr>
                <w:color w:val="000000"/>
                <w:sz w:val="18"/>
              </w:rPr>
              <w:t>: IT-01, IT-02, IT-04, IT-06, IT-07, IT-08, IT-10, IT-12, IT-15</w:t>
            </w:r>
          </w:p>
        </w:tc>
        <w:tc>
          <w:tcPr>
            <w:tcW w:w="3302" w:type="dxa"/>
            <w:shd w:val="clear" w:color="DDEBF7" w:fill="DDEBF7"/>
          </w:tcPr>
          <w:p w14:paraId="0CA0DC4F" w14:textId="4580474A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4F344A">
              <w:rPr>
                <w:i/>
                <w:color w:val="000000"/>
                <w:sz w:val="18"/>
              </w:rPr>
              <w:t>Selective</w:t>
            </w:r>
            <w:r w:rsidRPr="00506302">
              <w:rPr>
                <w:color w:val="000000"/>
                <w:sz w:val="18"/>
              </w:rPr>
              <w:t>: IT-19, IT-20</w:t>
            </w:r>
          </w:p>
        </w:tc>
      </w:tr>
      <w:tr w:rsidR="003260D1" w:rsidRPr="003260D1" w14:paraId="61ABD03E" w14:textId="77777777" w:rsidTr="003260D1">
        <w:tc>
          <w:tcPr>
            <w:tcW w:w="3301" w:type="dxa"/>
          </w:tcPr>
          <w:p w14:paraId="688E69E1" w14:textId="653BA95D" w:rsidR="003260D1" w:rsidRPr="00506302" w:rsidRDefault="003260D1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Kompleksitas tinggi</w:t>
            </w:r>
          </w:p>
        </w:tc>
        <w:tc>
          <w:tcPr>
            <w:tcW w:w="3302" w:type="dxa"/>
            <w:shd w:val="clear" w:color="FFE699" w:fill="FFE699"/>
          </w:tcPr>
          <w:p w14:paraId="3A80CBB5" w14:textId="3CDD3990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Strategic</w:t>
            </w:r>
            <w:r w:rsidRPr="00506302">
              <w:rPr>
                <w:color w:val="000000"/>
                <w:sz w:val="18"/>
              </w:rPr>
              <w:t xml:space="preserve"> bets: IT-03, IT-05, IT-09, IT-11, IT-14, IT-16</w:t>
            </w:r>
          </w:p>
        </w:tc>
        <w:tc>
          <w:tcPr>
            <w:tcW w:w="3302" w:type="dxa"/>
            <w:shd w:val="clear" w:color="D9D9D9" w:fill="D9D9D9"/>
          </w:tcPr>
          <w:p w14:paraId="7A13B8F7" w14:textId="0DF62EEB" w:rsidR="003260D1" w:rsidRPr="00506302" w:rsidRDefault="003260D1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Explore/hold</w:t>
            </w:r>
            <w:r w:rsidRPr="00506302">
              <w:rPr>
                <w:color w:val="000000"/>
                <w:sz w:val="18"/>
              </w:rPr>
              <w:t>: IT-17, IT-18, IT-21, IT-22, IT-23</w:t>
            </w:r>
          </w:p>
        </w:tc>
      </w:tr>
    </w:tbl>
    <w:p w14:paraId="6634C583" w14:textId="77777777" w:rsidR="00795D5A" w:rsidRPr="006F7F48" w:rsidRDefault="00795D5A" w:rsidP="003A684B">
      <w:pPr>
        <w:sectPr w:rsidR="00795D5A" w:rsidRPr="006F7F48" w:rsidSect="007674A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0" w:h="16840"/>
          <w:pgMar w:top="1247" w:right="1134" w:bottom="1134" w:left="1417" w:header="720" w:footer="720" w:gutter="0"/>
          <w:cols w:space="720"/>
          <w:titlePg/>
          <w:docGrid w:linePitch="360"/>
        </w:sectPr>
      </w:pPr>
    </w:p>
    <w:p w14:paraId="69637337" w14:textId="2EE35CE1" w:rsidR="009C1562" w:rsidRPr="006F7F48" w:rsidRDefault="009C1562" w:rsidP="009C1562">
      <w:pPr>
        <w:pStyle w:val="Heading2"/>
      </w:pPr>
      <w:bookmarkStart w:id="147" w:name="_Toc242450759"/>
      <w:r w:rsidRPr="006F7F48">
        <w:lastRenderedPageBreak/>
        <w:t xml:space="preserve">14.3 </w:t>
      </w:r>
      <w:r w:rsidR="0036756A" w:rsidRPr="006F7F48">
        <w:t>Portofolio Inisiatif Strategis</w:t>
      </w:r>
      <w:bookmarkEnd w:id="147"/>
    </w:p>
    <w:p w14:paraId="0B5383E8" w14:textId="6DD6725E" w:rsidR="009C1562" w:rsidRPr="006F7F48" w:rsidRDefault="009C1562" w:rsidP="00640BA1">
      <w:pPr>
        <w:jc w:val="both"/>
        <w:rPr>
          <w:color w:val="000000"/>
        </w:rPr>
      </w:pPr>
      <w:r w:rsidRPr="00953F39">
        <w:rPr>
          <w:i/>
          <w:color w:val="000000"/>
        </w:rPr>
        <w:t>Band</w:t>
      </w:r>
      <w:r w:rsidRPr="006F7F48">
        <w:rPr>
          <w:color w:val="000000"/>
        </w:rPr>
        <w:t xml:space="preserve"> investasi = estimasi TCO 5 tahun: S </w:t>
      </w:r>
      <w:r w:rsidR="00AF0EF2" w:rsidRPr="006F7F48">
        <w:rPr>
          <w:color w:val="000000"/>
        </w:rPr>
        <w:t>&lt;Rp1 miliar</w:t>
      </w:r>
      <w:r w:rsidRPr="006F7F48">
        <w:rPr>
          <w:color w:val="000000"/>
        </w:rPr>
        <w:t xml:space="preserve"> · M </w:t>
      </w:r>
      <w:r w:rsidR="00AF0EF2" w:rsidRPr="006F7F48">
        <w:rPr>
          <w:color w:val="000000"/>
        </w:rPr>
        <w:t>Rp1–5 miliar</w:t>
      </w:r>
      <w:r w:rsidRPr="006F7F48">
        <w:rPr>
          <w:color w:val="000000"/>
        </w:rPr>
        <w:t xml:space="preserve"> · L </w:t>
      </w:r>
      <w:r w:rsidR="00AF0EF2" w:rsidRPr="006F7F48">
        <w:rPr>
          <w:color w:val="000000"/>
        </w:rPr>
        <w:t>Rp5–15 miliar</w:t>
      </w:r>
      <w:r w:rsidRPr="006F7F48">
        <w:rPr>
          <w:color w:val="000000"/>
        </w:rPr>
        <w:t xml:space="preserve"> · XL </w:t>
      </w:r>
      <w:r w:rsidR="00AF0EF2" w:rsidRPr="006F7F48">
        <w:rPr>
          <w:color w:val="000000"/>
        </w:rPr>
        <w:t>&gt;Rp15 miliar</w:t>
      </w:r>
      <w:r w:rsidRPr="006F7F48">
        <w:rPr>
          <w:color w:val="000000"/>
        </w:rPr>
        <w:t xml:space="preserve"> [TBD]. Metodologi estimasi di Bab 16.</w:t>
      </w:r>
    </w:p>
    <w:p w14:paraId="77DF3F2D" w14:textId="0F554713" w:rsidR="009C1562" w:rsidRDefault="009C156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C1562">
        <w:rPr>
          <w:b/>
          <w:color w:val="1F4E78"/>
          <w:sz w:val="18"/>
        </w:rPr>
        <w:t xml:space="preserve"> 14.3 — </w:t>
      </w:r>
      <w:r w:rsidRPr="00953F39">
        <w:rPr>
          <w:b/>
          <w:i/>
          <w:color w:val="1F4E78"/>
          <w:sz w:val="18"/>
        </w:rPr>
        <w:t>Must Do</w:t>
      </w:r>
      <w:r w:rsidRPr="009C1562">
        <w:rPr>
          <w:b/>
          <w:color w:val="1F4E78"/>
          <w:sz w:val="18"/>
        </w:rPr>
        <w:t xml:space="preserve"> (P1 — </w:t>
      </w:r>
      <w:r w:rsidRPr="00953F39">
        <w:rPr>
          <w:b/>
          <w:i/>
          <w:color w:val="1F4E78"/>
          <w:sz w:val="18"/>
        </w:rPr>
        <w:t>Critical</w:t>
      </w:r>
      <w:r w:rsidRPr="009C1562">
        <w:rPr>
          <w:b/>
          <w:color w:val="1F4E78"/>
          <w:sz w:val="18"/>
        </w:rPr>
        <w:t>)</w:t>
      </w:r>
      <w:r w:rsidR="00AA7AC6">
        <w:rPr>
          <w:b/>
          <w:color w:val="1F4E78"/>
          <w:sz w:val="18"/>
        </w:rPr>
        <w:t xml:space="preserve">: enam fondasi dan tiga </w:t>
      </w:r>
      <w:r w:rsidR="00AA7AC6" w:rsidRPr="00953F39">
        <w:rPr>
          <w:b/>
          <w:i/>
          <w:color w:val="1F4E78"/>
          <w:sz w:val="18"/>
        </w:rPr>
        <w:t>value case</w:t>
      </w:r>
      <w:r w:rsidR="00AA7AC6">
        <w:rPr>
          <w:b/>
          <w:color w:val="1F4E78"/>
          <w:sz w:val="18"/>
        </w:rPr>
        <w:t xml:space="preserve"> yang menentukan keberhasilan RSTI</w:t>
      </w:r>
    </w:p>
    <w:tbl>
      <w:tblPr>
        <w:tblStyle w:val="TableGrid"/>
        <w:tblW w:w="13440" w:type="dxa"/>
        <w:tblLook w:val="04A0" w:firstRow="1" w:lastRow="0" w:firstColumn="1" w:lastColumn="0" w:noHBand="0" w:noVBand="1"/>
      </w:tblPr>
      <w:tblGrid>
        <w:gridCol w:w="1323"/>
        <w:gridCol w:w="1226"/>
        <w:gridCol w:w="933"/>
        <w:gridCol w:w="1222"/>
        <w:gridCol w:w="1278"/>
        <w:gridCol w:w="1043"/>
        <w:gridCol w:w="1189"/>
        <w:gridCol w:w="934"/>
        <w:gridCol w:w="934"/>
        <w:gridCol w:w="1289"/>
        <w:gridCol w:w="1135"/>
        <w:gridCol w:w="934"/>
      </w:tblGrid>
      <w:tr w:rsidR="009C1562" w:rsidRPr="0006352E" w14:paraId="6EFEBFEF" w14:textId="77777777" w:rsidTr="0006352E">
        <w:trPr>
          <w:tblHeader/>
        </w:trPr>
        <w:tc>
          <w:tcPr>
            <w:tcW w:w="825" w:type="dxa"/>
            <w:shd w:val="clear" w:color="17365D" w:fill="17365D"/>
          </w:tcPr>
          <w:p w14:paraId="47879E71" w14:textId="27A909B9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Initiative</w:t>
            </w:r>
          </w:p>
        </w:tc>
        <w:tc>
          <w:tcPr>
            <w:tcW w:w="825" w:type="dxa"/>
            <w:shd w:val="clear" w:color="17365D" w:fill="17365D"/>
          </w:tcPr>
          <w:p w14:paraId="38D63D92" w14:textId="1AE6D4D4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Business problem</w:t>
            </w:r>
          </w:p>
        </w:tc>
        <w:tc>
          <w:tcPr>
            <w:tcW w:w="825" w:type="dxa"/>
            <w:shd w:val="clear" w:color="17365D" w:fill="17365D"/>
          </w:tcPr>
          <w:p w14:paraId="0E04E288" w14:textId="247F7B98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SO</w:t>
            </w:r>
          </w:p>
        </w:tc>
        <w:tc>
          <w:tcPr>
            <w:tcW w:w="825" w:type="dxa"/>
            <w:shd w:val="clear" w:color="17365D" w:fill="17365D"/>
          </w:tcPr>
          <w:p w14:paraId="6C7342BC" w14:textId="49B540FF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rFonts w:hint="eastAsia"/>
                <w:b/>
                <w:i/>
                <w:color w:val="FFFFFF"/>
                <w:sz w:val="16"/>
              </w:rPr>
              <w:t>Business</w:t>
            </w:r>
            <w:r w:rsidRPr="006F7F48">
              <w:rPr>
                <w:rFonts w:hint="eastAsia"/>
                <w:b/>
                <w:color w:val="FFFFFF"/>
                <w:sz w:val="16"/>
              </w:rPr>
              <w:t xml:space="preserve"> </w:t>
            </w:r>
            <w:r w:rsidRPr="006F7F48">
              <w:rPr>
                <w:rFonts w:hint="eastAsia"/>
                <w:b/>
                <w:color w:val="FFFFFF"/>
                <w:sz w:val="16"/>
              </w:rPr>
              <w:t>→</w:t>
            </w:r>
            <w:r w:rsidRPr="006F7F48">
              <w:rPr>
                <w:rFonts w:hint="eastAsia"/>
                <w:b/>
                <w:color w:val="FFFFFF"/>
                <w:sz w:val="16"/>
              </w:rPr>
              <w:t xml:space="preserve"> IT </w:t>
            </w:r>
            <w:r w:rsidRPr="00953F39">
              <w:rPr>
                <w:rFonts w:hint="eastAsia"/>
                <w:b/>
                <w:i/>
                <w:color w:val="FFFFFF"/>
                <w:sz w:val="16"/>
              </w:rPr>
              <w:t>capability</w:t>
            </w:r>
          </w:p>
        </w:tc>
        <w:tc>
          <w:tcPr>
            <w:tcW w:w="825" w:type="dxa"/>
            <w:shd w:val="clear" w:color="17365D" w:fill="17365D"/>
          </w:tcPr>
          <w:p w14:paraId="1CD42381" w14:textId="498B5B1E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Expected outcome &amp; value</w:t>
            </w:r>
          </w:p>
        </w:tc>
        <w:tc>
          <w:tcPr>
            <w:tcW w:w="825" w:type="dxa"/>
            <w:shd w:val="clear" w:color="17365D" w:fill="17365D"/>
          </w:tcPr>
          <w:p w14:paraId="1162D36C" w14:textId="023357A2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Risk reduction</w:t>
            </w:r>
          </w:p>
        </w:tc>
        <w:tc>
          <w:tcPr>
            <w:tcW w:w="825" w:type="dxa"/>
            <w:shd w:val="clear" w:color="17365D" w:fill="17365D"/>
          </w:tcPr>
          <w:p w14:paraId="17559B9F" w14:textId="06B58B24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Complexity</w:t>
            </w:r>
          </w:p>
        </w:tc>
        <w:tc>
          <w:tcPr>
            <w:tcW w:w="826" w:type="dxa"/>
            <w:shd w:val="clear" w:color="17365D" w:fill="17365D"/>
          </w:tcPr>
          <w:p w14:paraId="4A3FDDE1" w14:textId="7DA79AC6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Invest</w:t>
            </w:r>
            <w:r w:rsidRPr="006F7F48">
              <w:rPr>
                <w:b/>
                <w:color w:val="FFFFFF"/>
                <w:sz w:val="16"/>
              </w:rPr>
              <w:t xml:space="preserve">. </w:t>
            </w:r>
            <w:r w:rsidRPr="00953F39">
              <w:rPr>
                <w:b/>
                <w:i/>
                <w:color w:val="FFFFFF"/>
                <w:sz w:val="16"/>
              </w:rPr>
              <w:t>band</w:t>
            </w:r>
          </w:p>
        </w:tc>
        <w:tc>
          <w:tcPr>
            <w:tcW w:w="826" w:type="dxa"/>
            <w:shd w:val="clear" w:color="17365D" w:fill="17365D"/>
          </w:tcPr>
          <w:p w14:paraId="0F2FE6A5" w14:textId="21E9A5B1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Score</w:t>
            </w:r>
            <w:r w:rsidRPr="006F7F48">
              <w:rPr>
                <w:b/>
                <w:color w:val="FFFFFF"/>
                <w:sz w:val="16"/>
              </w:rPr>
              <w:t xml:space="preserve"> / Pri</w:t>
            </w:r>
          </w:p>
        </w:tc>
        <w:tc>
          <w:tcPr>
            <w:tcW w:w="826" w:type="dxa"/>
            <w:shd w:val="clear" w:color="17365D" w:fill="17365D"/>
          </w:tcPr>
          <w:p w14:paraId="3BAFFC9E" w14:textId="1B8646F4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Dependency</w:t>
            </w:r>
          </w:p>
        </w:tc>
        <w:tc>
          <w:tcPr>
            <w:tcW w:w="826" w:type="dxa"/>
            <w:shd w:val="clear" w:color="17365D" w:fill="17365D"/>
          </w:tcPr>
          <w:p w14:paraId="697B0779" w14:textId="095CB558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Owner</w:t>
            </w:r>
          </w:p>
        </w:tc>
        <w:tc>
          <w:tcPr>
            <w:tcW w:w="826" w:type="dxa"/>
            <w:shd w:val="clear" w:color="17365D" w:fill="17365D"/>
          </w:tcPr>
          <w:p w14:paraId="2FDA9123" w14:textId="44A59502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Target year</w:t>
            </w:r>
          </w:p>
        </w:tc>
      </w:tr>
      <w:tr w:rsidR="009C1562" w:rsidRPr="0006352E" w14:paraId="63114D2F" w14:textId="77777777" w:rsidTr="0006352E">
        <w:tc>
          <w:tcPr>
            <w:tcW w:w="825" w:type="dxa"/>
          </w:tcPr>
          <w:p w14:paraId="3E1613F5" w14:textId="6817521A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IT-01 IT </w:t>
            </w:r>
            <w:r w:rsidRPr="00953F39">
              <w:rPr>
                <w:b/>
                <w:i/>
                <w:color w:val="000000"/>
                <w:sz w:val="16"/>
              </w:rPr>
              <w:t>Governance Office</w:t>
            </w:r>
            <w:r w:rsidRPr="006F7F48">
              <w:rPr>
                <w:b/>
                <w:color w:val="000000"/>
                <w:sz w:val="16"/>
              </w:rPr>
              <w:t xml:space="preserve"> &amp; Portfolio </w:t>
            </w:r>
            <w:r w:rsidR="00AF0EF2" w:rsidRPr="00953F39">
              <w:rPr>
                <w:b/>
                <w:i/>
                <w:color w:val="000000"/>
                <w:sz w:val="16"/>
              </w:rPr>
              <w:t>Management</w:t>
            </w:r>
          </w:p>
        </w:tc>
        <w:tc>
          <w:tcPr>
            <w:tcW w:w="825" w:type="dxa"/>
          </w:tcPr>
          <w:p w14:paraId="700879A3" w14:textId="34AF9EE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Keputusan TI </w:t>
            </w:r>
            <w:r w:rsidRPr="00953F39">
              <w:rPr>
                <w:i/>
                <w:color w:val="000000"/>
                <w:sz w:val="16"/>
              </w:rPr>
              <w:t>ad hoc</w:t>
            </w:r>
            <w:r w:rsidRPr="006F7F48">
              <w:rPr>
                <w:color w:val="000000"/>
                <w:sz w:val="16"/>
              </w:rPr>
              <w:t xml:space="preserve">, tanpa </w:t>
            </w:r>
            <w:r w:rsidRPr="00953F39">
              <w:rPr>
                <w:i/>
                <w:color w:val="000000"/>
                <w:sz w:val="16"/>
              </w:rPr>
              <w:t>business case</w:t>
            </w:r>
          </w:p>
        </w:tc>
        <w:tc>
          <w:tcPr>
            <w:tcW w:w="825" w:type="dxa"/>
          </w:tcPr>
          <w:p w14:paraId="102F680A" w14:textId="506FF80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SO1</w:t>
            </w:r>
          </w:p>
        </w:tc>
        <w:tc>
          <w:tcPr>
            <w:tcW w:w="825" w:type="dxa"/>
          </w:tcPr>
          <w:p w14:paraId="05B70AD9" w14:textId="728C1FC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Governance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portfolio &amp; </w:t>
            </w:r>
            <w:r w:rsidRPr="00953F39">
              <w:rPr>
                <w:rFonts w:hint="eastAsia"/>
                <w:i/>
                <w:color w:val="000000"/>
                <w:sz w:val="16"/>
              </w:rPr>
              <w:t>architecture</w:t>
            </w:r>
            <w:r w:rsidRPr="006F7F48">
              <w:rPr>
                <w:rFonts w:hint="eastAsia"/>
                <w:color w:val="000000"/>
                <w:sz w:val="16"/>
              </w:rPr>
              <w:t xml:space="preserve"> mgmt</w:t>
            </w:r>
          </w:p>
        </w:tc>
        <w:tc>
          <w:tcPr>
            <w:tcW w:w="825" w:type="dxa"/>
          </w:tcPr>
          <w:p w14:paraId="5A27D7AF" w14:textId="04AB13D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Investasi terkendali; setiap inisiatif punya </w:t>
            </w:r>
            <w:r w:rsidRPr="00953F39">
              <w:rPr>
                <w:i/>
                <w:color w:val="000000"/>
                <w:sz w:val="16"/>
              </w:rPr>
              <w:t>benefit owner</w:t>
            </w:r>
          </w:p>
        </w:tc>
        <w:tc>
          <w:tcPr>
            <w:tcW w:w="825" w:type="dxa"/>
          </w:tcPr>
          <w:p w14:paraId="458A3EE6" w14:textId="3224179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5" w:type="dxa"/>
          </w:tcPr>
          <w:p w14:paraId="639BCDBA" w14:textId="2DA8B29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6" w:type="dxa"/>
          </w:tcPr>
          <w:p w14:paraId="6B30400B" w14:textId="3BD875C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</w:t>
            </w:r>
          </w:p>
        </w:tc>
        <w:tc>
          <w:tcPr>
            <w:tcW w:w="826" w:type="dxa"/>
            <w:shd w:val="clear" w:color="F4B183" w:fill="F4B183"/>
          </w:tcPr>
          <w:p w14:paraId="3515E048" w14:textId="7A2AC66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81 / P1</w:t>
            </w:r>
          </w:p>
        </w:tc>
        <w:tc>
          <w:tcPr>
            <w:tcW w:w="826" w:type="dxa"/>
          </w:tcPr>
          <w:p w14:paraId="2349EE6B" w14:textId="560A545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—</w:t>
            </w:r>
          </w:p>
        </w:tc>
        <w:tc>
          <w:tcPr>
            <w:tcW w:w="826" w:type="dxa"/>
          </w:tcPr>
          <w:p w14:paraId="664C448D" w14:textId="6551FE8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SEVP </w:t>
            </w:r>
            <w:r w:rsidRPr="00953F39">
              <w:rPr>
                <w:i/>
                <w:color w:val="000000"/>
                <w:sz w:val="16"/>
              </w:rPr>
              <w:t>Business Support</w:t>
            </w:r>
          </w:p>
        </w:tc>
        <w:tc>
          <w:tcPr>
            <w:tcW w:w="826" w:type="dxa"/>
          </w:tcPr>
          <w:p w14:paraId="16EED295" w14:textId="159F072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2026–27</w:t>
            </w:r>
          </w:p>
        </w:tc>
      </w:tr>
      <w:tr w:rsidR="009C1562" w:rsidRPr="0006352E" w14:paraId="70DE2D53" w14:textId="77777777" w:rsidTr="0006352E">
        <w:tc>
          <w:tcPr>
            <w:tcW w:w="825" w:type="dxa"/>
          </w:tcPr>
          <w:p w14:paraId="29CAE09D" w14:textId="10E1D875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IT-02 ITSM &amp; </w:t>
            </w:r>
            <w:r w:rsidRPr="00953F39">
              <w:rPr>
                <w:b/>
                <w:i/>
                <w:color w:val="000000"/>
                <w:sz w:val="16"/>
              </w:rPr>
              <w:t>Service Desk</w:t>
            </w:r>
          </w:p>
        </w:tc>
        <w:tc>
          <w:tcPr>
            <w:tcW w:w="825" w:type="dxa"/>
          </w:tcPr>
          <w:p w14:paraId="6717A706" w14:textId="4339B4F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Insiden &amp; permintaan tidak tercatat, SLA tidak terbukti</w:t>
            </w:r>
          </w:p>
        </w:tc>
        <w:tc>
          <w:tcPr>
            <w:tcW w:w="825" w:type="dxa"/>
          </w:tcPr>
          <w:p w14:paraId="116F6FAB" w14:textId="17DFD42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SO1</w:t>
            </w:r>
          </w:p>
        </w:tc>
        <w:tc>
          <w:tcPr>
            <w:tcW w:w="825" w:type="dxa"/>
          </w:tcPr>
          <w:p w14:paraId="7B1BA877" w14:textId="00DB8C8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Service delivery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ITSM</w:t>
            </w:r>
          </w:p>
        </w:tc>
        <w:tc>
          <w:tcPr>
            <w:tcW w:w="825" w:type="dxa"/>
          </w:tcPr>
          <w:p w14:paraId="6F1AEA05" w14:textId="01AAEA2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SLA terukur; produktivitas pengguna</w:t>
            </w:r>
          </w:p>
        </w:tc>
        <w:tc>
          <w:tcPr>
            <w:tcW w:w="825" w:type="dxa"/>
          </w:tcPr>
          <w:p w14:paraId="7690A757" w14:textId="14E52B6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2670B99B" w14:textId="36BF59A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6" w:type="dxa"/>
          </w:tcPr>
          <w:p w14:paraId="4D8D32AB" w14:textId="65DF72E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4B183" w:fill="F4B183"/>
          </w:tcPr>
          <w:p w14:paraId="3CDDAF46" w14:textId="484833F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75 / P1</w:t>
            </w:r>
          </w:p>
        </w:tc>
        <w:tc>
          <w:tcPr>
            <w:tcW w:w="826" w:type="dxa"/>
          </w:tcPr>
          <w:p w14:paraId="1F99F283" w14:textId="14FDF34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IT-01</w:t>
            </w:r>
          </w:p>
        </w:tc>
        <w:tc>
          <w:tcPr>
            <w:tcW w:w="826" w:type="dxa"/>
          </w:tcPr>
          <w:p w14:paraId="6FF95C83" w14:textId="6D6ACA4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826" w:type="dxa"/>
          </w:tcPr>
          <w:p w14:paraId="4C5EEE06" w14:textId="34DDE2D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</w:t>
            </w:r>
          </w:p>
        </w:tc>
      </w:tr>
      <w:tr w:rsidR="009C1562" w:rsidRPr="0006352E" w14:paraId="41BC49D0" w14:textId="77777777" w:rsidTr="0006352E">
        <w:tc>
          <w:tcPr>
            <w:tcW w:w="825" w:type="dxa"/>
          </w:tcPr>
          <w:p w14:paraId="167DBE7E" w14:textId="3F538FF2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IT-03 </w:t>
            </w:r>
            <w:r w:rsidRPr="00953F39">
              <w:rPr>
                <w:b/>
                <w:i/>
                <w:color w:val="000000"/>
                <w:sz w:val="16"/>
              </w:rPr>
              <w:t>Cyber Program</w:t>
            </w:r>
            <w:r w:rsidRPr="006F7F48">
              <w:rPr>
                <w:b/>
                <w:color w:val="000000"/>
                <w:sz w:val="16"/>
              </w:rPr>
              <w:t xml:space="preserve"> (ISMS + SOC/MDR)</w:t>
            </w:r>
          </w:p>
        </w:tc>
        <w:tc>
          <w:tcPr>
            <w:tcW w:w="825" w:type="dxa"/>
          </w:tcPr>
          <w:p w14:paraId="7101AC7B" w14:textId="03C601D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Eksposur </w:t>
            </w:r>
            <w:r w:rsidRPr="00953F39">
              <w:rPr>
                <w:i/>
                <w:color w:val="000000"/>
                <w:sz w:val="16"/>
              </w:rPr>
              <w:t>ransomware</w:t>
            </w:r>
            <w:r w:rsidRPr="006F7F48">
              <w:rPr>
                <w:color w:val="000000"/>
                <w:sz w:val="16"/>
              </w:rPr>
              <w:t xml:space="preserve"> &amp; kebocoran data</w:t>
            </w:r>
          </w:p>
        </w:tc>
        <w:tc>
          <w:tcPr>
            <w:tcW w:w="825" w:type="dxa"/>
          </w:tcPr>
          <w:p w14:paraId="6842DA2D" w14:textId="5E41878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SO2</w:t>
            </w:r>
          </w:p>
        </w:tc>
        <w:tc>
          <w:tcPr>
            <w:tcW w:w="825" w:type="dxa"/>
          </w:tcPr>
          <w:p w14:paraId="67B8D4F9" w14:textId="12F8E12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Risk</w:t>
            </w:r>
            <w:r w:rsidRPr="006F7F48">
              <w:rPr>
                <w:rFonts w:hint="eastAsia"/>
                <w:color w:val="000000"/>
                <w:sz w:val="16"/>
              </w:rPr>
              <w:t xml:space="preserve"> mgmt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ISMS, SOC/MDR</w:t>
            </w:r>
          </w:p>
        </w:tc>
        <w:tc>
          <w:tcPr>
            <w:tcW w:w="825" w:type="dxa"/>
          </w:tcPr>
          <w:p w14:paraId="38CF527D" w14:textId="70E2FF0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Deteksi &amp; respons 24×7; kepatuhan audit</w:t>
            </w:r>
          </w:p>
        </w:tc>
        <w:tc>
          <w:tcPr>
            <w:tcW w:w="825" w:type="dxa"/>
          </w:tcPr>
          <w:p w14:paraId="049C4CD2" w14:textId="4F5E38D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Sangat tinggi</w:t>
            </w:r>
          </w:p>
        </w:tc>
        <w:tc>
          <w:tcPr>
            <w:tcW w:w="825" w:type="dxa"/>
          </w:tcPr>
          <w:p w14:paraId="7B3BCBBC" w14:textId="6CB7314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4003D505" w14:textId="4AEB1C5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</w:t>
            </w:r>
          </w:p>
        </w:tc>
        <w:tc>
          <w:tcPr>
            <w:tcW w:w="826" w:type="dxa"/>
            <w:shd w:val="clear" w:color="F4B183" w:fill="F4B183"/>
          </w:tcPr>
          <w:p w14:paraId="6E10060B" w14:textId="38ABB08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79 / P1</w:t>
            </w:r>
          </w:p>
        </w:tc>
        <w:tc>
          <w:tcPr>
            <w:tcW w:w="826" w:type="dxa"/>
          </w:tcPr>
          <w:p w14:paraId="77C4BD0B" w14:textId="2DA0840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IT-01</w:t>
            </w:r>
          </w:p>
        </w:tc>
        <w:tc>
          <w:tcPr>
            <w:tcW w:w="826" w:type="dxa"/>
          </w:tcPr>
          <w:p w14:paraId="51954229" w14:textId="01F6285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 / InfoSec</w:t>
            </w:r>
          </w:p>
        </w:tc>
        <w:tc>
          <w:tcPr>
            <w:tcW w:w="826" w:type="dxa"/>
          </w:tcPr>
          <w:p w14:paraId="6617FFC6" w14:textId="5B752CC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2027–28</w:t>
            </w:r>
          </w:p>
        </w:tc>
      </w:tr>
      <w:tr w:rsidR="009C1562" w:rsidRPr="0006352E" w14:paraId="15FEA831" w14:textId="77777777" w:rsidTr="0006352E">
        <w:tc>
          <w:tcPr>
            <w:tcW w:w="825" w:type="dxa"/>
          </w:tcPr>
          <w:p w14:paraId="6F688634" w14:textId="39438C1D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>IT-04 IAM &amp; PAM</w:t>
            </w:r>
          </w:p>
        </w:tc>
        <w:tc>
          <w:tcPr>
            <w:tcW w:w="825" w:type="dxa"/>
          </w:tcPr>
          <w:p w14:paraId="17F16A56" w14:textId="6F62F96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Akses tidak terkendali, </w:t>
            </w:r>
            <w:r w:rsidRPr="00953F39">
              <w:rPr>
                <w:i/>
                <w:color w:val="000000"/>
                <w:sz w:val="16"/>
              </w:rPr>
              <w:t>offboarding manual</w:t>
            </w:r>
          </w:p>
        </w:tc>
        <w:tc>
          <w:tcPr>
            <w:tcW w:w="825" w:type="dxa"/>
          </w:tcPr>
          <w:p w14:paraId="238918DF" w14:textId="43066EC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SO2</w:t>
            </w:r>
          </w:p>
        </w:tc>
        <w:tc>
          <w:tcPr>
            <w:tcW w:w="825" w:type="dxa"/>
          </w:tcPr>
          <w:p w14:paraId="5D8BDC41" w14:textId="68D3E4D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Access control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SSO, MFA, PAM</w:t>
            </w:r>
          </w:p>
        </w:tc>
        <w:tc>
          <w:tcPr>
            <w:tcW w:w="825" w:type="dxa"/>
          </w:tcPr>
          <w:p w14:paraId="598DA11F" w14:textId="23FFCAB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Penurunan risiko akses tidak sah; fondasi portal</w:t>
            </w:r>
          </w:p>
        </w:tc>
        <w:tc>
          <w:tcPr>
            <w:tcW w:w="825" w:type="dxa"/>
          </w:tcPr>
          <w:p w14:paraId="296B179A" w14:textId="27101BC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Sangat tinggi</w:t>
            </w:r>
          </w:p>
        </w:tc>
        <w:tc>
          <w:tcPr>
            <w:tcW w:w="825" w:type="dxa"/>
          </w:tcPr>
          <w:p w14:paraId="0C7533A8" w14:textId="3005961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074B7D2A" w14:textId="615B445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4B183" w:fill="F4B183"/>
          </w:tcPr>
          <w:p w14:paraId="760D7285" w14:textId="055AD8D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82 / P1</w:t>
            </w:r>
          </w:p>
        </w:tc>
        <w:tc>
          <w:tcPr>
            <w:tcW w:w="826" w:type="dxa"/>
          </w:tcPr>
          <w:p w14:paraId="7CEF5658" w14:textId="093C776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—</w:t>
            </w:r>
          </w:p>
        </w:tc>
        <w:tc>
          <w:tcPr>
            <w:tcW w:w="826" w:type="dxa"/>
          </w:tcPr>
          <w:p w14:paraId="04D05BBE" w14:textId="6FBDB46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826" w:type="dxa"/>
          </w:tcPr>
          <w:p w14:paraId="485C3F8C" w14:textId="5BBFF67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</w:t>
            </w:r>
          </w:p>
        </w:tc>
      </w:tr>
      <w:tr w:rsidR="009C1562" w:rsidRPr="0006352E" w14:paraId="633F9AC0" w14:textId="77777777" w:rsidTr="0006352E">
        <w:tc>
          <w:tcPr>
            <w:tcW w:w="825" w:type="dxa"/>
          </w:tcPr>
          <w:p w14:paraId="65871A78" w14:textId="6E601677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IT-05 </w:t>
            </w:r>
            <w:r w:rsidRPr="00953F39">
              <w:rPr>
                <w:b/>
                <w:i/>
                <w:color w:val="000000"/>
                <w:sz w:val="16"/>
              </w:rPr>
              <w:t>Network</w:t>
            </w:r>
            <w:r w:rsidRPr="006F7F48">
              <w:rPr>
                <w:b/>
                <w:color w:val="000000"/>
                <w:sz w:val="16"/>
              </w:rPr>
              <w:t xml:space="preserve">, </w:t>
            </w:r>
            <w:r w:rsidRPr="00953F39">
              <w:rPr>
                <w:b/>
                <w:i/>
                <w:color w:val="000000"/>
                <w:sz w:val="16"/>
              </w:rPr>
              <w:t>Connectivity &amp; Hybrid Cloud</w:t>
            </w:r>
            <w:r w:rsidRPr="006F7F48">
              <w:rPr>
                <w:b/>
                <w:color w:val="000000"/>
                <w:sz w:val="16"/>
              </w:rPr>
              <w:t xml:space="preserve"> </w:t>
            </w:r>
            <w:r w:rsidRPr="004F344A">
              <w:rPr>
                <w:b/>
                <w:i/>
                <w:color w:val="000000"/>
                <w:sz w:val="16"/>
              </w:rPr>
              <w:t>Foundation</w:t>
            </w:r>
          </w:p>
        </w:tc>
        <w:tc>
          <w:tcPr>
            <w:tcW w:w="825" w:type="dxa"/>
          </w:tcPr>
          <w:p w14:paraId="0B0F500E" w14:textId="774AB32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Jaringan tanpa redundansi; infrastruktur terbatas</w:t>
            </w:r>
          </w:p>
        </w:tc>
        <w:tc>
          <w:tcPr>
            <w:tcW w:w="825" w:type="dxa"/>
          </w:tcPr>
          <w:p w14:paraId="657ED01F" w14:textId="07C732B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SO2</w:t>
            </w:r>
          </w:p>
        </w:tc>
        <w:tc>
          <w:tcPr>
            <w:tcW w:w="825" w:type="dxa"/>
          </w:tcPr>
          <w:p w14:paraId="4D032774" w14:textId="7FF23B3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Connectivity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network ring</w:t>
            </w:r>
            <w:r w:rsidRPr="006F7F48">
              <w:rPr>
                <w:rFonts w:hint="eastAsia"/>
                <w:color w:val="000000"/>
                <w:sz w:val="16"/>
              </w:rPr>
              <w:t xml:space="preserve">, </w:t>
            </w:r>
            <w:r w:rsidRPr="00953F39">
              <w:rPr>
                <w:rFonts w:hint="eastAsia"/>
                <w:i/>
                <w:color w:val="000000"/>
                <w:sz w:val="16"/>
              </w:rPr>
              <w:t>landing zone cloud</w:t>
            </w:r>
          </w:p>
        </w:tc>
        <w:tc>
          <w:tcPr>
            <w:tcW w:w="825" w:type="dxa"/>
          </w:tcPr>
          <w:p w14:paraId="0D0D6017" w14:textId="0AD6ED4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Ketersediaan layanan; skala mengikuti </w:t>
            </w:r>
            <w:r w:rsidRPr="00953F39">
              <w:rPr>
                <w:i/>
                <w:color w:val="000000"/>
                <w:sz w:val="16"/>
              </w:rPr>
              <w:t>tenant</w:t>
            </w:r>
          </w:p>
        </w:tc>
        <w:tc>
          <w:tcPr>
            <w:tcW w:w="825" w:type="dxa"/>
          </w:tcPr>
          <w:p w14:paraId="552C08C1" w14:textId="7258672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5" w:type="dxa"/>
          </w:tcPr>
          <w:p w14:paraId="1558A903" w14:textId="447AE24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6" w:type="dxa"/>
          </w:tcPr>
          <w:p w14:paraId="055883DA" w14:textId="394832E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</w:t>
            </w:r>
          </w:p>
        </w:tc>
        <w:tc>
          <w:tcPr>
            <w:tcW w:w="826" w:type="dxa"/>
            <w:shd w:val="clear" w:color="F4B183" w:fill="F4B183"/>
          </w:tcPr>
          <w:p w14:paraId="2FC6F8AB" w14:textId="21D4E79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76 / P1</w:t>
            </w:r>
          </w:p>
        </w:tc>
        <w:tc>
          <w:tcPr>
            <w:tcW w:w="826" w:type="dxa"/>
          </w:tcPr>
          <w:p w14:paraId="7F3E93FB" w14:textId="7FC4428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IT-04</w:t>
            </w:r>
          </w:p>
        </w:tc>
        <w:tc>
          <w:tcPr>
            <w:tcW w:w="826" w:type="dxa"/>
          </w:tcPr>
          <w:p w14:paraId="1EBFF88D" w14:textId="2738E5E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826" w:type="dxa"/>
          </w:tcPr>
          <w:p w14:paraId="45AEF025" w14:textId="4CD86C8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2027–28</w:t>
            </w:r>
          </w:p>
        </w:tc>
      </w:tr>
      <w:tr w:rsidR="009C1562" w:rsidRPr="0006352E" w14:paraId="12F2E866" w14:textId="77777777" w:rsidTr="0006352E">
        <w:tc>
          <w:tcPr>
            <w:tcW w:w="825" w:type="dxa"/>
          </w:tcPr>
          <w:p w14:paraId="1A209364" w14:textId="25C7D421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IT-06 BC/DR &amp; </w:t>
            </w:r>
            <w:r w:rsidRPr="00953F39">
              <w:rPr>
                <w:b/>
                <w:i/>
                <w:color w:val="000000"/>
                <w:sz w:val="16"/>
              </w:rPr>
              <w:t>Cyber Recovery</w:t>
            </w:r>
          </w:p>
        </w:tc>
        <w:tc>
          <w:tcPr>
            <w:tcW w:w="825" w:type="dxa"/>
          </w:tcPr>
          <w:p w14:paraId="6EC31C6C" w14:textId="7E21B71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Backup</w:t>
            </w:r>
            <w:r w:rsidRPr="006F7F48">
              <w:rPr>
                <w:color w:val="000000"/>
                <w:sz w:val="16"/>
              </w:rPr>
              <w:t xml:space="preserve"> tidak teruji, tanpa DR</w:t>
            </w:r>
          </w:p>
        </w:tc>
        <w:tc>
          <w:tcPr>
            <w:tcW w:w="825" w:type="dxa"/>
          </w:tcPr>
          <w:p w14:paraId="4E2644CF" w14:textId="6E7A345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SO2</w:t>
            </w:r>
          </w:p>
        </w:tc>
        <w:tc>
          <w:tcPr>
            <w:tcW w:w="825" w:type="dxa"/>
          </w:tcPr>
          <w:p w14:paraId="2D2A907E" w14:textId="6137BE6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Continuity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BIA, </w:t>
            </w:r>
            <w:r w:rsidRPr="00953F39">
              <w:rPr>
                <w:rFonts w:hint="eastAsia"/>
                <w:i/>
                <w:color w:val="000000"/>
                <w:sz w:val="16"/>
              </w:rPr>
              <w:t>backup immutable</w:t>
            </w:r>
            <w:r w:rsidRPr="006F7F48">
              <w:rPr>
                <w:rFonts w:hint="eastAsia"/>
                <w:color w:val="000000"/>
                <w:sz w:val="16"/>
              </w:rPr>
              <w:t>, DR</w:t>
            </w:r>
          </w:p>
        </w:tc>
        <w:tc>
          <w:tcPr>
            <w:tcW w:w="825" w:type="dxa"/>
          </w:tcPr>
          <w:p w14:paraId="54F5FCB3" w14:textId="329087E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Pemulihan dalam RTO; perlindungan pendapatan</w:t>
            </w:r>
          </w:p>
        </w:tc>
        <w:tc>
          <w:tcPr>
            <w:tcW w:w="825" w:type="dxa"/>
          </w:tcPr>
          <w:p w14:paraId="7BEC5171" w14:textId="6DBA86E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Sangat tinggi</w:t>
            </w:r>
          </w:p>
        </w:tc>
        <w:tc>
          <w:tcPr>
            <w:tcW w:w="825" w:type="dxa"/>
          </w:tcPr>
          <w:p w14:paraId="33FD43E7" w14:textId="27D5370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1622C552" w14:textId="39AD314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4B183" w:fill="F4B183"/>
          </w:tcPr>
          <w:p w14:paraId="4EF88A71" w14:textId="4447746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78 / P1</w:t>
            </w:r>
          </w:p>
        </w:tc>
        <w:tc>
          <w:tcPr>
            <w:tcW w:w="826" w:type="dxa"/>
          </w:tcPr>
          <w:p w14:paraId="2FE3FEF9" w14:textId="0449CC4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IT-05 (parsial)</w:t>
            </w:r>
          </w:p>
        </w:tc>
        <w:tc>
          <w:tcPr>
            <w:tcW w:w="826" w:type="dxa"/>
          </w:tcPr>
          <w:p w14:paraId="58B95BD7" w14:textId="1E2E2AA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826" w:type="dxa"/>
          </w:tcPr>
          <w:p w14:paraId="5A052896" w14:textId="6C278D0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</w:t>
            </w:r>
          </w:p>
        </w:tc>
      </w:tr>
      <w:tr w:rsidR="009C1562" w:rsidRPr="0006352E" w14:paraId="15251611" w14:textId="77777777" w:rsidTr="0006352E">
        <w:tc>
          <w:tcPr>
            <w:tcW w:w="825" w:type="dxa"/>
          </w:tcPr>
          <w:p w14:paraId="0BCA45BC" w14:textId="445B2EFF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IT-07 </w:t>
            </w:r>
            <w:r w:rsidRPr="00953F39">
              <w:rPr>
                <w:b/>
                <w:i/>
                <w:color w:val="000000"/>
                <w:sz w:val="16"/>
              </w:rPr>
              <w:t>Dashboard</w:t>
            </w:r>
            <w:r w:rsidRPr="006F7F48">
              <w:rPr>
                <w:b/>
                <w:color w:val="000000"/>
                <w:sz w:val="16"/>
              </w:rPr>
              <w:t xml:space="preserve"> KEK &amp; </w:t>
            </w:r>
            <w:r w:rsidRPr="00953F39">
              <w:rPr>
                <w:b/>
                <w:i/>
                <w:color w:val="000000"/>
                <w:sz w:val="16"/>
              </w:rPr>
              <w:t>Investor Pipeline</w:t>
            </w:r>
          </w:p>
        </w:tc>
        <w:tc>
          <w:tcPr>
            <w:tcW w:w="825" w:type="dxa"/>
          </w:tcPr>
          <w:p w14:paraId="69E1E502" w14:textId="7926CF7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Pipeline investor</w:t>
            </w:r>
            <w:r w:rsidRPr="006F7F48">
              <w:rPr>
                <w:color w:val="000000"/>
                <w:sz w:val="16"/>
              </w:rPr>
              <w:t xml:space="preserve"> &amp; kendala perizinan tidak terlihat</w:t>
            </w:r>
          </w:p>
        </w:tc>
        <w:tc>
          <w:tcPr>
            <w:tcW w:w="825" w:type="dxa"/>
          </w:tcPr>
          <w:p w14:paraId="1A1B61E9" w14:textId="60F1F87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SO4</w:t>
            </w:r>
          </w:p>
        </w:tc>
        <w:tc>
          <w:tcPr>
            <w:tcW w:w="825" w:type="dxa"/>
          </w:tcPr>
          <w:p w14:paraId="2787D581" w14:textId="3DD6178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Investor acquisition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dashboard &amp; pipeline</w:t>
            </w:r>
          </w:p>
        </w:tc>
        <w:tc>
          <w:tcPr>
            <w:tcW w:w="825" w:type="dxa"/>
          </w:tcPr>
          <w:p w14:paraId="21166FA3" w14:textId="5952045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Konversi investor lebih cepat; </w:t>
            </w:r>
            <w:r w:rsidRPr="00953F39">
              <w:rPr>
                <w:i/>
                <w:color w:val="000000"/>
                <w:sz w:val="16"/>
              </w:rPr>
              <w:t>charter</w:t>
            </w:r>
            <w:r w:rsidRPr="006F7F48">
              <w:rPr>
                <w:color w:val="000000"/>
                <w:sz w:val="16"/>
              </w:rPr>
              <w:t xml:space="preserve"> RJPP 2026 [F]</w:t>
            </w:r>
          </w:p>
        </w:tc>
        <w:tc>
          <w:tcPr>
            <w:tcW w:w="825" w:type="dxa"/>
          </w:tcPr>
          <w:p w14:paraId="74C57569" w14:textId="3A7C629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5" w:type="dxa"/>
          </w:tcPr>
          <w:p w14:paraId="56363BFF" w14:textId="50DEA8B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6" w:type="dxa"/>
          </w:tcPr>
          <w:p w14:paraId="79A89367" w14:textId="08FB9CB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4B183" w:fill="F4B183"/>
          </w:tcPr>
          <w:p w14:paraId="532BDA97" w14:textId="37B72A3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76 / P1</w:t>
            </w:r>
          </w:p>
        </w:tc>
        <w:tc>
          <w:tcPr>
            <w:tcW w:w="826" w:type="dxa"/>
          </w:tcPr>
          <w:p w14:paraId="546DBC94" w14:textId="08DA3EE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—</w:t>
            </w:r>
          </w:p>
        </w:tc>
        <w:tc>
          <w:tcPr>
            <w:tcW w:w="826" w:type="dxa"/>
          </w:tcPr>
          <w:p w14:paraId="10E85EEC" w14:textId="37AB874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Pemasaran &amp; Penjualan</w:t>
            </w:r>
          </w:p>
        </w:tc>
        <w:tc>
          <w:tcPr>
            <w:tcW w:w="826" w:type="dxa"/>
          </w:tcPr>
          <w:p w14:paraId="3D8E3F74" w14:textId="4A72399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2026–27</w:t>
            </w:r>
          </w:p>
        </w:tc>
      </w:tr>
      <w:tr w:rsidR="009C1562" w:rsidRPr="0006352E" w14:paraId="1BD6681E" w14:textId="77777777" w:rsidTr="0006352E">
        <w:tc>
          <w:tcPr>
            <w:tcW w:w="825" w:type="dxa"/>
          </w:tcPr>
          <w:p w14:paraId="4ACC443F" w14:textId="51A9FCC0" w:rsidR="009C1562" w:rsidRPr="006F7F48" w:rsidRDefault="005A0D07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lastRenderedPageBreak/>
              <w:t xml:space="preserve">IT-08 </w:t>
            </w:r>
            <w:r w:rsidRPr="00953F39">
              <w:rPr>
                <w:b/>
                <w:i/>
                <w:color w:val="000000"/>
                <w:sz w:val="16"/>
              </w:rPr>
              <w:t>Tenant</w:t>
            </w:r>
            <w:r w:rsidR="009C1562" w:rsidRPr="00953F39">
              <w:rPr>
                <w:b/>
                <w:i/>
                <w:color w:val="000000"/>
                <w:sz w:val="16"/>
              </w:rPr>
              <w:t xml:space="preserve"> Digital Portal</w:t>
            </w:r>
          </w:p>
        </w:tc>
        <w:tc>
          <w:tcPr>
            <w:tcW w:w="825" w:type="dxa"/>
          </w:tcPr>
          <w:p w14:paraId="1962F5F6" w14:textId="2B636FD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Layanan </w:t>
            </w:r>
            <w:r w:rsidRPr="00953F39">
              <w:rPr>
                <w:i/>
                <w:color w:val="000000"/>
                <w:sz w:val="16"/>
              </w:rPr>
              <w:t>tenant manual</w:t>
            </w:r>
            <w:r w:rsidRPr="006F7F48">
              <w:rPr>
                <w:color w:val="000000"/>
                <w:sz w:val="16"/>
              </w:rPr>
              <w:t>, tidak terlacak</w:t>
            </w:r>
          </w:p>
        </w:tc>
        <w:tc>
          <w:tcPr>
            <w:tcW w:w="825" w:type="dxa"/>
          </w:tcPr>
          <w:p w14:paraId="0482A661" w14:textId="20C575B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SO4</w:t>
            </w:r>
          </w:p>
        </w:tc>
        <w:tc>
          <w:tcPr>
            <w:tcW w:w="825" w:type="dxa"/>
          </w:tcPr>
          <w:p w14:paraId="233579B5" w14:textId="5241268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Tenant service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portal self-service</w:t>
            </w:r>
          </w:p>
        </w:tc>
        <w:tc>
          <w:tcPr>
            <w:tcW w:w="825" w:type="dxa"/>
          </w:tcPr>
          <w:p w14:paraId="558ADD82" w14:textId="286FBBF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Kepuasan </w:t>
            </w:r>
            <w:r w:rsidRPr="00953F39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; </w:t>
            </w:r>
            <w:r w:rsidRPr="00953F39">
              <w:rPr>
                <w:i/>
                <w:color w:val="000000"/>
                <w:sz w:val="16"/>
              </w:rPr>
              <w:t>cost-to-serve</w:t>
            </w:r>
            <w:r w:rsidRPr="006F7F48">
              <w:rPr>
                <w:color w:val="000000"/>
                <w:sz w:val="16"/>
              </w:rPr>
              <w:t xml:space="preserve"> turun</w:t>
            </w:r>
          </w:p>
        </w:tc>
        <w:tc>
          <w:tcPr>
            <w:tcW w:w="825" w:type="dxa"/>
          </w:tcPr>
          <w:p w14:paraId="4B60AC60" w14:textId="618BECE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56C1CB25" w14:textId="500BDD1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639B3656" w14:textId="722CA0C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4B183" w:fill="F4B183"/>
          </w:tcPr>
          <w:p w14:paraId="548070A9" w14:textId="3520D6B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78 / P1</w:t>
            </w:r>
          </w:p>
        </w:tc>
        <w:tc>
          <w:tcPr>
            <w:tcW w:w="826" w:type="dxa"/>
          </w:tcPr>
          <w:p w14:paraId="5E6EE10E" w14:textId="547D4CE0" w:rsidR="009C1562" w:rsidRPr="006F7F48" w:rsidRDefault="00D0231D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IT-04, IT-12; IT-13 (fase integrasi 2028)</w:t>
            </w:r>
          </w:p>
        </w:tc>
        <w:tc>
          <w:tcPr>
            <w:tcW w:w="826" w:type="dxa"/>
          </w:tcPr>
          <w:p w14:paraId="5EBCB1DF" w14:textId="7770402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Pemasaran &amp; Penjualan / Produksi Kawasan</w:t>
            </w:r>
          </w:p>
        </w:tc>
        <w:tc>
          <w:tcPr>
            <w:tcW w:w="826" w:type="dxa"/>
          </w:tcPr>
          <w:p w14:paraId="0800A569" w14:textId="48BDED42" w:rsidR="009C1562" w:rsidRPr="006F7F48" w:rsidRDefault="005A0D07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2026–27</w:t>
            </w:r>
          </w:p>
        </w:tc>
      </w:tr>
      <w:tr w:rsidR="009C1562" w:rsidRPr="0006352E" w14:paraId="53420AE6" w14:textId="77777777" w:rsidTr="0006352E">
        <w:tc>
          <w:tcPr>
            <w:tcW w:w="825" w:type="dxa"/>
          </w:tcPr>
          <w:p w14:paraId="0B64F881" w14:textId="1E134390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IT-09 </w:t>
            </w:r>
            <w:r w:rsidRPr="00953F39">
              <w:rPr>
                <w:b/>
                <w:i/>
                <w:color w:val="000000"/>
                <w:sz w:val="16"/>
              </w:rPr>
              <w:t>Utility Meter-to-Cash</w:t>
            </w:r>
          </w:p>
        </w:tc>
        <w:tc>
          <w:tcPr>
            <w:tcW w:w="825" w:type="dxa"/>
          </w:tcPr>
          <w:p w14:paraId="3B9E29C8" w14:textId="6413A22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Rekonsiliasi meter–tagihan manual</w:t>
            </w:r>
          </w:p>
        </w:tc>
        <w:tc>
          <w:tcPr>
            <w:tcW w:w="825" w:type="dxa"/>
          </w:tcPr>
          <w:p w14:paraId="3DB5AAFC" w14:textId="6040D73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SO5</w:t>
            </w:r>
          </w:p>
        </w:tc>
        <w:tc>
          <w:tcPr>
            <w:tcW w:w="825" w:type="dxa"/>
          </w:tcPr>
          <w:p w14:paraId="7D6D4A67" w14:textId="328DF88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Revenue</w:t>
            </w:r>
            <w:r w:rsidRPr="006F7F48">
              <w:rPr>
                <w:rFonts w:hint="eastAsia"/>
                <w:color w:val="000000"/>
                <w:sz w:val="16"/>
              </w:rPr>
              <w:t xml:space="preserve"> mgmt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metering</w:t>
            </w:r>
            <w:r w:rsidRPr="006F7F48">
              <w:rPr>
                <w:rFonts w:hint="eastAsia"/>
                <w:color w:val="000000"/>
                <w:sz w:val="16"/>
              </w:rPr>
              <w:t xml:space="preserve">, </w:t>
            </w:r>
            <w:r w:rsidRPr="00953F39">
              <w:rPr>
                <w:rFonts w:hint="eastAsia"/>
                <w:i/>
                <w:color w:val="000000"/>
                <w:sz w:val="16"/>
              </w:rPr>
              <w:t>billing</w:t>
            </w:r>
            <w:r w:rsidRPr="006F7F48">
              <w:rPr>
                <w:rFonts w:hint="eastAsia"/>
                <w:color w:val="000000"/>
                <w:sz w:val="16"/>
              </w:rPr>
              <w:t xml:space="preserve">, </w:t>
            </w:r>
            <w:r w:rsidRPr="00953F39">
              <w:rPr>
                <w:rFonts w:hint="eastAsia"/>
                <w:i/>
                <w:color w:val="000000"/>
                <w:sz w:val="16"/>
              </w:rPr>
              <w:t>e-payment</w:t>
            </w:r>
          </w:p>
        </w:tc>
        <w:tc>
          <w:tcPr>
            <w:tcW w:w="825" w:type="dxa"/>
          </w:tcPr>
          <w:p w14:paraId="64CC4ED9" w14:textId="0B853EA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Revenue assurance</w:t>
            </w:r>
            <w:r w:rsidRPr="006F7F48">
              <w:rPr>
                <w:color w:val="000000"/>
                <w:sz w:val="16"/>
              </w:rPr>
              <w:t>; DSO turun</w:t>
            </w:r>
          </w:p>
        </w:tc>
        <w:tc>
          <w:tcPr>
            <w:tcW w:w="825" w:type="dxa"/>
          </w:tcPr>
          <w:p w14:paraId="0CF9B739" w14:textId="11C2133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5" w:type="dxa"/>
          </w:tcPr>
          <w:p w14:paraId="62F6B7C2" w14:textId="5D6810C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6" w:type="dxa"/>
          </w:tcPr>
          <w:p w14:paraId="2DF47434" w14:textId="7C5970E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</w:t>
            </w:r>
          </w:p>
        </w:tc>
        <w:tc>
          <w:tcPr>
            <w:tcW w:w="826" w:type="dxa"/>
            <w:shd w:val="clear" w:color="F4B183" w:fill="F4B183"/>
          </w:tcPr>
          <w:p w14:paraId="161AC9DB" w14:textId="0E4DEF8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81 / P1</w:t>
            </w:r>
          </w:p>
        </w:tc>
        <w:tc>
          <w:tcPr>
            <w:tcW w:w="826" w:type="dxa"/>
          </w:tcPr>
          <w:p w14:paraId="1CBE9DAB" w14:textId="5EEA767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IT-05, IT-15</w:t>
            </w:r>
          </w:p>
        </w:tc>
        <w:tc>
          <w:tcPr>
            <w:tcW w:w="826" w:type="dxa"/>
          </w:tcPr>
          <w:p w14:paraId="57B36B0F" w14:textId="63CE9E9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Keuangan / Produksi Kawasan</w:t>
            </w:r>
          </w:p>
        </w:tc>
        <w:tc>
          <w:tcPr>
            <w:tcW w:w="826" w:type="dxa"/>
          </w:tcPr>
          <w:p w14:paraId="191EF24C" w14:textId="08A638D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2027–28</w:t>
            </w:r>
          </w:p>
        </w:tc>
      </w:tr>
    </w:tbl>
    <w:p w14:paraId="4755AD42" w14:textId="77777777" w:rsidR="009C1562" w:rsidRDefault="009C156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C1562">
        <w:rPr>
          <w:b/>
          <w:color w:val="1F4E78"/>
          <w:sz w:val="18"/>
        </w:rPr>
        <w:t xml:space="preserve"> 14.4 — </w:t>
      </w:r>
      <w:r w:rsidRPr="00953F39">
        <w:rPr>
          <w:b/>
          <w:i/>
          <w:color w:val="1F4E78"/>
          <w:sz w:val="18"/>
        </w:rPr>
        <w:t>Should Do</w:t>
      </w:r>
      <w:r w:rsidRPr="009C1562">
        <w:rPr>
          <w:b/>
          <w:color w:val="1F4E78"/>
          <w:sz w:val="18"/>
        </w:rPr>
        <w:t xml:space="preserve"> (P2 — </w:t>
      </w:r>
      <w:r w:rsidRPr="00953F39">
        <w:rPr>
          <w:b/>
          <w:i/>
          <w:color w:val="1F4E78"/>
          <w:sz w:val="18"/>
        </w:rPr>
        <w:t>High</w:t>
      </w:r>
      <w:r w:rsidRPr="009C1562">
        <w:rPr>
          <w:b/>
          <w:color w:val="1F4E78"/>
          <w:sz w:val="18"/>
        </w:rPr>
        <w:t>)</w:t>
      </w:r>
    </w:p>
    <w:tbl>
      <w:tblPr>
        <w:tblStyle w:val="TableGrid"/>
        <w:tblW w:w="13440" w:type="dxa"/>
        <w:tblLook w:val="04A0" w:firstRow="1" w:lastRow="0" w:firstColumn="1" w:lastColumn="0" w:noHBand="0" w:noVBand="1"/>
      </w:tblPr>
      <w:tblGrid>
        <w:gridCol w:w="1221"/>
        <w:gridCol w:w="1338"/>
        <w:gridCol w:w="896"/>
        <w:gridCol w:w="1371"/>
        <w:gridCol w:w="1138"/>
        <w:gridCol w:w="1001"/>
        <w:gridCol w:w="1142"/>
        <w:gridCol w:w="897"/>
        <w:gridCol w:w="897"/>
        <w:gridCol w:w="1238"/>
        <w:gridCol w:w="1404"/>
        <w:gridCol w:w="897"/>
      </w:tblGrid>
      <w:tr w:rsidR="009C1562" w:rsidRPr="0006352E" w14:paraId="5CA1B36D" w14:textId="77777777" w:rsidTr="0006352E">
        <w:trPr>
          <w:tblHeader/>
        </w:trPr>
        <w:tc>
          <w:tcPr>
            <w:tcW w:w="825" w:type="dxa"/>
            <w:shd w:val="clear" w:color="17365D" w:fill="17365D"/>
          </w:tcPr>
          <w:p w14:paraId="6C5D4646" w14:textId="6C5DF8F8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Initiative</w:t>
            </w:r>
          </w:p>
        </w:tc>
        <w:tc>
          <w:tcPr>
            <w:tcW w:w="825" w:type="dxa"/>
            <w:shd w:val="clear" w:color="17365D" w:fill="17365D"/>
          </w:tcPr>
          <w:p w14:paraId="515DED34" w14:textId="6C252BAA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Business problem</w:t>
            </w:r>
          </w:p>
        </w:tc>
        <w:tc>
          <w:tcPr>
            <w:tcW w:w="825" w:type="dxa"/>
            <w:shd w:val="clear" w:color="17365D" w:fill="17365D"/>
          </w:tcPr>
          <w:p w14:paraId="1B61D4CF" w14:textId="69091669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SO</w:t>
            </w:r>
          </w:p>
        </w:tc>
        <w:tc>
          <w:tcPr>
            <w:tcW w:w="825" w:type="dxa"/>
            <w:shd w:val="clear" w:color="17365D" w:fill="17365D"/>
          </w:tcPr>
          <w:p w14:paraId="132DD8C7" w14:textId="1CADAB83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rFonts w:hint="eastAsia"/>
                <w:b/>
                <w:i/>
                <w:color w:val="FFFFFF"/>
                <w:sz w:val="16"/>
              </w:rPr>
              <w:t>Business</w:t>
            </w:r>
            <w:r w:rsidRPr="006F7F48">
              <w:rPr>
                <w:rFonts w:hint="eastAsia"/>
                <w:b/>
                <w:color w:val="FFFFFF"/>
                <w:sz w:val="16"/>
              </w:rPr>
              <w:t xml:space="preserve"> </w:t>
            </w:r>
            <w:r w:rsidRPr="006F7F48">
              <w:rPr>
                <w:rFonts w:hint="eastAsia"/>
                <w:b/>
                <w:color w:val="FFFFFF"/>
                <w:sz w:val="16"/>
              </w:rPr>
              <w:t>→</w:t>
            </w:r>
            <w:r w:rsidRPr="006F7F48">
              <w:rPr>
                <w:rFonts w:hint="eastAsia"/>
                <w:b/>
                <w:color w:val="FFFFFF"/>
                <w:sz w:val="16"/>
              </w:rPr>
              <w:t xml:space="preserve"> IT </w:t>
            </w:r>
            <w:r w:rsidRPr="00953F39">
              <w:rPr>
                <w:rFonts w:hint="eastAsia"/>
                <w:b/>
                <w:i/>
                <w:color w:val="FFFFFF"/>
                <w:sz w:val="16"/>
              </w:rPr>
              <w:t>capability</w:t>
            </w:r>
          </w:p>
        </w:tc>
        <w:tc>
          <w:tcPr>
            <w:tcW w:w="825" w:type="dxa"/>
            <w:shd w:val="clear" w:color="17365D" w:fill="17365D"/>
          </w:tcPr>
          <w:p w14:paraId="60E1FA05" w14:textId="4D99939C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Expected outcome &amp; value</w:t>
            </w:r>
          </w:p>
        </w:tc>
        <w:tc>
          <w:tcPr>
            <w:tcW w:w="825" w:type="dxa"/>
            <w:shd w:val="clear" w:color="17365D" w:fill="17365D"/>
          </w:tcPr>
          <w:p w14:paraId="584186B4" w14:textId="17C0AB67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Risk reduction</w:t>
            </w:r>
          </w:p>
        </w:tc>
        <w:tc>
          <w:tcPr>
            <w:tcW w:w="825" w:type="dxa"/>
            <w:shd w:val="clear" w:color="17365D" w:fill="17365D"/>
          </w:tcPr>
          <w:p w14:paraId="64D98F04" w14:textId="557C5F31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Complexity</w:t>
            </w:r>
          </w:p>
        </w:tc>
        <w:tc>
          <w:tcPr>
            <w:tcW w:w="826" w:type="dxa"/>
            <w:shd w:val="clear" w:color="17365D" w:fill="17365D"/>
          </w:tcPr>
          <w:p w14:paraId="09506E50" w14:textId="1F5CAD4D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Invest</w:t>
            </w:r>
            <w:r w:rsidRPr="006F7F48">
              <w:rPr>
                <w:b/>
                <w:color w:val="FFFFFF"/>
                <w:sz w:val="16"/>
              </w:rPr>
              <w:t xml:space="preserve">. </w:t>
            </w:r>
            <w:r w:rsidRPr="00953F39">
              <w:rPr>
                <w:b/>
                <w:i/>
                <w:color w:val="FFFFFF"/>
                <w:sz w:val="16"/>
              </w:rPr>
              <w:t>band</w:t>
            </w:r>
          </w:p>
        </w:tc>
        <w:tc>
          <w:tcPr>
            <w:tcW w:w="826" w:type="dxa"/>
            <w:shd w:val="clear" w:color="17365D" w:fill="17365D"/>
          </w:tcPr>
          <w:p w14:paraId="6DA4AF14" w14:textId="417115ED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Score</w:t>
            </w:r>
            <w:r w:rsidRPr="006F7F48">
              <w:rPr>
                <w:b/>
                <w:color w:val="FFFFFF"/>
                <w:sz w:val="16"/>
              </w:rPr>
              <w:t xml:space="preserve"> / Pri</w:t>
            </w:r>
          </w:p>
        </w:tc>
        <w:tc>
          <w:tcPr>
            <w:tcW w:w="826" w:type="dxa"/>
            <w:shd w:val="clear" w:color="17365D" w:fill="17365D"/>
          </w:tcPr>
          <w:p w14:paraId="61DD7F0F" w14:textId="2A62EC5B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Dependency</w:t>
            </w:r>
          </w:p>
        </w:tc>
        <w:tc>
          <w:tcPr>
            <w:tcW w:w="826" w:type="dxa"/>
            <w:shd w:val="clear" w:color="17365D" w:fill="17365D"/>
          </w:tcPr>
          <w:p w14:paraId="096058C4" w14:textId="30122EEF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Owner</w:t>
            </w:r>
          </w:p>
        </w:tc>
        <w:tc>
          <w:tcPr>
            <w:tcW w:w="826" w:type="dxa"/>
            <w:shd w:val="clear" w:color="17365D" w:fill="17365D"/>
          </w:tcPr>
          <w:p w14:paraId="503A0369" w14:textId="449F526D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Target year</w:t>
            </w:r>
          </w:p>
        </w:tc>
      </w:tr>
      <w:tr w:rsidR="009C1562" w:rsidRPr="0006352E" w14:paraId="682C24D9" w14:textId="77777777" w:rsidTr="0006352E">
        <w:tc>
          <w:tcPr>
            <w:tcW w:w="825" w:type="dxa"/>
          </w:tcPr>
          <w:p w14:paraId="426D4619" w14:textId="2F2A0401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IT-10 CRM &amp; </w:t>
            </w:r>
            <w:r w:rsidRPr="00953F39">
              <w:rPr>
                <w:b/>
                <w:i/>
                <w:color w:val="000000"/>
                <w:sz w:val="16"/>
              </w:rPr>
              <w:t>Tenant Engagement</w:t>
            </w:r>
          </w:p>
        </w:tc>
        <w:tc>
          <w:tcPr>
            <w:tcW w:w="825" w:type="dxa"/>
          </w:tcPr>
          <w:p w14:paraId="7526FD54" w14:textId="79E85D1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Hubungan </w:t>
            </w:r>
            <w:r w:rsidRPr="00953F39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 tidak terkelola sistematis</w:t>
            </w:r>
          </w:p>
        </w:tc>
        <w:tc>
          <w:tcPr>
            <w:tcW w:w="825" w:type="dxa"/>
          </w:tcPr>
          <w:p w14:paraId="73D16DF5" w14:textId="6249686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SO4</w:t>
            </w:r>
          </w:p>
        </w:tc>
        <w:tc>
          <w:tcPr>
            <w:tcW w:w="825" w:type="dxa"/>
          </w:tcPr>
          <w:p w14:paraId="4474462A" w14:textId="3536C76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Tenant</w:t>
            </w:r>
            <w:r w:rsidRPr="006F7F48">
              <w:rPr>
                <w:rFonts w:hint="eastAsia"/>
                <w:color w:val="000000"/>
                <w:sz w:val="16"/>
              </w:rPr>
              <w:t xml:space="preserve"> relationship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CRM, survei, SLA</w:t>
            </w:r>
          </w:p>
        </w:tc>
        <w:tc>
          <w:tcPr>
            <w:tcW w:w="825" w:type="dxa"/>
          </w:tcPr>
          <w:p w14:paraId="3BB4A455" w14:textId="118BA22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Retensi </w:t>
            </w:r>
            <w:r w:rsidRPr="00953F39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; </w:t>
            </w:r>
            <w:r w:rsidRPr="00953F39">
              <w:rPr>
                <w:i/>
                <w:color w:val="000000"/>
                <w:sz w:val="16"/>
              </w:rPr>
              <w:t>charter</w:t>
            </w:r>
            <w:r w:rsidRPr="006F7F48">
              <w:rPr>
                <w:color w:val="000000"/>
                <w:sz w:val="16"/>
              </w:rPr>
              <w:t xml:space="preserve"> RJPP CRM [F], dimajukan ke 2027</w:t>
            </w:r>
          </w:p>
        </w:tc>
        <w:tc>
          <w:tcPr>
            <w:tcW w:w="825" w:type="dxa"/>
          </w:tcPr>
          <w:p w14:paraId="1C111A03" w14:textId="34D8FB8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5" w:type="dxa"/>
          </w:tcPr>
          <w:p w14:paraId="571FA35B" w14:textId="033539F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73CAB1B9" w14:textId="2BFD71C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FE699" w:fill="FFE699"/>
          </w:tcPr>
          <w:p w14:paraId="4210F3FA" w14:textId="3501B55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74 / P2</w:t>
            </w:r>
          </w:p>
        </w:tc>
        <w:tc>
          <w:tcPr>
            <w:tcW w:w="826" w:type="dxa"/>
          </w:tcPr>
          <w:p w14:paraId="1F6C9BB5" w14:textId="1D97566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IT-07</w:t>
            </w:r>
          </w:p>
        </w:tc>
        <w:tc>
          <w:tcPr>
            <w:tcW w:w="826" w:type="dxa"/>
          </w:tcPr>
          <w:p w14:paraId="249E3916" w14:textId="51DA67F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Pemasaran &amp; Penjualan</w:t>
            </w:r>
          </w:p>
        </w:tc>
        <w:tc>
          <w:tcPr>
            <w:tcW w:w="826" w:type="dxa"/>
          </w:tcPr>
          <w:p w14:paraId="6500BBA9" w14:textId="42D236B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2027–29</w:t>
            </w:r>
          </w:p>
        </w:tc>
      </w:tr>
      <w:tr w:rsidR="009C1562" w:rsidRPr="0006352E" w14:paraId="32BD9BBD" w14:textId="77777777" w:rsidTr="0006352E">
        <w:tc>
          <w:tcPr>
            <w:tcW w:w="825" w:type="dxa"/>
          </w:tcPr>
          <w:p w14:paraId="008E8C9A" w14:textId="6467AD21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IT-11 </w:t>
            </w:r>
            <w:r w:rsidR="00BD6CF4" w:rsidRPr="00BD6CF4">
              <w:rPr>
                <w:b/>
                <w:color w:val="000000"/>
                <w:sz w:val="16"/>
              </w:rPr>
              <w:t>SAP Inti + Odoo Operasional</w:t>
            </w:r>
          </w:p>
        </w:tc>
        <w:tc>
          <w:tcPr>
            <w:tcW w:w="825" w:type="dxa"/>
          </w:tcPr>
          <w:p w14:paraId="77B49568" w14:textId="5B7F8A5E" w:rsidR="009C1562" w:rsidRPr="006F7F48" w:rsidRDefault="00BD6CF4" w:rsidP="00F345FF">
            <w:pPr>
              <w:spacing w:after="160"/>
              <w:rPr>
                <w:color w:val="000000"/>
                <w:sz w:val="16"/>
              </w:rPr>
            </w:pPr>
            <w:r w:rsidRPr="00BD6CF4">
              <w:rPr>
                <w:color w:val="000000"/>
                <w:sz w:val="16"/>
              </w:rPr>
              <w:t>SAP terbatas FI/HC; proses operasional</w:t>
            </w:r>
            <w:r w:rsidR="009C1562" w:rsidRPr="006F7F48">
              <w:rPr>
                <w:color w:val="000000"/>
                <w:sz w:val="16"/>
              </w:rPr>
              <w:t xml:space="preserve"> terfragmentasi</w:t>
            </w:r>
          </w:p>
        </w:tc>
        <w:tc>
          <w:tcPr>
            <w:tcW w:w="825" w:type="dxa"/>
          </w:tcPr>
          <w:p w14:paraId="65D4B017" w14:textId="46C8A15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SO3</w:t>
            </w:r>
          </w:p>
        </w:tc>
        <w:tc>
          <w:tcPr>
            <w:tcW w:w="825" w:type="dxa"/>
          </w:tcPr>
          <w:p w14:paraId="2B744A95" w14:textId="5AD0469C" w:rsidR="009C1562" w:rsidRPr="006F7F48" w:rsidRDefault="00514C21" w:rsidP="00F345FF">
            <w:pPr>
              <w:spacing w:after="160"/>
              <w:rPr>
                <w:color w:val="000000"/>
                <w:sz w:val="16"/>
              </w:rPr>
            </w:pPr>
            <w:r w:rsidRPr="00514C21">
              <w:rPr>
                <w:i/>
                <w:color w:val="000000"/>
                <w:sz w:val="16"/>
              </w:rPr>
              <w:t>SAP FI/HC dipertahankan; Odoo untuk procure-to-pay, kontrak-ke-tagihan dan maintenance, terintegrasi ke SAP FI</w:t>
            </w:r>
          </w:p>
        </w:tc>
        <w:tc>
          <w:tcPr>
            <w:tcW w:w="825" w:type="dxa"/>
          </w:tcPr>
          <w:p w14:paraId="275E0302" w14:textId="1D781D2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Closing</w:t>
            </w:r>
            <w:r w:rsidRPr="006F7F48">
              <w:rPr>
                <w:color w:val="000000"/>
                <w:sz w:val="16"/>
              </w:rPr>
              <w:t xml:space="preserve"> lebih cepat; </w:t>
            </w:r>
            <w:r w:rsidRPr="00953F39">
              <w:rPr>
                <w:i/>
                <w:color w:val="000000"/>
                <w:sz w:val="16"/>
              </w:rPr>
              <w:t>talent pool</w:t>
            </w:r>
            <w:r w:rsidRPr="006F7F48">
              <w:rPr>
                <w:color w:val="000000"/>
                <w:sz w:val="16"/>
              </w:rPr>
              <w:t xml:space="preserve"> [F]</w:t>
            </w:r>
          </w:p>
        </w:tc>
        <w:tc>
          <w:tcPr>
            <w:tcW w:w="825" w:type="dxa"/>
          </w:tcPr>
          <w:p w14:paraId="5CA62523" w14:textId="240249F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6CEB9F81" w14:textId="06DC4D7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6" w:type="dxa"/>
          </w:tcPr>
          <w:p w14:paraId="2653185E" w14:textId="4C93B12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</w:t>
            </w:r>
          </w:p>
        </w:tc>
        <w:tc>
          <w:tcPr>
            <w:tcW w:w="826" w:type="dxa"/>
            <w:shd w:val="clear" w:color="FFE699" w:fill="FFE699"/>
          </w:tcPr>
          <w:p w14:paraId="5CDA9567" w14:textId="5901165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71 / P2</w:t>
            </w:r>
          </w:p>
        </w:tc>
        <w:tc>
          <w:tcPr>
            <w:tcW w:w="826" w:type="dxa"/>
          </w:tcPr>
          <w:p w14:paraId="48A286A8" w14:textId="19C2DF4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IT-13</w:t>
            </w:r>
          </w:p>
        </w:tc>
        <w:tc>
          <w:tcPr>
            <w:tcW w:w="826" w:type="dxa"/>
          </w:tcPr>
          <w:p w14:paraId="1E14A6A3" w14:textId="63FC47D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Keuangan / SDM</w:t>
            </w:r>
          </w:p>
        </w:tc>
        <w:tc>
          <w:tcPr>
            <w:tcW w:w="826" w:type="dxa"/>
          </w:tcPr>
          <w:p w14:paraId="19497942" w14:textId="605CBA8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2028–29</w:t>
            </w:r>
          </w:p>
        </w:tc>
      </w:tr>
      <w:tr w:rsidR="009C1562" w:rsidRPr="0006352E" w14:paraId="12B0D81D" w14:textId="77777777" w:rsidTr="0006352E">
        <w:tc>
          <w:tcPr>
            <w:tcW w:w="825" w:type="dxa"/>
          </w:tcPr>
          <w:p w14:paraId="2F0C756E" w14:textId="606D9CF2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IT-12 DMS &amp; </w:t>
            </w:r>
            <w:r w:rsidRPr="00953F39">
              <w:rPr>
                <w:b/>
                <w:i/>
                <w:color w:val="000000"/>
                <w:sz w:val="16"/>
              </w:rPr>
              <w:t>Workflow</w:t>
            </w:r>
          </w:p>
        </w:tc>
        <w:tc>
          <w:tcPr>
            <w:tcW w:w="825" w:type="dxa"/>
          </w:tcPr>
          <w:p w14:paraId="0C01D9A7" w14:textId="682AD51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Dokumen &amp; persetujuan berbasis kertas</w:t>
            </w:r>
          </w:p>
        </w:tc>
        <w:tc>
          <w:tcPr>
            <w:tcW w:w="825" w:type="dxa"/>
          </w:tcPr>
          <w:p w14:paraId="3E07833B" w14:textId="4E3CCF4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SO3</w:t>
            </w:r>
          </w:p>
        </w:tc>
        <w:tc>
          <w:tcPr>
            <w:tcW w:w="825" w:type="dxa"/>
          </w:tcPr>
          <w:p w14:paraId="414244AD" w14:textId="0DE7E7E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Document &amp; workflow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DMS, </w:t>
            </w:r>
            <w:r w:rsidRPr="00953F39">
              <w:rPr>
                <w:rFonts w:hint="eastAsia"/>
                <w:i/>
                <w:color w:val="000000"/>
                <w:sz w:val="16"/>
              </w:rPr>
              <w:t>e-sign</w:t>
            </w:r>
          </w:p>
        </w:tc>
        <w:tc>
          <w:tcPr>
            <w:tcW w:w="825" w:type="dxa"/>
          </w:tcPr>
          <w:p w14:paraId="26517D50" w14:textId="14B842F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Siklus persetujuan lebih cepat; jejak audit</w:t>
            </w:r>
          </w:p>
        </w:tc>
        <w:tc>
          <w:tcPr>
            <w:tcW w:w="825" w:type="dxa"/>
          </w:tcPr>
          <w:p w14:paraId="1F411F16" w14:textId="7BEEB4F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20524B3D" w14:textId="0FA1EF8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101D1823" w14:textId="526FE37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FE699" w:fill="FFE699"/>
          </w:tcPr>
          <w:p w14:paraId="4733BA4D" w14:textId="2977288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72 / P2</w:t>
            </w:r>
          </w:p>
        </w:tc>
        <w:tc>
          <w:tcPr>
            <w:tcW w:w="826" w:type="dxa"/>
          </w:tcPr>
          <w:p w14:paraId="267EEFAB" w14:textId="5B59742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IT-04</w:t>
            </w:r>
          </w:p>
        </w:tc>
        <w:tc>
          <w:tcPr>
            <w:tcW w:w="826" w:type="dxa"/>
          </w:tcPr>
          <w:p w14:paraId="6EBD48D6" w14:textId="11CA5BE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Sekretariat Perusahaan</w:t>
            </w:r>
          </w:p>
        </w:tc>
        <w:tc>
          <w:tcPr>
            <w:tcW w:w="826" w:type="dxa"/>
          </w:tcPr>
          <w:p w14:paraId="6EA03226" w14:textId="1B34954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2027–28</w:t>
            </w:r>
          </w:p>
        </w:tc>
      </w:tr>
      <w:tr w:rsidR="009C1562" w:rsidRPr="0006352E" w14:paraId="5E558D7B" w14:textId="77777777" w:rsidTr="0006352E">
        <w:tc>
          <w:tcPr>
            <w:tcW w:w="825" w:type="dxa"/>
          </w:tcPr>
          <w:p w14:paraId="255F9133" w14:textId="4B50390F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IT-13 </w:t>
            </w:r>
            <w:r w:rsidRPr="00953F39">
              <w:rPr>
                <w:b/>
                <w:i/>
                <w:color w:val="000000"/>
                <w:sz w:val="16"/>
              </w:rPr>
              <w:t>Integration Platform</w:t>
            </w:r>
            <w:r w:rsidRPr="006F7F48">
              <w:rPr>
                <w:b/>
                <w:color w:val="000000"/>
                <w:sz w:val="16"/>
              </w:rPr>
              <w:t xml:space="preserve"> (API)</w:t>
            </w:r>
          </w:p>
        </w:tc>
        <w:tc>
          <w:tcPr>
            <w:tcW w:w="825" w:type="dxa"/>
          </w:tcPr>
          <w:p w14:paraId="5E522200" w14:textId="5FA9D3F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Integrasi </w:t>
            </w:r>
            <w:r w:rsidRPr="00953F39">
              <w:rPr>
                <w:i/>
                <w:color w:val="000000"/>
                <w:sz w:val="16"/>
              </w:rPr>
              <w:t>point-to-point</w:t>
            </w:r>
          </w:p>
        </w:tc>
        <w:tc>
          <w:tcPr>
            <w:tcW w:w="825" w:type="dxa"/>
          </w:tcPr>
          <w:p w14:paraId="0FEF36FD" w14:textId="113634B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SO3</w:t>
            </w:r>
          </w:p>
        </w:tc>
        <w:tc>
          <w:tcPr>
            <w:tcW w:w="825" w:type="dxa"/>
          </w:tcPr>
          <w:p w14:paraId="671D4B58" w14:textId="679196A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Integration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API platform</w:t>
            </w:r>
          </w:p>
        </w:tc>
        <w:tc>
          <w:tcPr>
            <w:tcW w:w="825" w:type="dxa"/>
          </w:tcPr>
          <w:p w14:paraId="69E05B17" w14:textId="574DE27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Integrasi dapat dipakai ulang; </w:t>
            </w:r>
            <w:r w:rsidRPr="00953F39">
              <w:rPr>
                <w:i/>
                <w:color w:val="000000"/>
                <w:sz w:val="16"/>
              </w:rPr>
              <w:t>time-to-integrate</w:t>
            </w:r>
            <w:r w:rsidRPr="006F7F48">
              <w:rPr>
                <w:color w:val="000000"/>
                <w:sz w:val="16"/>
              </w:rPr>
              <w:t xml:space="preserve"> turun</w:t>
            </w:r>
          </w:p>
        </w:tc>
        <w:tc>
          <w:tcPr>
            <w:tcW w:w="825" w:type="dxa"/>
          </w:tcPr>
          <w:p w14:paraId="5F135F50" w14:textId="61F56F2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053C77BA" w14:textId="1FB6246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7BC9D11D" w14:textId="299F593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FE699" w:fill="FFE699"/>
          </w:tcPr>
          <w:p w14:paraId="08684EBC" w14:textId="612E45A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65 / P2</w:t>
            </w:r>
          </w:p>
        </w:tc>
        <w:tc>
          <w:tcPr>
            <w:tcW w:w="826" w:type="dxa"/>
          </w:tcPr>
          <w:p w14:paraId="24A125E4" w14:textId="4732299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IT-05</w:t>
            </w:r>
          </w:p>
        </w:tc>
        <w:tc>
          <w:tcPr>
            <w:tcW w:w="826" w:type="dxa"/>
          </w:tcPr>
          <w:p w14:paraId="55375A05" w14:textId="6A72B2F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826" w:type="dxa"/>
          </w:tcPr>
          <w:p w14:paraId="47854284" w14:textId="0B4C4980" w:rsidR="009C1562" w:rsidRPr="006F7F48" w:rsidRDefault="002012DE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2027–28</w:t>
            </w:r>
          </w:p>
        </w:tc>
      </w:tr>
      <w:tr w:rsidR="009C1562" w:rsidRPr="0006352E" w14:paraId="649097D6" w14:textId="77777777" w:rsidTr="0006352E">
        <w:tc>
          <w:tcPr>
            <w:tcW w:w="825" w:type="dxa"/>
          </w:tcPr>
          <w:p w14:paraId="1321851F" w14:textId="4DABA628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lastRenderedPageBreak/>
              <w:t xml:space="preserve">IT-14 </w:t>
            </w:r>
            <w:r w:rsidRPr="00953F39">
              <w:rPr>
                <w:b/>
                <w:i/>
                <w:color w:val="000000"/>
                <w:sz w:val="16"/>
              </w:rPr>
              <w:t>Data Governance &amp; Data Platform</w:t>
            </w:r>
            <w:r w:rsidRPr="006F7F48">
              <w:rPr>
                <w:b/>
                <w:color w:val="000000"/>
                <w:sz w:val="16"/>
              </w:rPr>
              <w:t>/BI</w:t>
            </w:r>
          </w:p>
        </w:tc>
        <w:tc>
          <w:tcPr>
            <w:tcW w:w="825" w:type="dxa"/>
          </w:tcPr>
          <w:p w14:paraId="07FCBD26" w14:textId="4D123B5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Data tidak konsisten antar divisi</w:t>
            </w:r>
          </w:p>
        </w:tc>
        <w:tc>
          <w:tcPr>
            <w:tcW w:w="825" w:type="dxa"/>
          </w:tcPr>
          <w:p w14:paraId="05F107D7" w14:textId="4F7BB7F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SO6</w:t>
            </w:r>
          </w:p>
        </w:tc>
        <w:tc>
          <w:tcPr>
            <w:tcW w:w="825" w:type="dxa"/>
          </w:tcPr>
          <w:p w14:paraId="0AC67CF4" w14:textId="584DA1D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Decision support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data governance</w:t>
            </w:r>
            <w:r w:rsidRPr="006F7F48">
              <w:rPr>
                <w:rFonts w:hint="eastAsia"/>
                <w:color w:val="000000"/>
                <w:sz w:val="16"/>
              </w:rPr>
              <w:t>, platform, BI</w:t>
            </w:r>
          </w:p>
        </w:tc>
        <w:tc>
          <w:tcPr>
            <w:tcW w:w="825" w:type="dxa"/>
          </w:tcPr>
          <w:p w14:paraId="7BB458CE" w14:textId="3546EC3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Single source of truth</w:t>
            </w:r>
            <w:r w:rsidRPr="006F7F48">
              <w:rPr>
                <w:color w:val="000000"/>
                <w:sz w:val="16"/>
              </w:rPr>
              <w:t xml:space="preserve">; </w:t>
            </w:r>
            <w:r w:rsidRPr="00953F39">
              <w:rPr>
                <w:i/>
                <w:color w:val="000000"/>
                <w:sz w:val="16"/>
              </w:rPr>
              <w:t>dashboard</w:t>
            </w:r>
            <w:r w:rsidRPr="006F7F48">
              <w:rPr>
                <w:color w:val="000000"/>
                <w:sz w:val="16"/>
              </w:rPr>
              <w:t xml:space="preserve"> Direksi</w:t>
            </w:r>
          </w:p>
        </w:tc>
        <w:tc>
          <w:tcPr>
            <w:tcW w:w="825" w:type="dxa"/>
          </w:tcPr>
          <w:p w14:paraId="50BFD191" w14:textId="7CE16A9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69D795BE" w14:textId="6EC26CC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6" w:type="dxa"/>
          </w:tcPr>
          <w:p w14:paraId="0E9893B6" w14:textId="33D322C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</w:t>
            </w:r>
          </w:p>
        </w:tc>
        <w:tc>
          <w:tcPr>
            <w:tcW w:w="826" w:type="dxa"/>
            <w:shd w:val="clear" w:color="FFE699" w:fill="FFE699"/>
          </w:tcPr>
          <w:p w14:paraId="0E675FFF" w14:textId="45E9C6B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73 / P2</w:t>
            </w:r>
          </w:p>
        </w:tc>
        <w:tc>
          <w:tcPr>
            <w:tcW w:w="826" w:type="dxa"/>
          </w:tcPr>
          <w:p w14:paraId="2EDA79ED" w14:textId="347A456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IT-13</w:t>
            </w:r>
          </w:p>
        </w:tc>
        <w:tc>
          <w:tcPr>
            <w:tcW w:w="826" w:type="dxa"/>
          </w:tcPr>
          <w:p w14:paraId="0E844D18" w14:textId="51C6881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SEVP </w:t>
            </w:r>
            <w:r w:rsidRPr="00953F39">
              <w:rPr>
                <w:i/>
                <w:color w:val="000000"/>
                <w:sz w:val="16"/>
              </w:rPr>
              <w:t>Business Support</w:t>
            </w:r>
          </w:p>
        </w:tc>
        <w:tc>
          <w:tcPr>
            <w:tcW w:w="826" w:type="dxa"/>
          </w:tcPr>
          <w:p w14:paraId="048E5CF3" w14:textId="485EDEB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2028–29</w:t>
            </w:r>
          </w:p>
        </w:tc>
      </w:tr>
      <w:tr w:rsidR="009C1562" w:rsidRPr="0006352E" w14:paraId="394ABA35" w14:textId="77777777" w:rsidTr="0006352E">
        <w:tc>
          <w:tcPr>
            <w:tcW w:w="825" w:type="dxa"/>
          </w:tcPr>
          <w:p w14:paraId="1A1DEA79" w14:textId="7A934448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IT-15 </w:t>
            </w:r>
            <w:r w:rsidRPr="00953F39">
              <w:rPr>
                <w:b/>
                <w:i/>
                <w:color w:val="000000"/>
                <w:sz w:val="16"/>
              </w:rPr>
              <w:t>Estate</w:t>
            </w:r>
            <w:r w:rsidRPr="006F7F48">
              <w:rPr>
                <w:b/>
                <w:color w:val="000000"/>
                <w:sz w:val="16"/>
              </w:rPr>
              <w:t xml:space="preserve"> GIS &amp; </w:t>
            </w:r>
            <w:r w:rsidRPr="00953F39">
              <w:rPr>
                <w:b/>
                <w:i/>
                <w:color w:val="000000"/>
                <w:sz w:val="16"/>
              </w:rPr>
              <w:t>Asset Registry</w:t>
            </w:r>
          </w:p>
        </w:tc>
        <w:tc>
          <w:tcPr>
            <w:tcW w:w="825" w:type="dxa"/>
          </w:tcPr>
          <w:p w14:paraId="08B8F5DB" w14:textId="7EAF7FA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Data lahan &amp; aset tersebar</w:t>
            </w:r>
          </w:p>
        </w:tc>
        <w:tc>
          <w:tcPr>
            <w:tcW w:w="825" w:type="dxa"/>
          </w:tcPr>
          <w:p w14:paraId="3ABC9A7E" w14:textId="2DC03EE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SO5</w:t>
            </w:r>
          </w:p>
        </w:tc>
        <w:tc>
          <w:tcPr>
            <w:tcW w:w="825" w:type="dxa"/>
          </w:tcPr>
          <w:p w14:paraId="707F95A2" w14:textId="4339B75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Land &amp; asset</w:t>
            </w:r>
            <w:r w:rsidRPr="006F7F48">
              <w:rPr>
                <w:rFonts w:hint="eastAsia"/>
                <w:color w:val="000000"/>
                <w:sz w:val="16"/>
              </w:rPr>
              <w:t xml:space="preserve"> mgmt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GIS &amp; </w:t>
            </w:r>
            <w:r w:rsidRPr="00953F39">
              <w:rPr>
                <w:rFonts w:hint="eastAsia"/>
                <w:i/>
                <w:color w:val="000000"/>
                <w:sz w:val="16"/>
              </w:rPr>
              <w:t>registry</w:t>
            </w:r>
          </w:p>
        </w:tc>
        <w:tc>
          <w:tcPr>
            <w:tcW w:w="825" w:type="dxa"/>
          </w:tcPr>
          <w:p w14:paraId="699C5B17" w14:textId="183AC6B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Peta tunggal untuk pemasaran &amp; operasi</w:t>
            </w:r>
          </w:p>
        </w:tc>
        <w:tc>
          <w:tcPr>
            <w:tcW w:w="825" w:type="dxa"/>
          </w:tcPr>
          <w:p w14:paraId="2E5F6922" w14:textId="21E632F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5" w:type="dxa"/>
          </w:tcPr>
          <w:p w14:paraId="1D5106C9" w14:textId="173E41C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487E00CB" w14:textId="4A6EB93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FE699" w:fill="FFE699"/>
          </w:tcPr>
          <w:p w14:paraId="24F1594B" w14:textId="14C4AD8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70 / P2</w:t>
            </w:r>
          </w:p>
        </w:tc>
        <w:tc>
          <w:tcPr>
            <w:tcW w:w="826" w:type="dxa"/>
          </w:tcPr>
          <w:p w14:paraId="59FB5B26" w14:textId="5842DF0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—</w:t>
            </w:r>
          </w:p>
        </w:tc>
        <w:tc>
          <w:tcPr>
            <w:tcW w:w="826" w:type="dxa"/>
          </w:tcPr>
          <w:p w14:paraId="1AE4B6E5" w14:textId="1871E89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Pengembangan Kawasan</w:t>
            </w:r>
          </w:p>
        </w:tc>
        <w:tc>
          <w:tcPr>
            <w:tcW w:w="826" w:type="dxa"/>
          </w:tcPr>
          <w:p w14:paraId="53492CDB" w14:textId="64F5417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2027–28</w:t>
            </w:r>
          </w:p>
        </w:tc>
      </w:tr>
      <w:tr w:rsidR="009C1562" w:rsidRPr="0006352E" w14:paraId="1FAA0685" w14:textId="77777777" w:rsidTr="0006352E">
        <w:tc>
          <w:tcPr>
            <w:tcW w:w="825" w:type="dxa"/>
          </w:tcPr>
          <w:p w14:paraId="02D64545" w14:textId="2FDD9D85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IT-16 </w:t>
            </w:r>
            <w:r w:rsidRPr="00953F39">
              <w:rPr>
                <w:b/>
                <w:i/>
                <w:color w:val="000000"/>
                <w:sz w:val="16"/>
              </w:rPr>
              <w:t>Smart Utility</w:t>
            </w:r>
            <w:r w:rsidRPr="006F7F48">
              <w:rPr>
                <w:b/>
                <w:color w:val="000000"/>
                <w:sz w:val="16"/>
              </w:rPr>
              <w:t xml:space="preserve"> IoT &amp; OT/IT </w:t>
            </w:r>
            <w:r w:rsidRPr="00953F39">
              <w:rPr>
                <w:b/>
                <w:i/>
                <w:color w:val="000000"/>
                <w:sz w:val="16"/>
              </w:rPr>
              <w:t>Integration</w:t>
            </w:r>
          </w:p>
        </w:tc>
        <w:tc>
          <w:tcPr>
            <w:tcW w:w="825" w:type="dxa"/>
          </w:tcPr>
          <w:p w14:paraId="712C1C83" w14:textId="63F0B3A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Gangguan utilitas terdeteksi terlambat</w:t>
            </w:r>
          </w:p>
        </w:tc>
        <w:tc>
          <w:tcPr>
            <w:tcW w:w="825" w:type="dxa"/>
          </w:tcPr>
          <w:p w14:paraId="444ED37D" w14:textId="2428302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SO5</w:t>
            </w:r>
          </w:p>
        </w:tc>
        <w:tc>
          <w:tcPr>
            <w:tcW w:w="825" w:type="dxa"/>
          </w:tcPr>
          <w:p w14:paraId="1F144398" w14:textId="34CC545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Utility ops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IoT, SCADA </w:t>
            </w:r>
            <w:r w:rsidRPr="00953F39">
              <w:rPr>
                <w:rFonts w:hint="eastAsia"/>
                <w:i/>
                <w:color w:val="000000"/>
                <w:sz w:val="16"/>
              </w:rPr>
              <w:t>integration</w:t>
            </w:r>
          </w:p>
        </w:tc>
        <w:tc>
          <w:tcPr>
            <w:tcW w:w="825" w:type="dxa"/>
          </w:tcPr>
          <w:p w14:paraId="6771E83F" w14:textId="1DCD217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i/>
                <w:color w:val="000000"/>
                <w:sz w:val="16"/>
              </w:rPr>
              <w:t>Reliability</w:t>
            </w:r>
            <w:r w:rsidRPr="006F7F48">
              <w:rPr>
                <w:color w:val="000000"/>
                <w:sz w:val="16"/>
              </w:rPr>
              <w:t xml:space="preserve"> &gt;99% [F]; </w:t>
            </w:r>
            <w:r w:rsidRPr="00953F39">
              <w:rPr>
                <w:i/>
                <w:color w:val="000000"/>
                <w:sz w:val="16"/>
              </w:rPr>
              <w:t>losses</w:t>
            </w:r>
            <w:r w:rsidRPr="006F7F48">
              <w:rPr>
                <w:color w:val="000000"/>
                <w:sz w:val="16"/>
              </w:rPr>
              <w:t xml:space="preserve"> turun</w:t>
            </w:r>
          </w:p>
        </w:tc>
        <w:tc>
          <w:tcPr>
            <w:tcW w:w="825" w:type="dxa"/>
          </w:tcPr>
          <w:p w14:paraId="17E7A469" w14:textId="618AB0F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5" w:type="dxa"/>
          </w:tcPr>
          <w:p w14:paraId="2C9B1CB9" w14:textId="20B3FDE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6" w:type="dxa"/>
          </w:tcPr>
          <w:p w14:paraId="55A9B11C" w14:textId="3420384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</w:t>
            </w:r>
          </w:p>
        </w:tc>
        <w:tc>
          <w:tcPr>
            <w:tcW w:w="826" w:type="dxa"/>
            <w:shd w:val="clear" w:color="FFE699" w:fill="FFE699"/>
          </w:tcPr>
          <w:p w14:paraId="69FC5915" w14:textId="531C89F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74 / P2</w:t>
            </w:r>
          </w:p>
        </w:tc>
        <w:tc>
          <w:tcPr>
            <w:tcW w:w="826" w:type="dxa"/>
          </w:tcPr>
          <w:p w14:paraId="10F279A3" w14:textId="08E6623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IT-05, IT-03</w:t>
            </w:r>
          </w:p>
        </w:tc>
        <w:tc>
          <w:tcPr>
            <w:tcW w:w="826" w:type="dxa"/>
          </w:tcPr>
          <w:p w14:paraId="4131111F" w14:textId="095381E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Produksi Kawasan / ME&amp;F</w:t>
            </w:r>
          </w:p>
        </w:tc>
        <w:tc>
          <w:tcPr>
            <w:tcW w:w="826" w:type="dxa"/>
          </w:tcPr>
          <w:p w14:paraId="126AA0DD" w14:textId="63AB0FD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2028–30</w:t>
            </w:r>
          </w:p>
        </w:tc>
      </w:tr>
      <w:tr w:rsidR="009C1562" w:rsidRPr="0006352E" w14:paraId="4F5B31DE" w14:textId="77777777" w:rsidTr="0006352E">
        <w:tc>
          <w:tcPr>
            <w:tcW w:w="825" w:type="dxa"/>
          </w:tcPr>
          <w:p w14:paraId="58C8D3B0" w14:textId="348ADF21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IT-17 </w:t>
            </w:r>
            <w:r w:rsidRPr="00953F39">
              <w:rPr>
                <w:b/>
                <w:i/>
                <w:color w:val="000000"/>
                <w:sz w:val="16"/>
              </w:rPr>
              <w:t>Integrated Estate Operations Center</w:t>
            </w:r>
          </w:p>
        </w:tc>
        <w:tc>
          <w:tcPr>
            <w:tcW w:w="825" w:type="dxa"/>
          </w:tcPr>
          <w:p w14:paraId="2B6DE9B2" w14:textId="4E9EC7C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Respons insiden kawasan terfragmentasi</w:t>
            </w:r>
          </w:p>
        </w:tc>
        <w:tc>
          <w:tcPr>
            <w:tcW w:w="825" w:type="dxa"/>
          </w:tcPr>
          <w:p w14:paraId="32AB1493" w14:textId="3C6338D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SO5</w:t>
            </w:r>
          </w:p>
        </w:tc>
        <w:tc>
          <w:tcPr>
            <w:tcW w:w="825" w:type="dxa"/>
          </w:tcPr>
          <w:p w14:paraId="68412D1B" w14:textId="4588939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Estate ops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command center</w:t>
            </w:r>
          </w:p>
        </w:tc>
        <w:tc>
          <w:tcPr>
            <w:tcW w:w="825" w:type="dxa"/>
          </w:tcPr>
          <w:p w14:paraId="276C5F9E" w14:textId="239372A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Koordinasi insiden; </w:t>
            </w:r>
            <w:r w:rsidRPr="00953F39">
              <w:rPr>
                <w:i/>
                <w:color w:val="000000"/>
                <w:sz w:val="16"/>
              </w:rPr>
              <w:t>situational awareness</w:t>
            </w:r>
          </w:p>
        </w:tc>
        <w:tc>
          <w:tcPr>
            <w:tcW w:w="825" w:type="dxa"/>
          </w:tcPr>
          <w:p w14:paraId="039CFF14" w14:textId="6AA3611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38F24B1A" w14:textId="18D08E1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6" w:type="dxa"/>
          </w:tcPr>
          <w:p w14:paraId="4237FE0F" w14:textId="13E6EC6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</w:t>
            </w:r>
          </w:p>
        </w:tc>
        <w:tc>
          <w:tcPr>
            <w:tcW w:w="826" w:type="dxa"/>
            <w:shd w:val="clear" w:color="FFE699" w:fill="FFE699"/>
          </w:tcPr>
          <w:p w14:paraId="791A6894" w14:textId="1D09120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64 / P2</w:t>
            </w:r>
          </w:p>
        </w:tc>
        <w:tc>
          <w:tcPr>
            <w:tcW w:w="826" w:type="dxa"/>
          </w:tcPr>
          <w:p w14:paraId="052ADB86" w14:textId="000556C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IT-15, IT-16</w:t>
            </w:r>
          </w:p>
        </w:tc>
        <w:tc>
          <w:tcPr>
            <w:tcW w:w="826" w:type="dxa"/>
          </w:tcPr>
          <w:p w14:paraId="58344A6B" w14:textId="67DE1D8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SEVP </w:t>
            </w:r>
            <w:r w:rsidRPr="00953F39">
              <w:rPr>
                <w:i/>
                <w:color w:val="000000"/>
                <w:sz w:val="16"/>
              </w:rPr>
              <w:t>Operation</w:t>
            </w:r>
          </w:p>
        </w:tc>
        <w:tc>
          <w:tcPr>
            <w:tcW w:w="826" w:type="dxa"/>
          </w:tcPr>
          <w:p w14:paraId="6917C130" w14:textId="4F1EAD3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2029–30</w:t>
            </w:r>
          </w:p>
        </w:tc>
      </w:tr>
      <w:tr w:rsidR="009C1562" w:rsidRPr="0006352E" w14:paraId="3AC6815F" w14:textId="77777777" w:rsidTr="0006352E">
        <w:tc>
          <w:tcPr>
            <w:tcW w:w="825" w:type="dxa"/>
          </w:tcPr>
          <w:p w14:paraId="7894ECE8" w14:textId="66E7E607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IT-18 </w:t>
            </w:r>
            <w:r w:rsidRPr="00953F39">
              <w:rPr>
                <w:b/>
                <w:i/>
                <w:color w:val="000000"/>
                <w:sz w:val="16"/>
              </w:rPr>
              <w:t>Energy</w:t>
            </w:r>
            <w:r w:rsidRPr="006F7F48">
              <w:rPr>
                <w:b/>
                <w:color w:val="000000"/>
                <w:sz w:val="16"/>
              </w:rPr>
              <w:t xml:space="preserve">, </w:t>
            </w:r>
            <w:r w:rsidRPr="00953F39">
              <w:rPr>
                <w:b/>
                <w:i/>
                <w:color w:val="000000"/>
                <w:sz w:val="16"/>
              </w:rPr>
              <w:t>Emission &amp; Carbon</w:t>
            </w:r>
            <w:r w:rsidRPr="006F7F48">
              <w:rPr>
                <w:b/>
                <w:color w:val="000000"/>
                <w:sz w:val="16"/>
              </w:rPr>
              <w:t xml:space="preserve"> MRV</w:t>
            </w:r>
          </w:p>
        </w:tc>
        <w:tc>
          <w:tcPr>
            <w:tcW w:w="825" w:type="dxa"/>
          </w:tcPr>
          <w:p w14:paraId="045189A1" w14:textId="69708C9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Data energi-emisi tidak terverifikasi</w:t>
            </w:r>
          </w:p>
        </w:tc>
        <w:tc>
          <w:tcPr>
            <w:tcW w:w="825" w:type="dxa"/>
          </w:tcPr>
          <w:p w14:paraId="47199704" w14:textId="1DCE1B8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SO6</w:t>
            </w:r>
          </w:p>
        </w:tc>
        <w:tc>
          <w:tcPr>
            <w:tcW w:w="825" w:type="dxa"/>
          </w:tcPr>
          <w:p w14:paraId="3BC350C4" w14:textId="0701E28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rFonts w:hint="eastAsia"/>
                <w:color w:val="000000"/>
                <w:sz w:val="16"/>
              </w:rPr>
              <w:t xml:space="preserve">ESG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MRV energi, emisi, karbon</w:t>
            </w:r>
          </w:p>
        </w:tc>
        <w:tc>
          <w:tcPr>
            <w:tcW w:w="825" w:type="dxa"/>
          </w:tcPr>
          <w:p w14:paraId="4EFE40A6" w14:textId="6E5B430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Mendukung </w:t>
            </w:r>
            <w:r w:rsidRPr="00953F39">
              <w:rPr>
                <w:i/>
                <w:color w:val="000000"/>
                <w:sz w:val="16"/>
              </w:rPr>
              <w:t>Green Cluster</w:t>
            </w:r>
            <w:r w:rsidRPr="006F7F48">
              <w:rPr>
                <w:color w:val="000000"/>
                <w:sz w:val="16"/>
              </w:rPr>
              <w:t xml:space="preserve"> &amp; bisnis karbon [F]</w:t>
            </w:r>
          </w:p>
        </w:tc>
        <w:tc>
          <w:tcPr>
            <w:tcW w:w="825" w:type="dxa"/>
          </w:tcPr>
          <w:p w14:paraId="0B030B28" w14:textId="3E267CE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0ECFB1C2" w14:textId="6592168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50E32A1B" w14:textId="307677B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FFE699" w:fill="FFE699"/>
          </w:tcPr>
          <w:p w14:paraId="35D3245A" w14:textId="4BDB259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66 / P2</w:t>
            </w:r>
          </w:p>
        </w:tc>
        <w:tc>
          <w:tcPr>
            <w:tcW w:w="826" w:type="dxa"/>
          </w:tcPr>
          <w:p w14:paraId="002662AC" w14:textId="313E96C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IT-14, IT-16</w:t>
            </w:r>
          </w:p>
        </w:tc>
        <w:tc>
          <w:tcPr>
            <w:tcW w:w="826" w:type="dxa"/>
          </w:tcPr>
          <w:p w14:paraId="5BA40905" w14:textId="492A561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Pengembangan</w:t>
            </w:r>
          </w:p>
        </w:tc>
        <w:tc>
          <w:tcPr>
            <w:tcW w:w="826" w:type="dxa"/>
          </w:tcPr>
          <w:p w14:paraId="3EFAE8EC" w14:textId="78355A0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2029–30</w:t>
            </w:r>
          </w:p>
        </w:tc>
      </w:tr>
    </w:tbl>
    <w:p w14:paraId="42D7E0BB" w14:textId="77777777" w:rsidR="009C1562" w:rsidRDefault="009C156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C1562">
        <w:rPr>
          <w:b/>
          <w:color w:val="1F4E78"/>
          <w:sz w:val="18"/>
        </w:rPr>
        <w:t xml:space="preserve"> 14.5 — </w:t>
      </w:r>
      <w:r w:rsidRPr="00953F39">
        <w:rPr>
          <w:b/>
          <w:i/>
          <w:color w:val="1F4E78"/>
          <w:sz w:val="18"/>
        </w:rPr>
        <w:t>Could Do</w:t>
      </w:r>
      <w:r w:rsidRPr="009C1562">
        <w:rPr>
          <w:b/>
          <w:color w:val="1F4E78"/>
          <w:sz w:val="18"/>
        </w:rPr>
        <w:t xml:space="preserve"> (P3 — </w:t>
      </w:r>
      <w:r w:rsidRPr="00953F39">
        <w:rPr>
          <w:b/>
          <w:i/>
          <w:color w:val="1F4E78"/>
          <w:sz w:val="18"/>
        </w:rPr>
        <w:t>Medium</w:t>
      </w:r>
      <w:r w:rsidRPr="009C1562">
        <w:rPr>
          <w:b/>
          <w:color w:val="1F4E78"/>
          <w:sz w:val="18"/>
        </w:rPr>
        <w:t>)</w:t>
      </w:r>
    </w:p>
    <w:tbl>
      <w:tblPr>
        <w:tblStyle w:val="TableGrid"/>
        <w:tblW w:w="13440" w:type="dxa"/>
        <w:tblLook w:val="04A0" w:firstRow="1" w:lastRow="0" w:firstColumn="1" w:lastColumn="0" w:noHBand="0" w:noVBand="1"/>
      </w:tblPr>
      <w:tblGrid>
        <w:gridCol w:w="1166"/>
        <w:gridCol w:w="987"/>
        <w:gridCol w:w="900"/>
        <w:gridCol w:w="1651"/>
        <w:gridCol w:w="1225"/>
        <w:gridCol w:w="1006"/>
        <w:gridCol w:w="1147"/>
        <w:gridCol w:w="901"/>
        <w:gridCol w:w="901"/>
        <w:gridCol w:w="1244"/>
        <w:gridCol w:w="1411"/>
        <w:gridCol w:w="901"/>
      </w:tblGrid>
      <w:tr w:rsidR="009C1562" w:rsidRPr="0006352E" w14:paraId="3258E93F" w14:textId="77777777" w:rsidTr="0006352E">
        <w:trPr>
          <w:tblHeader/>
        </w:trPr>
        <w:tc>
          <w:tcPr>
            <w:tcW w:w="825" w:type="dxa"/>
            <w:shd w:val="clear" w:color="17365D" w:fill="17365D"/>
          </w:tcPr>
          <w:p w14:paraId="75EF8DCD" w14:textId="23B782A3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Initiative</w:t>
            </w:r>
          </w:p>
        </w:tc>
        <w:tc>
          <w:tcPr>
            <w:tcW w:w="825" w:type="dxa"/>
            <w:shd w:val="clear" w:color="17365D" w:fill="17365D"/>
          </w:tcPr>
          <w:p w14:paraId="021FE11F" w14:textId="521B7AE9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Business problem</w:t>
            </w:r>
          </w:p>
        </w:tc>
        <w:tc>
          <w:tcPr>
            <w:tcW w:w="825" w:type="dxa"/>
            <w:shd w:val="clear" w:color="17365D" w:fill="17365D"/>
          </w:tcPr>
          <w:p w14:paraId="1C0C081A" w14:textId="0347125E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SO</w:t>
            </w:r>
          </w:p>
        </w:tc>
        <w:tc>
          <w:tcPr>
            <w:tcW w:w="825" w:type="dxa"/>
            <w:shd w:val="clear" w:color="17365D" w:fill="17365D"/>
          </w:tcPr>
          <w:p w14:paraId="149F9CE0" w14:textId="58984BD5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rFonts w:hint="eastAsia"/>
                <w:b/>
                <w:i/>
                <w:color w:val="FFFFFF"/>
                <w:sz w:val="16"/>
              </w:rPr>
              <w:t>Business</w:t>
            </w:r>
            <w:r w:rsidRPr="006F7F48">
              <w:rPr>
                <w:rFonts w:hint="eastAsia"/>
                <w:b/>
                <w:color w:val="FFFFFF"/>
                <w:sz w:val="16"/>
              </w:rPr>
              <w:t xml:space="preserve"> </w:t>
            </w:r>
            <w:r w:rsidRPr="006F7F48">
              <w:rPr>
                <w:rFonts w:hint="eastAsia"/>
                <w:b/>
                <w:color w:val="FFFFFF"/>
                <w:sz w:val="16"/>
              </w:rPr>
              <w:t>→</w:t>
            </w:r>
            <w:r w:rsidRPr="006F7F48">
              <w:rPr>
                <w:rFonts w:hint="eastAsia"/>
                <w:b/>
                <w:color w:val="FFFFFF"/>
                <w:sz w:val="16"/>
              </w:rPr>
              <w:t xml:space="preserve"> IT </w:t>
            </w:r>
            <w:r w:rsidRPr="00953F39">
              <w:rPr>
                <w:rFonts w:hint="eastAsia"/>
                <w:b/>
                <w:i/>
                <w:color w:val="FFFFFF"/>
                <w:sz w:val="16"/>
              </w:rPr>
              <w:t>capability</w:t>
            </w:r>
          </w:p>
        </w:tc>
        <w:tc>
          <w:tcPr>
            <w:tcW w:w="825" w:type="dxa"/>
            <w:shd w:val="clear" w:color="17365D" w:fill="17365D"/>
          </w:tcPr>
          <w:p w14:paraId="4A51F62C" w14:textId="65A2003F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Expected outcome &amp; value</w:t>
            </w:r>
          </w:p>
        </w:tc>
        <w:tc>
          <w:tcPr>
            <w:tcW w:w="825" w:type="dxa"/>
            <w:shd w:val="clear" w:color="17365D" w:fill="17365D"/>
          </w:tcPr>
          <w:p w14:paraId="455DC3AF" w14:textId="12F067E0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Risk reduction</w:t>
            </w:r>
          </w:p>
        </w:tc>
        <w:tc>
          <w:tcPr>
            <w:tcW w:w="825" w:type="dxa"/>
            <w:shd w:val="clear" w:color="17365D" w:fill="17365D"/>
          </w:tcPr>
          <w:p w14:paraId="3928F847" w14:textId="2BCDC0F0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Complexity</w:t>
            </w:r>
          </w:p>
        </w:tc>
        <w:tc>
          <w:tcPr>
            <w:tcW w:w="826" w:type="dxa"/>
            <w:shd w:val="clear" w:color="17365D" w:fill="17365D"/>
          </w:tcPr>
          <w:p w14:paraId="73C97E40" w14:textId="0F6F7262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Invest</w:t>
            </w:r>
            <w:r w:rsidRPr="006F7F48">
              <w:rPr>
                <w:b/>
                <w:color w:val="FFFFFF"/>
                <w:sz w:val="16"/>
              </w:rPr>
              <w:t xml:space="preserve">. </w:t>
            </w:r>
            <w:r w:rsidRPr="00953F39">
              <w:rPr>
                <w:b/>
                <w:i/>
                <w:color w:val="FFFFFF"/>
                <w:sz w:val="16"/>
              </w:rPr>
              <w:t>band</w:t>
            </w:r>
          </w:p>
        </w:tc>
        <w:tc>
          <w:tcPr>
            <w:tcW w:w="826" w:type="dxa"/>
            <w:shd w:val="clear" w:color="17365D" w:fill="17365D"/>
          </w:tcPr>
          <w:p w14:paraId="13FD61E0" w14:textId="4183E01C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Score</w:t>
            </w:r>
            <w:r w:rsidRPr="006F7F48">
              <w:rPr>
                <w:b/>
                <w:color w:val="FFFFFF"/>
                <w:sz w:val="16"/>
              </w:rPr>
              <w:t xml:space="preserve"> / Pri</w:t>
            </w:r>
          </w:p>
        </w:tc>
        <w:tc>
          <w:tcPr>
            <w:tcW w:w="826" w:type="dxa"/>
            <w:shd w:val="clear" w:color="17365D" w:fill="17365D"/>
          </w:tcPr>
          <w:p w14:paraId="7AA0952E" w14:textId="7B396916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Dependency</w:t>
            </w:r>
          </w:p>
        </w:tc>
        <w:tc>
          <w:tcPr>
            <w:tcW w:w="826" w:type="dxa"/>
            <w:shd w:val="clear" w:color="17365D" w:fill="17365D"/>
          </w:tcPr>
          <w:p w14:paraId="7D87F87F" w14:textId="648165CE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Owner</w:t>
            </w:r>
          </w:p>
        </w:tc>
        <w:tc>
          <w:tcPr>
            <w:tcW w:w="826" w:type="dxa"/>
            <w:shd w:val="clear" w:color="17365D" w:fill="17365D"/>
          </w:tcPr>
          <w:p w14:paraId="64552AD4" w14:textId="532B7091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Target year</w:t>
            </w:r>
          </w:p>
        </w:tc>
      </w:tr>
      <w:tr w:rsidR="009C1562" w:rsidRPr="0006352E" w14:paraId="5B7A3DC1" w14:textId="77777777" w:rsidTr="0006352E">
        <w:tc>
          <w:tcPr>
            <w:tcW w:w="825" w:type="dxa"/>
          </w:tcPr>
          <w:p w14:paraId="17F8F4C0" w14:textId="448A579F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IT-19 </w:t>
            </w:r>
            <w:r w:rsidRPr="00953F39">
              <w:rPr>
                <w:b/>
                <w:i/>
                <w:color w:val="000000"/>
                <w:sz w:val="16"/>
              </w:rPr>
              <w:t>New Business Digital Services</w:t>
            </w:r>
          </w:p>
        </w:tc>
        <w:tc>
          <w:tcPr>
            <w:tcW w:w="825" w:type="dxa"/>
          </w:tcPr>
          <w:p w14:paraId="44D21B94" w14:textId="0A504CA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Bisnis baru butuh reservasi &amp; </w:t>
            </w:r>
            <w:r w:rsidRPr="00953F39">
              <w:rPr>
                <w:i/>
                <w:color w:val="000000"/>
                <w:sz w:val="16"/>
              </w:rPr>
              <w:t>billing</w:t>
            </w:r>
          </w:p>
        </w:tc>
        <w:tc>
          <w:tcPr>
            <w:tcW w:w="825" w:type="dxa"/>
          </w:tcPr>
          <w:p w14:paraId="4B78CE96" w14:textId="459946A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SO4</w:t>
            </w:r>
          </w:p>
        </w:tc>
        <w:tc>
          <w:tcPr>
            <w:tcW w:w="825" w:type="dxa"/>
          </w:tcPr>
          <w:p w14:paraId="749A37D1" w14:textId="243795E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Service commercialisation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booking</w:t>
            </w:r>
            <w:r w:rsidRPr="006F7F48">
              <w:rPr>
                <w:rFonts w:hint="eastAsia"/>
                <w:color w:val="000000"/>
                <w:sz w:val="16"/>
              </w:rPr>
              <w:t xml:space="preserve">, </w:t>
            </w:r>
            <w:r w:rsidRPr="00953F39">
              <w:rPr>
                <w:rFonts w:hint="eastAsia"/>
                <w:i/>
                <w:color w:val="000000"/>
                <w:sz w:val="16"/>
              </w:rPr>
              <w:t>billing</w:t>
            </w:r>
          </w:p>
        </w:tc>
        <w:tc>
          <w:tcPr>
            <w:tcW w:w="825" w:type="dxa"/>
          </w:tcPr>
          <w:p w14:paraId="5B5C3945" w14:textId="4EC9B6F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Mendukung parkir, </w:t>
            </w:r>
            <w:r w:rsidR="00815E42" w:rsidRPr="006F7F48">
              <w:rPr>
                <w:color w:val="000000"/>
                <w:sz w:val="16"/>
              </w:rPr>
              <w:t>pusat konvensi &amp; pameran</w:t>
            </w:r>
            <w:r w:rsidRPr="006F7F48">
              <w:rPr>
                <w:color w:val="000000"/>
                <w:sz w:val="16"/>
              </w:rPr>
              <w:t>, hunian [F]</w:t>
            </w:r>
          </w:p>
        </w:tc>
        <w:tc>
          <w:tcPr>
            <w:tcW w:w="825" w:type="dxa"/>
          </w:tcPr>
          <w:p w14:paraId="7C0DFEEE" w14:textId="0F42F85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5" w:type="dxa"/>
          </w:tcPr>
          <w:p w14:paraId="3FF9DBC2" w14:textId="173E608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6F707F82" w14:textId="4F09C7A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C6E0B4" w:fill="C6E0B4"/>
          </w:tcPr>
          <w:p w14:paraId="49D89CDB" w14:textId="453C21E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51 / P3</w:t>
            </w:r>
          </w:p>
        </w:tc>
        <w:tc>
          <w:tcPr>
            <w:tcW w:w="826" w:type="dxa"/>
          </w:tcPr>
          <w:p w14:paraId="1606565A" w14:textId="2EECD65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IT-08</w:t>
            </w:r>
          </w:p>
        </w:tc>
        <w:tc>
          <w:tcPr>
            <w:tcW w:w="826" w:type="dxa"/>
          </w:tcPr>
          <w:p w14:paraId="0C2B778A" w14:textId="4EE8598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Pengembangan</w:t>
            </w:r>
          </w:p>
        </w:tc>
        <w:tc>
          <w:tcPr>
            <w:tcW w:w="826" w:type="dxa"/>
          </w:tcPr>
          <w:p w14:paraId="7A95AF7D" w14:textId="42C0065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2028–30</w:t>
            </w:r>
          </w:p>
        </w:tc>
      </w:tr>
      <w:tr w:rsidR="009C1562" w:rsidRPr="0006352E" w14:paraId="22AB20ED" w14:textId="77777777" w:rsidTr="0006352E">
        <w:tc>
          <w:tcPr>
            <w:tcW w:w="825" w:type="dxa"/>
          </w:tcPr>
          <w:p w14:paraId="7B9FEBCD" w14:textId="5BBFC6BD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IT-20 </w:t>
            </w:r>
            <w:r w:rsidRPr="00953F39">
              <w:rPr>
                <w:b/>
                <w:i/>
                <w:color w:val="000000"/>
                <w:sz w:val="16"/>
              </w:rPr>
              <w:t>Mobile Field Service &amp; e-Permit</w:t>
            </w:r>
            <w:r w:rsidRPr="006F7F48">
              <w:rPr>
                <w:b/>
                <w:color w:val="000000"/>
                <w:sz w:val="16"/>
              </w:rPr>
              <w:t>/EHS</w:t>
            </w:r>
          </w:p>
        </w:tc>
        <w:tc>
          <w:tcPr>
            <w:tcW w:w="825" w:type="dxa"/>
          </w:tcPr>
          <w:p w14:paraId="41261DBF" w14:textId="6738350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Pekerjaan lapangan &amp; izin kerja manual</w:t>
            </w:r>
          </w:p>
        </w:tc>
        <w:tc>
          <w:tcPr>
            <w:tcW w:w="825" w:type="dxa"/>
          </w:tcPr>
          <w:p w14:paraId="6E4FEF0B" w14:textId="7257046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SO5</w:t>
            </w:r>
          </w:p>
        </w:tc>
        <w:tc>
          <w:tcPr>
            <w:tcW w:w="825" w:type="dxa"/>
          </w:tcPr>
          <w:p w14:paraId="0B925DDA" w14:textId="0F5048A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Field ops</w:t>
            </w:r>
            <w:r w:rsidRPr="006F7F48">
              <w:rPr>
                <w:rFonts w:hint="eastAsia"/>
                <w:color w:val="000000"/>
                <w:sz w:val="16"/>
              </w:rPr>
              <w:t xml:space="preserve"> &amp; EHS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mobile</w:t>
            </w:r>
            <w:r w:rsidRPr="006F7F48">
              <w:rPr>
                <w:rFonts w:hint="eastAsia"/>
                <w:color w:val="000000"/>
                <w:sz w:val="16"/>
              </w:rPr>
              <w:t xml:space="preserve">, </w:t>
            </w:r>
            <w:r w:rsidRPr="00953F39">
              <w:rPr>
                <w:rFonts w:hint="eastAsia"/>
                <w:i/>
                <w:color w:val="000000"/>
                <w:sz w:val="16"/>
              </w:rPr>
              <w:t>e-permit</w:t>
            </w:r>
          </w:p>
        </w:tc>
        <w:tc>
          <w:tcPr>
            <w:tcW w:w="825" w:type="dxa"/>
          </w:tcPr>
          <w:p w14:paraId="09273A68" w14:textId="1600A7F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Produktivitas &amp; keselamatan</w:t>
            </w:r>
          </w:p>
        </w:tc>
        <w:tc>
          <w:tcPr>
            <w:tcW w:w="825" w:type="dxa"/>
          </w:tcPr>
          <w:p w14:paraId="40F862D3" w14:textId="323821B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13F41797" w14:textId="2E716C4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1639B4A7" w14:textId="5053A5A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C6E0B4" w:fill="C6E0B4"/>
          </w:tcPr>
          <w:p w14:paraId="3ED4385E" w14:textId="3405D00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59 / P3</w:t>
            </w:r>
          </w:p>
        </w:tc>
        <w:tc>
          <w:tcPr>
            <w:tcW w:w="826" w:type="dxa"/>
          </w:tcPr>
          <w:p w14:paraId="6E8355D9" w14:textId="5E0B764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IT-15, IT-12</w:t>
            </w:r>
          </w:p>
        </w:tc>
        <w:tc>
          <w:tcPr>
            <w:tcW w:w="826" w:type="dxa"/>
          </w:tcPr>
          <w:p w14:paraId="3F814EA8" w14:textId="78C4C59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ME&amp;F / Pengamanan</w:t>
            </w:r>
          </w:p>
        </w:tc>
        <w:tc>
          <w:tcPr>
            <w:tcW w:w="826" w:type="dxa"/>
          </w:tcPr>
          <w:p w14:paraId="5EB3615D" w14:textId="2FDE6A6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2029</w:t>
            </w:r>
          </w:p>
        </w:tc>
      </w:tr>
      <w:tr w:rsidR="009C1562" w:rsidRPr="0006352E" w14:paraId="422F17F9" w14:textId="77777777" w:rsidTr="0006352E">
        <w:tc>
          <w:tcPr>
            <w:tcW w:w="825" w:type="dxa"/>
          </w:tcPr>
          <w:p w14:paraId="1A1AEC68" w14:textId="02A5FFF7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lastRenderedPageBreak/>
              <w:t xml:space="preserve">IT-21 AI &amp; </w:t>
            </w:r>
            <w:r w:rsidRPr="00953F39">
              <w:rPr>
                <w:b/>
                <w:i/>
                <w:color w:val="000000"/>
                <w:sz w:val="16"/>
              </w:rPr>
              <w:t>Advanced Analytics</w:t>
            </w:r>
          </w:p>
        </w:tc>
        <w:tc>
          <w:tcPr>
            <w:tcW w:w="825" w:type="dxa"/>
          </w:tcPr>
          <w:p w14:paraId="15EC1020" w14:textId="35595FD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Analitik reaktif</w:t>
            </w:r>
          </w:p>
        </w:tc>
        <w:tc>
          <w:tcPr>
            <w:tcW w:w="825" w:type="dxa"/>
          </w:tcPr>
          <w:p w14:paraId="1C3353E6" w14:textId="40BE0B3B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SO6</w:t>
            </w:r>
          </w:p>
        </w:tc>
        <w:tc>
          <w:tcPr>
            <w:tcW w:w="825" w:type="dxa"/>
          </w:tcPr>
          <w:p w14:paraId="782661D6" w14:textId="55C19E4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Insight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forecasting</w:t>
            </w:r>
            <w:r w:rsidRPr="006F7F48">
              <w:rPr>
                <w:rFonts w:hint="eastAsia"/>
                <w:color w:val="000000"/>
                <w:sz w:val="16"/>
              </w:rPr>
              <w:t>, anomali, asisten AI</w:t>
            </w:r>
          </w:p>
        </w:tc>
        <w:tc>
          <w:tcPr>
            <w:tcW w:w="825" w:type="dxa"/>
          </w:tcPr>
          <w:p w14:paraId="7384534A" w14:textId="7FE25E2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Prediksi permintaan &amp; kebocoran</w:t>
            </w:r>
          </w:p>
        </w:tc>
        <w:tc>
          <w:tcPr>
            <w:tcW w:w="825" w:type="dxa"/>
          </w:tcPr>
          <w:p w14:paraId="367C2429" w14:textId="2A425C14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5" w:type="dxa"/>
          </w:tcPr>
          <w:p w14:paraId="5384107C" w14:textId="4ED32C6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0C794BDA" w14:textId="165A592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C6E0B4" w:fill="C6E0B4"/>
          </w:tcPr>
          <w:p w14:paraId="245FA5C4" w14:textId="231B3E2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50 / P3</w:t>
            </w:r>
          </w:p>
        </w:tc>
        <w:tc>
          <w:tcPr>
            <w:tcW w:w="826" w:type="dxa"/>
          </w:tcPr>
          <w:p w14:paraId="04671331" w14:textId="672C4A36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IT-14</w:t>
            </w:r>
          </w:p>
        </w:tc>
        <w:tc>
          <w:tcPr>
            <w:tcW w:w="826" w:type="dxa"/>
          </w:tcPr>
          <w:p w14:paraId="0158011E" w14:textId="2927F6F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SEVP </w:t>
            </w:r>
            <w:r w:rsidRPr="00953F39">
              <w:rPr>
                <w:i/>
                <w:color w:val="000000"/>
                <w:sz w:val="16"/>
              </w:rPr>
              <w:t>Business Support</w:t>
            </w:r>
          </w:p>
        </w:tc>
        <w:tc>
          <w:tcPr>
            <w:tcW w:w="826" w:type="dxa"/>
          </w:tcPr>
          <w:p w14:paraId="282F85DC" w14:textId="7D3A83D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2029–30</w:t>
            </w:r>
          </w:p>
        </w:tc>
      </w:tr>
    </w:tbl>
    <w:p w14:paraId="0C06D817" w14:textId="77777777" w:rsidR="009C1562" w:rsidRDefault="009C1562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9C1562">
        <w:rPr>
          <w:b/>
          <w:color w:val="1F4E78"/>
          <w:sz w:val="18"/>
        </w:rPr>
        <w:t xml:space="preserve"> 14.6 — </w:t>
      </w:r>
      <w:r w:rsidRPr="00953F39">
        <w:rPr>
          <w:b/>
          <w:i/>
          <w:color w:val="1F4E78"/>
          <w:sz w:val="18"/>
        </w:rPr>
        <w:t>Future</w:t>
      </w:r>
      <w:r w:rsidRPr="009C1562">
        <w:rPr>
          <w:b/>
          <w:color w:val="1F4E78"/>
          <w:sz w:val="18"/>
        </w:rPr>
        <w:t xml:space="preserve"> / </w:t>
      </w:r>
      <w:r w:rsidRPr="00953F39">
        <w:rPr>
          <w:b/>
          <w:i/>
          <w:color w:val="1F4E78"/>
          <w:sz w:val="18"/>
        </w:rPr>
        <w:t>Explore</w:t>
      </w:r>
      <w:r w:rsidRPr="009C1562">
        <w:rPr>
          <w:b/>
          <w:color w:val="1F4E78"/>
          <w:sz w:val="18"/>
        </w:rPr>
        <w:t xml:space="preserve"> (P4)</w:t>
      </w:r>
    </w:p>
    <w:tbl>
      <w:tblPr>
        <w:tblStyle w:val="TableGrid"/>
        <w:tblW w:w="13440" w:type="dxa"/>
        <w:tblLook w:val="04A0" w:firstRow="1" w:lastRow="0" w:firstColumn="1" w:lastColumn="0" w:noHBand="0" w:noVBand="1"/>
      </w:tblPr>
      <w:tblGrid>
        <w:gridCol w:w="1153"/>
        <w:gridCol w:w="1299"/>
        <w:gridCol w:w="944"/>
        <w:gridCol w:w="1073"/>
        <w:gridCol w:w="1286"/>
        <w:gridCol w:w="1055"/>
        <w:gridCol w:w="1202"/>
        <w:gridCol w:w="945"/>
        <w:gridCol w:w="945"/>
        <w:gridCol w:w="1304"/>
        <w:gridCol w:w="1289"/>
        <w:gridCol w:w="945"/>
      </w:tblGrid>
      <w:tr w:rsidR="009C1562" w:rsidRPr="0006352E" w14:paraId="76079953" w14:textId="77777777" w:rsidTr="0006352E">
        <w:trPr>
          <w:tblHeader/>
        </w:trPr>
        <w:tc>
          <w:tcPr>
            <w:tcW w:w="825" w:type="dxa"/>
            <w:shd w:val="clear" w:color="17365D" w:fill="17365D"/>
          </w:tcPr>
          <w:p w14:paraId="10D3AA84" w14:textId="561BCB15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Initiative</w:t>
            </w:r>
          </w:p>
        </w:tc>
        <w:tc>
          <w:tcPr>
            <w:tcW w:w="825" w:type="dxa"/>
            <w:shd w:val="clear" w:color="17365D" w:fill="17365D"/>
          </w:tcPr>
          <w:p w14:paraId="23413377" w14:textId="034ADA58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Business problem</w:t>
            </w:r>
          </w:p>
        </w:tc>
        <w:tc>
          <w:tcPr>
            <w:tcW w:w="825" w:type="dxa"/>
            <w:shd w:val="clear" w:color="17365D" w:fill="17365D"/>
          </w:tcPr>
          <w:p w14:paraId="176027D6" w14:textId="69A72327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SO</w:t>
            </w:r>
          </w:p>
        </w:tc>
        <w:tc>
          <w:tcPr>
            <w:tcW w:w="825" w:type="dxa"/>
            <w:shd w:val="clear" w:color="17365D" w:fill="17365D"/>
          </w:tcPr>
          <w:p w14:paraId="5EE4FAC8" w14:textId="4BFC906C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rFonts w:hint="eastAsia"/>
                <w:b/>
                <w:i/>
                <w:color w:val="FFFFFF"/>
                <w:sz w:val="16"/>
              </w:rPr>
              <w:t>Business</w:t>
            </w:r>
            <w:r w:rsidRPr="006F7F48">
              <w:rPr>
                <w:rFonts w:hint="eastAsia"/>
                <w:b/>
                <w:color w:val="FFFFFF"/>
                <w:sz w:val="16"/>
              </w:rPr>
              <w:t xml:space="preserve"> </w:t>
            </w:r>
            <w:r w:rsidRPr="006F7F48">
              <w:rPr>
                <w:rFonts w:hint="eastAsia"/>
                <w:b/>
                <w:color w:val="FFFFFF"/>
                <w:sz w:val="16"/>
              </w:rPr>
              <w:t>→</w:t>
            </w:r>
            <w:r w:rsidRPr="006F7F48">
              <w:rPr>
                <w:rFonts w:hint="eastAsia"/>
                <w:b/>
                <w:color w:val="FFFFFF"/>
                <w:sz w:val="16"/>
              </w:rPr>
              <w:t xml:space="preserve"> IT </w:t>
            </w:r>
            <w:r w:rsidRPr="00953F39">
              <w:rPr>
                <w:rFonts w:hint="eastAsia"/>
                <w:b/>
                <w:i/>
                <w:color w:val="FFFFFF"/>
                <w:sz w:val="16"/>
              </w:rPr>
              <w:t>capability</w:t>
            </w:r>
          </w:p>
        </w:tc>
        <w:tc>
          <w:tcPr>
            <w:tcW w:w="825" w:type="dxa"/>
            <w:shd w:val="clear" w:color="17365D" w:fill="17365D"/>
          </w:tcPr>
          <w:p w14:paraId="1175B3C9" w14:textId="333D5661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Expected outcome &amp; value</w:t>
            </w:r>
          </w:p>
        </w:tc>
        <w:tc>
          <w:tcPr>
            <w:tcW w:w="825" w:type="dxa"/>
            <w:shd w:val="clear" w:color="17365D" w:fill="17365D"/>
          </w:tcPr>
          <w:p w14:paraId="6B7ED36C" w14:textId="5327843B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Risk reduction</w:t>
            </w:r>
          </w:p>
        </w:tc>
        <w:tc>
          <w:tcPr>
            <w:tcW w:w="825" w:type="dxa"/>
            <w:shd w:val="clear" w:color="17365D" w:fill="17365D"/>
          </w:tcPr>
          <w:p w14:paraId="7B81D948" w14:textId="2E089FBB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Complexity</w:t>
            </w:r>
          </w:p>
        </w:tc>
        <w:tc>
          <w:tcPr>
            <w:tcW w:w="826" w:type="dxa"/>
            <w:shd w:val="clear" w:color="17365D" w:fill="17365D"/>
          </w:tcPr>
          <w:p w14:paraId="3F799385" w14:textId="1BE489AD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Invest</w:t>
            </w:r>
            <w:r w:rsidRPr="006F7F48">
              <w:rPr>
                <w:b/>
                <w:color w:val="FFFFFF"/>
                <w:sz w:val="16"/>
              </w:rPr>
              <w:t xml:space="preserve">. </w:t>
            </w:r>
            <w:r w:rsidRPr="00953F39">
              <w:rPr>
                <w:b/>
                <w:i/>
                <w:color w:val="FFFFFF"/>
                <w:sz w:val="16"/>
              </w:rPr>
              <w:t>band</w:t>
            </w:r>
          </w:p>
        </w:tc>
        <w:tc>
          <w:tcPr>
            <w:tcW w:w="826" w:type="dxa"/>
            <w:shd w:val="clear" w:color="17365D" w:fill="17365D"/>
          </w:tcPr>
          <w:p w14:paraId="361D329A" w14:textId="298262ED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Score</w:t>
            </w:r>
            <w:r w:rsidRPr="006F7F48">
              <w:rPr>
                <w:b/>
                <w:color w:val="FFFFFF"/>
                <w:sz w:val="16"/>
              </w:rPr>
              <w:t xml:space="preserve"> / Pri</w:t>
            </w:r>
          </w:p>
        </w:tc>
        <w:tc>
          <w:tcPr>
            <w:tcW w:w="826" w:type="dxa"/>
            <w:shd w:val="clear" w:color="17365D" w:fill="17365D"/>
          </w:tcPr>
          <w:p w14:paraId="192B1D42" w14:textId="0A19F6F7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Dependency</w:t>
            </w:r>
          </w:p>
        </w:tc>
        <w:tc>
          <w:tcPr>
            <w:tcW w:w="826" w:type="dxa"/>
            <w:shd w:val="clear" w:color="17365D" w:fill="17365D"/>
          </w:tcPr>
          <w:p w14:paraId="260E2241" w14:textId="2124258B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Owner</w:t>
            </w:r>
          </w:p>
        </w:tc>
        <w:tc>
          <w:tcPr>
            <w:tcW w:w="826" w:type="dxa"/>
            <w:shd w:val="clear" w:color="17365D" w:fill="17365D"/>
          </w:tcPr>
          <w:p w14:paraId="0744D0B6" w14:textId="02C107BD" w:rsidR="009C1562" w:rsidRPr="006F7F48" w:rsidRDefault="009C1562" w:rsidP="00F345FF">
            <w:pPr>
              <w:spacing w:after="160"/>
              <w:rPr>
                <w:b/>
                <w:color w:val="FFFFFF"/>
                <w:sz w:val="16"/>
              </w:rPr>
            </w:pPr>
            <w:r w:rsidRPr="00953F39">
              <w:rPr>
                <w:b/>
                <w:i/>
                <w:color w:val="FFFFFF"/>
                <w:sz w:val="16"/>
              </w:rPr>
              <w:t>Target year</w:t>
            </w:r>
          </w:p>
        </w:tc>
      </w:tr>
      <w:tr w:rsidR="009C1562" w:rsidRPr="0006352E" w14:paraId="76CE40C4" w14:textId="77777777" w:rsidTr="0006352E">
        <w:tc>
          <w:tcPr>
            <w:tcW w:w="825" w:type="dxa"/>
          </w:tcPr>
          <w:p w14:paraId="1C9202BC" w14:textId="425280A7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IT-22 </w:t>
            </w:r>
            <w:r w:rsidRPr="00953F39">
              <w:rPr>
                <w:b/>
                <w:i/>
                <w:color w:val="000000"/>
                <w:sz w:val="16"/>
              </w:rPr>
              <w:t>Video Analytics &amp; Drone</w:t>
            </w:r>
            <w:r w:rsidRPr="006F7F48">
              <w:rPr>
                <w:b/>
                <w:color w:val="000000"/>
                <w:sz w:val="16"/>
              </w:rPr>
              <w:t xml:space="preserve"> (pilot)</w:t>
            </w:r>
          </w:p>
        </w:tc>
        <w:tc>
          <w:tcPr>
            <w:tcW w:w="825" w:type="dxa"/>
          </w:tcPr>
          <w:p w14:paraId="287FAA42" w14:textId="721E59D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Patroli &amp; inspeksi kawasan luas</w:t>
            </w:r>
          </w:p>
        </w:tc>
        <w:tc>
          <w:tcPr>
            <w:tcW w:w="825" w:type="dxa"/>
          </w:tcPr>
          <w:p w14:paraId="44B37626" w14:textId="11696F6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SO5</w:t>
            </w:r>
          </w:p>
        </w:tc>
        <w:tc>
          <w:tcPr>
            <w:tcW w:w="825" w:type="dxa"/>
          </w:tcPr>
          <w:p w14:paraId="33C87748" w14:textId="14E3F4FA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Security</w:t>
            </w:r>
            <w:r w:rsidRPr="006F7F48">
              <w:rPr>
                <w:rFonts w:hint="eastAsia"/>
                <w:color w:val="000000"/>
                <w:sz w:val="16"/>
              </w:rPr>
              <w:t xml:space="preserve"> &amp; survey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video analytics</w:t>
            </w:r>
            <w:r w:rsidRPr="006F7F48">
              <w:rPr>
                <w:rFonts w:hint="eastAsia"/>
                <w:color w:val="000000"/>
                <w:sz w:val="16"/>
              </w:rPr>
              <w:t xml:space="preserve">, </w:t>
            </w:r>
            <w:r w:rsidRPr="00953F39">
              <w:rPr>
                <w:rFonts w:hint="eastAsia"/>
                <w:i/>
                <w:color w:val="000000"/>
                <w:sz w:val="16"/>
              </w:rPr>
              <w:t>drone</w:t>
            </w:r>
          </w:p>
        </w:tc>
        <w:tc>
          <w:tcPr>
            <w:tcW w:w="825" w:type="dxa"/>
          </w:tcPr>
          <w:p w14:paraId="2C94D914" w14:textId="0839C88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Efisiensi pengamanan (dibuktikan via pilot)</w:t>
            </w:r>
          </w:p>
        </w:tc>
        <w:tc>
          <w:tcPr>
            <w:tcW w:w="825" w:type="dxa"/>
          </w:tcPr>
          <w:p w14:paraId="65589886" w14:textId="2BCEB53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5" w:type="dxa"/>
          </w:tcPr>
          <w:p w14:paraId="12E038BB" w14:textId="340BC8F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Sedang</w:t>
            </w:r>
          </w:p>
        </w:tc>
        <w:tc>
          <w:tcPr>
            <w:tcW w:w="826" w:type="dxa"/>
          </w:tcPr>
          <w:p w14:paraId="3EED0E90" w14:textId="43298379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M</w:t>
            </w:r>
          </w:p>
        </w:tc>
        <w:tc>
          <w:tcPr>
            <w:tcW w:w="826" w:type="dxa"/>
            <w:shd w:val="clear" w:color="D9D9D9" w:fill="D9D9D9"/>
          </w:tcPr>
          <w:p w14:paraId="27547FBC" w14:textId="2AA58755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42 / P4</w:t>
            </w:r>
          </w:p>
        </w:tc>
        <w:tc>
          <w:tcPr>
            <w:tcW w:w="826" w:type="dxa"/>
          </w:tcPr>
          <w:p w14:paraId="6FB50578" w14:textId="2B45A192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IT-05, IT-17</w:t>
            </w:r>
          </w:p>
        </w:tc>
        <w:tc>
          <w:tcPr>
            <w:tcW w:w="826" w:type="dxa"/>
          </w:tcPr>
          <w:p w14:paraId="0E9FB2F3" w14:textId="295421C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Pengamanan</w:t>
            </w:r>
          </w:p>
        </w:tc>
        <w:tc>
          <w:tcPr>
            <w:tcW w:w="826" w:type="dxa"/>
          </w:tcPr>
          <w:p w14:paraId="1FA0CC67" w14:textId="1BA08A9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2030</w:t>
            </w:r>
          </w:p>
        </w:tc>
      </w:tr>
      <w:tr w:rsidR="009C1562" w:rsidRPr="0006352E" w14:paraId="1EDB175B" w14:textId="77777777" w:rsidTr="0006352E">
        <w:tc>
          <w:tcPr>
            <w:tcW w:w="825" w:type="dxa"/>
          </w:tcPr>
          <w:p w14:paraId="619785A1" w14:textId="78F083C9" w:rsidR="009C1562" w:rsidRPr="006F7F48" w:rsidRDefault="009C1562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IT-23 </w:t>
            </w:r>
            <w:r w:rsidRPr="00953F39">
              <w:rPr>
                <w:b/>
                <w:i/>
                <w:color w:val="000000"/>
                <w:sz w:val="16"/>
              </w:rPr>
              <w:t>Digital Twin</w:t>
            </w:r>
            <w:r w:rsidRPr="006F7F48">
              <w:rPr>
                <w:b/>
                <w:color w:val="000000"/>
                <w:sz w:val="16"/>
              </w:rPr>
              <w:t xml:space="preserve"> (studi kelayakan)</w:t>
            </w:r>
          </w:p>
        </w:tc>
        <w:tc>
          <w:tcPr>
            <w:tcW w:w="825" w:type="dxa"/>
          </w:tcPr>
          <w:p w14:paraId="0CEE5705" w14:textId="3DFCAF2E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Perencanaan kapasitas berbasis asumsi</w:t>
            </w:r>
          </w:p>
        </w:tc>
        <w:tc>
          <w:tcPr>
            <w:tcW w:w="825" w:type="dxa"/>
          </w:tcPr>
          <w:p w14:paraId="2E8D1304" w14:textId="21D9469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SO6</w:t>
            </w:r>
          </w:p>
        </w:tc>
        <w:tc>
          <w:tcPr>
            <w:tcW w:w="825" w:type="dxa"/>
          </w:tcPr>
          <w:p w14:paraId="751F3CC4" w14:textId="2776B2C7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953F39">
              <w:rPr>
                <w:rFonts w:hint="eastAsia"/>
                <w:i/>
                <w:color w:val="000000"/>
                <w:sz w:val="16"/>
              </w:rPr>
              <w:t>Planning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6F7F48">
              <w:rPr>
                <w:rFonts w:hint="eastAsia"/>
                <w:color w:val="000000"/>
                <w:sz w:val="16"/>
              </w:rPr>
              <w:t>→</w:t>
            </w:r>
            <w:r w:rsidRPr="006F7F48">
              <w:rPr>
                <w:rFonts w:hint="eastAsia"/>
                <w:color w:val="000000"/>
                <w:sz w:val="16"/>
              </w:rPr>
              <w:t xml:space="preserve"> </w:t>
            </w:r>
            <w:r w:rsidRPr="00953F39">
              <w:rPr>
                <w:rFonts w:hint="eastAsia"/>
                <w:i/>
                <w:color w:val="000000"/>
                <w:sz w:val="16"/>
              </w:rPr>
              <w:t>digital twin</w:t>
            </w:r>
          </w:p>
        </w:tc>
        <w:tc>
          <w:tcPr>
            <w:tcW w:w="825" w:type="dxa"/>
          </w:tcPr>
          <w:p w14:paraId="4A6B33DF" w14:textId="0FB5498C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Simulasi skenario (bila studi layak)</w:t>
            </w:r>
          </w:p>
        </w:tc>
        <w:tc>
          <w:tcPr>
            <w:tcW w:w="825" w:type="dxa"/>
          </w:tcPr>
          <w:p w14:paraId="0DB1D7D8" w14:textId="38D33DC0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Rendah</w:t>
            </w:r>
          </w:p>
        </w:tc>
        <w:tc>
          <w:tcPr>
            <w:tcW w:w="825" w:type="dxa"/>
          </w:tcPr>
          <w:p w14:paraId="7AB2272C" w14:textId="1AF4C9F1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Tinggi</w:t>
            </w:r>
          </w:p>
        </w:tc>
        <w:tc>
          <w:tcPr>
            <w:tcW w:w="826" w:type="dxa"/>
          </w:tcPr>
          <w:p w14:paraId="1F95BB8C" w14:textId="3BF3D83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</w:t>
            </w:r>
          </w:p>
        </w:tc>
        <w:tc>
          <w:tcPr>
            <w:tcW w:w="826" w:type="dxa"/>
            <w:shd w:val="clear" w:color="D9D9D9" w:fill="D9D9D9"/>
          </w:tcPr>
          <w:p w14:paraId="4E48A760" w14:textId="14B9F878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37 / P4</w:t>
            </w:r>
          </w:p>
        </w:tc>
        <w:tc>
          <w:tcPr>
            <w:tcW w:w="826" w:type="dxa"/>
          </w:tcPr>
          <w:p w14:paraId="5449EC95" w14:textId="3D7DC233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IT-14, IT-15, IT-16</w:t>
            </w:r>
          </w:p>
        </w:tc>
        <w:tc>
          <w:tcPr>
            <w:tcW w:w="826" w:type="dxa"/>
          </w:tcPr>
          <w:p w14:paraId="330600BF" w14:textId="1C8FF79F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SEVP </w:t>
            </w:r>
            <w:r w:rsidRPr="00953F39">
              <w:rPr>
                <w:i/>
                <w:color w:val="000000"/>
                <w:sz w:val="16"/>
              </w:rPr>
              <w:t>Operation</w:t>
            </w:r>
          </w:p>
        </w:tc>
        <w:tc>
          <w:tcPr>
            <w:tcW w:w="826" w:type="dxa"/>
          </w:tcPr>
          <w:p w14:paraId="08577974" w14:textId="5A1B411D" w:rsidR="009C1562" w:rsidRPr="006F7F48" w:rsidRDefault="009C1562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2030</w:t>
            </w:r>
          </w:p>
        </w:tc>
      </w:tr>
    </w:tbl>
    <w:p w14:paraId="5B856368" w14:textId="62EF4EF6" w:rsidR="002012DE" w:rsidRPr="006F7F48" w:rsidRDefault="009C1562" w:rsidP="00640BA1">
      <w:pPr>
        <w:jc w:val="both"/>
        <w:rPr>
          <w:color w:val="000000"/>
        </w:rPr>
      </w:pPr>
      <w:proofErr w:type="gramStart"/>
      <w:r w:rsidRPr="00953F39">
        <w:rPr>
          <w:b/>
          <w:i/>
          <w:color w:val="1F4E78"/>
        </w:rPr>
        <w:t>So</w:t>
      </w:r>
      <w:proofErr w:type="gramEnd"/>
      <w:r w:rsidRPr="00953F39">
        <w:rPr>
          <w:b/>
          <w:i/>
          <w:color w:val="1F4E78"/>
        </w:rPr>
        <w:t xml:space="preserve"> 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Sembilan inisiatif P1 bukan daftar keinginan: enam di antaranya adalah fondasi yang wajib ada sebelum </w:t>
      </w:r>
      <w:r w:rsidRPr="00953F39">
        <w:rPr>
          <w:i/>
          <w:color w:val="000000"/>
        </w:rPr>
        <w:t>platform tenant</w:t>
      </w:r>
      <w:r w:rsidRPr="006F7F48">
        <w:rPr>
          <w:color w:val="000000"/>
        </w:rPr>
        <w:t xml:space="preserve"> aman diluncurkan, dan tiga sisanya adalah </w:t>
      </w:r>
      <w:r w:rsidRPr="00953F39">
        <w:rPr>
          <w:i/>
          <w:color w:val="000000"/>
        </w:rPr>
        <w:t>value case</w:t>
      </w:r>
      <w:r w:rsidRPr="006F7F48">
        <w:rPr>
          <w:color w:val="000000"/>
        </w:rPr>
        <w:t xml:space="preserve"> dengan dampak pendapatan dan pengalaman </w:t>
      </w:r>
      <w:r w:rsidRPr="00953F39">
        <w:rPr>
          <w:i/>
          <w:color w:val="000000"/>
        </w:rPr>
        <w:t>tenant</w:t>
      </w:r>
      <w:r w:rsidRPr="006F7F48">
        <w:rPr>
          <w:color w:val="000000"/>
        </w:rPr>
        <w:t xml:space="preserve"> paling langsung.</w:t>
      </w:r>
    </w:p>
    <w:p w14:paraId="0EC693A4" w14:textId="77777777" w:rsidR="002012DE" w:rsidRPr="006F7F48" w:rsidRDefault="002012DE" w:rsidP="002012DE">
      <w:pPr>
        <w:pStyle w:val="Heading2"/>
        <w:rPr>
          <w:rFonts w:cs="Calibri"/>
        </w:rPr>
      </w:pPr>
      <w:bookmarkStart w:id="148" w:name="_Toc242450760"/>
      <w:r w:rsidRPr="006F7F48">
        <w:rPr>
          <w:rFonts w:cs="Calibri"/>
        </w:rPr>
        <w:t>14.4 Matriks Keterlacakan Tema × Inisiatif × Sasaran</w:t>
      </w:r>
      <w:bookmarkEnd w:id="148"/>
    </w:p>
    <w:p w14:paraId="484C6B20" w14:textId="77777777" w:rsidR="002012DE" w:rsidRPr="006F7F48" w:rsidRDefault="002012DE" w:rsidP="002012DE">
      <w:pPr>
        <w:rPr>
          <w:color w:val="000000"/>
        </w:rPr>
      </w:pPr>
      <w:r w:rsidRPr="00953F39">
        <w:rPr>
          <w:b/>
          <w:i/>
          <w:color w:val="000000"/>
        </w:rPr>
        <w:t>What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Setiap inisiatif dipetakan secara eksplisit ke satu tema utama, tema pendukung (bila ada), </w:t>
      </w:r>
      <w:r w:rsidRPr="00953F39">
        <w:rPr>
          <w:i/>
          <w:color w:val="000000"/>
        </w:rPr>
        <w:t>strategic objective</w:t>
      </w:r>
      <w:r w:rsidRPr="006F7F48">
        <w:rPr>
          <w:color w:val="000000"/>
        </w:rPr>
        <w:t xml:space="preserve"> (</w:t>
      </w:r>
      <w:r w:rsidRPr="00953F39">
        <w:rPr>
          <w:i/>
          <w:color w:val="000000"/>
        </w:rPr>
        <w:t>Exhibit</w:t>
      </w:r>
      <w:r w:rsidRPr="006F7F48">
        <w:rPr>
          <w:color w:val="000000"/>
        </w:rPr>
        <w:t xml:space="preserve"> 5.2), </w:t>
      </w:r>
      <w:r w:rsidRPr="00953F39">
        <w:rPr>
          <w:i/>
          <w:color w:val="000000"/>
        </w:rPr>
        <w:t>business objective</w:t>
      </w:r>
      <w:r w:rsidRPr="006F7F48">
        <w:rPr>
          <w:color w:val="000000"/>
        </w:rPr>
        <w:t xml:space="preserve"> RJPP (</w:t>
      </w:r>
      <w:r w:rsidRPr="00953F39">
        <w:rPr>
          <w:i/>
          <w:color w:val="000000"/>
        </w:rPr>
        <w:t>Exhibit</w:t>
      </w:r>
      <w:r w:rsidRPr="006F7F48">
        <w:rPr>
          <w:color w:val="000000"/>
        </w:rPr>
        <w:t xml:space="preserve"> 2.2) dan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yang ditutup (Bab 4). Satu inisiatif boleh mendukung lebih dari satu tema, tetapi akuntabilitas, pendanaan dan pelaporan KPI melekat pada tema utama.</w:t>
      </w:r>
    </w:p>
    <w:p w14:paraId="12DC5CB7" w14:textId="77777777" w:rsidR="002012DE" w:rsidRDefault="002012DE" w:rsidP="002012DE">
      <w:pPr>
        <w:spacing w:before="160" w:after="60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2012DE">
        <w:rPr>
          <w:b/>
          <w:color w:val="1F4E78"/>
          <w:sz w:val="18"/>
        </w:rPr>
        <w:t xml:space="preserve"> 14.7 — Seluruh 23 inisiatif memiliki tema utama yang jelas dan tertelusur ke sasaran RJPP; setiap </w:t>
      </w:r>
      <w:r w:rsidRPr="00953F39">
        <w:rPr>
          <w:b/>
          <w:i/>
          <w:color w:val="1F4E78"/>
          <w:sz w:val="18"/>
        </w:rPr>
        <w:t>gap</w:t>
      </w:r>
      <w:r w:rsidRPr="002012DE">
        <w:rPr>
          <w:b/>
          <w:color w:val="1F4E78"/>
          <w:sz w:val="18"/>
        </w:rPr>
        <w:t xml:space="preserve"> Bab 4 ditutup sedikitnya oleh satu inisiatif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  <w:gridCol w:w="2279"/>
        <w:gridCol w:w="2280"/>
      </w:tblGrid>
      <w:tr w:rsidR="002012DE" w:rsidRPr="002012DE" w14:paraId="29C46793" w14:textId="77777777" w:rsidTr="002012DE">
        <w:trPr>
          <w:tblHeader/>
        </w:trPr>
        <w:tc>
          <w:tcPr>
            <w:tcW w:w="2279" w:type="dxa"/>
            <w:shd w:val="clear" w:color="17365D" w:fill="17365D"/>
          </w:tcPr>
          <w:p w14:paraId="2015B690" w14:textId="44C2C9CB" w:rsidR="002012DE" w:rsidRPr="002012DE" w:rsidRDefault="002012DE" w:rsidP="002012DE">
            <w:pPr>
              <w:spacing w:after="40"/>
              <w:rPr>
                <w:b/>
                <w:color w:val="FFFFFF"/>
                <w:sz w:val="17"/>
              </w:rPr>
            </w:pPr>
            <w:r w:rsidRPr="002012DE">
              <w:rPr>
                <w:b/>
                <w:color w:val="FFFFFF"/>
                <w:sz w:val="17"/>
              </w:rPr>
              <w:t>Inisiatif</w:t>
            </w:r>
          </w:p>
        </w:tc>
        <w:tc>
          <w:tcPr>
            <w:tcW w:w="2279" w:type="dxa"/>
            <w:shd w:val="clear" w:color="17365D" w:fill="17365D"/>
          </w:tcPr>
          <w:p w14:paraId="7C096B1B" w14:textId="7FC43706" w:rsidR="002012DE" w:rsidRPr="002012DE" w:rsidRDefault="002012DE" w:rsidP="002012DE">
            <w:pPr>
              <w:spacing w:after="40"/>
              <w:rPr>
                <w:b/>
                <w:color w:val="FFFFFF"/>
                <w:sz w:val="17"/>
              </w:rPr>
            </w:pPr>
            <w:r w:rsidRPr="002012DE">
              <w:rPr>
                <w:b/>
                <w:color w:val="FFFFFF"/>
                <w:sz w:val="17"/>
              </w:rPr>
              <w:t>Tema utama</w:t>
            </w:r>
          </w:p>
        </w:tc>
        <w:tc>
          <w:tcPr>
            <w:tcW w:w="2279" w:type="dxa"/>
            <w:shd w:val="clear" w:color="17365D" w:fill="17365D"/>
          </w:tcPr>
          <w:p w14:paraId="105EDEE0" w14:textId="257FEFEC" w:rsidR="002012DE" w:rsidRPr="002012DE" w:rsidRDefault="002012DE" w:rsidP="002012DE">
            <w:pPr>
              <w:spacing w:after="40"/>
              <w:rPr>
                <w:b/>
                <w:color w:val="FFFFFF"/>
                <w:sz w:val="17"/>
              </w:rPr>
            </w:pPr>
            <w:r w:rsidRPr="002012DE">
              <w:rPr>
                <w:b/>
                <w:color w:val="FFFFFF"/>
                <w:sz w:val="17"/>
              </w:rPr>
              <w:t>Tema pendukung</w:t>
            </w:r>
          </w:p>
        </w:tc>
        <w:tc>
          <w:tcPr>
            <w:tcW w:w="2279" w:type="dxa"/>
            <w:shd w:val="clear" w:color="17365D" w:fill="17365D"/>
          </w:tcPr>
          <w:p w14:paraId="2298F8CA" w14:textId="3823E543" w:rsidR="002012DE" w:rsidRPr="002012DE" w:rsidRDefault="002012DE" w:rsidP="002012DE">
            <w:pPr>
              <w:spacing w:after="40"/>
              <w:rPr>
                <w:b/>
                <w:color w:val="FFFFFF"/>
                <w:sz w:val="17"/>
              </w:rPr>
            </w:pPr>
            <w:r w:rsidRPr="00953F39">
              <w:rPr>
                <w:b/>
                <w:i/>
                <w:color w:val="FFFFFF"/>
                <w:sz w:val="17"/>
              </w:rPr>
              <w:t>Strategic objective</w:t>
            </w:r>
          </w:p>
        </w:tc>
        <w:tc>
          <w:tcPr>
            <w:tcW w:w="2279" w:type="dxa"/>
            <w:shd w:val="clear" w:color="17365D" w:fill="17365D"/>
          </w:tcPr>
          <w:p w14:paraId="618D26D0" w14:textId="541EFB7A" w:rsidR="002012DE" w:rsidRPr="002012DE" w:rsidRDefault="002012DE" w:rsidP="002012DE">
            <w:pPr>
              <w:spacing w:after="40"/>
              <w:rPr>
                <w:b/>
                <w:color w:val="FFFFFF"/>
                <w:sz w:val="17"/>
              </w:rPr>
            </w:pPr>
            <w:r w:rsidRPr="00953F39">
              <w:rPr>
                <w:b/>
                <w:i/>
                <w:color w:val="FFFFFF"/>
                <w:sz w:val="17"/>
              </w:rPr>
              <w:t>Business objective</w:t>
            </w:r>
            <w:r w:rsidRPr="002012DE">
              <w:rPr>
                <w:b/>
                <w:color w:val="FFFFFF"/>
                <w:sz w:val="17"/>
              </w:rPr>
              <w:t xml:space="preserve"> RJPP</w:t>
            </w:r>
          </w:p>
        </w:tc>
        <w:tc>
          <w:tcPr>
            <w:tcW w:w="2280" w:type="dxa"/>
            <w:shd w:val="clear" w:color="17365D" w:fill="17365D"/>
          </w:tcPr>
          <w:p w14:paraId="7F16D3B3" w14:textId="43A263BE" w:rsidR="002012DE" w:rsidRPr="002012DE" w:rsidRDefault="002012DE" w:rsidP="002012DE">
            <w:pPr>
              <w:spacing w:after="40"/>
              <w:rPr>
                <w:b/>
                <w:color w:val="FFFFFF"/>
                <w:sz w:val="17"/>
              </w:rPr>
            </w:pPr>
            <w:r w:rsidRPr="00953F39">
              <w:rPr>
                <w:b/>
                <w:i/>
                <w:color w:val="FFFFFF"/>
                <w:sz w:val="17"/>
              </w:rPr>
              <w:t>Gap</w:t>
            </w:r>
            <w:r w:rsidRPr="002012DE">
              <w:rPr>
                <w:b/>
                <w:color w:val="FFFFFF"/>
                <w:sz w:val="17"/>
              </w:rPr>
              <w:t xml:space="preserve"> yang ditutup</w:t>
            </w:r>
          </w:p>
        </w:tc>
      </w:tr>
      <w:tr w:rsidR="002012DE" w:rsidRPr="002012DE" w14:paraId="77073764" w14:textId="77777777" w:rsidTr="002012DE">
        <w:tc>
          <w:tcPr>
            <w:tcW w:w="2279" w:type="dxa"/>
          </w:tcPr>
          <w:p w14:paraId="6EC63B4E" w14:textId="47D9437E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IT-01 IT </w:t>
            </w:r>
            <w:r w:rsidRPr="00953F39">
              <w:rPr>
                <w:b/>
                <w:i/>
                <w:color w:val="000000"/>
                <w:sz w:val="17"/>
              </w:rPr>
              <w:t>Governance Office</w:t>
            </w:r>
            <w:r w:rsidRPr="002012DE">
              <w:rPr>
                <w:b/>
                <w:color w:val="000000"/>
                <w:sz w:val="17"/>
              </w:rPr>
              <w:t xml:space="preserve"> &amp; Portfolio </w:t>
            </w:r>
            <w:r w:rsidRPr="00953F39">
              <w:rPr>
                <w:b/>
                <w:i/>
                <w:color w:val="000000"/>
                <w:sz w:val="17"/>
              </w:rPr>
              <w:t>Management</w:t>
            </w:r>
          </w:p>
        </w:tc>
        <w:tc>
          <w:tcPr>
            <w:tcW w:w="2279" w:type="dxa"/>
          </w:tcPr>
          <w:p w14:paraId="45DE156C" w14:textId="74FF1FF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T1</w:t>
            </w:r>
          </w:p>
        </w:tc>
        <w:tc>
          <w:tcPr>
            <w:tcW w:w="2279" w:type="dxa"/>
          </w:tcPr>
          <w:p w14:paraId="73E8B443" w14:textId="7A798BAF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—</w:t>
            </w:r>
          </w:p>
        </w:tc>
        <w:tc>
          <w:tcPr>
            <w:tcW w:w="2279" w:type="dxa"/>
          </w:tcPr>
          <w:p w14:paraId="41585AFC" w14:textId="23F0B3AF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SO1, SO7</w:t>
            </w:r>
          </w:p>
        </w:tc>
        <w:tc>
          <w:tcPr>
            <w:tcW w:w="2279" w:type="dxa"/>
          </w:tcPr>
          <w:p w14:paraId="75A75DEB" w14:textId="642A04D5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</w:t>
            </w:r>
          </w:p>
        </w:tc>
        <w:tc>
          <w:tcPr>
            <w:tcW w:w="2280" w:type="dxa"/>
          </w:tcPr>
          <w:p w14:paraId="30CB018C" w14:textId="3B084B6D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4.2, 4.7, 4.9</w:t>
            </w:r>
          </w:p>
        </w:tc>
      </w:tr>
      <w:tr w:rsidR="002012DE" w:rsidRPr="002012DE" w14:paraId="29A5C28B" w14:textId="77777777" w:rsidTr="002012DE">
        <w:tc>
          <w:tcPr>
            <w:tcW w:w="2279" w:type="dxa"/>
          </w:tcPr>
          <w:p w14:paraId="6AE4E7DE" w14:textId="48426B97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IT-02 ITSM &amp; </w:t>
            </w:r>
            <w:r w:rsidRPr="00953F39">
              <w:rPr>
                <w:b/>
                <w:i/>
                <w:color w:val="000000"/>
                <w:sz w:val="17"/>
              </w:rPr>
              <w:t>Service Desk</w:t>
            </w:r>
          </w:p>
        </w:tc>
        <w:tc>
          <w:tcPr>
            <w:tcW w:w="2279" w:type="dxa"/>
          </w:tcPr>
          <w:p w14:paraId="6AA0291B" w14:textId="3726554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T1</w:t>
            </w:r>
          </w:p>
        </w:tc>
        <w:tc>
          <w:tcPr>
            <w:tcW w:w="2279" w:type="dxa"/>
          </w:tcPr>
          <w:p w14:paraId="1D55DB95" w14:textId="54A23AF7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</w:t>
            </w:r>
          </w:p>
        </w:tc>
        <w:tc>
          <w:tcPr>
            <w:tcW w:w="2279" w:type="dxa"/>
          </w:tcPr>
          <w:p w14:paraId="01D5B6C1" w14:textId="6EBCFC14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SO1</w:t>
            </w:r>
          </w:p>
        </w:tc>
        <w:tc>
          <w:tcPr>
            <w:tcW w:w="2279" w:type="dxa"/>
          </w:tcPr>
          <w:p w14:paraId="7ED0B27F" w14:textId="631F901D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BO6, BO3</w:t>
            </w:r>
          </w:p>
        </w:tc>
        <w:tc>
          <w:tcPr>
            <w:tcW w:w="2280" w:type="dxa"/>
          </w:tcPr>
          <w:p w14:paraId="275CAEAC" w14:textId="4CE8845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4.8</w:t>
            </w:r>
          </w:p>
        </w:tc>
      </w:tr>
      <w:tr w:rsidR="002012DE" w:rsidRPr="002012DE" w14:paraId="7E040B83" w14:textId="77777777" w:rsidTr="002012DE">
        <w:tc>
          <w:tcPr>
            <w:tcW w:w="2279" w:type="dxa"/>
          </w:tcPr>
          <w:p w14:paraId="572521F7" w14:textId="0F292B30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IT-03 </w:t>
            </w:r>
            <w:r w:rsidRPr="00953F39">
              <w:rPr>
                <w:b/>
                <w:i/>
                <w:color w:val="000000"/>
                <w:sz w:val="17"/>
              </w:rPr>
              <w:t>Cyber Program</w:t>
            </w:r>
            <w:r w:rsidRPr="002012DE">
              <w:rPr>
                <w:b/>
                <w:color w:val="000000"/>
                <w:sz w:val="17"/>
              </w:rPr>
              <w:t xml:space="preserve"> (ISMS + SOC/MDR)</w:t>
            </w:r>
          </w:p>
        </w:tc>
        <w:tc>
          <w:tcPr>
            <w:tcW w:w="2279" w:type="dxa"/>
          </w:tcPr>
          <w:p w14:paraId="4694E7E8" w14:textId="396A8B68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T2</w:t>
            </w:r>
          </w:p>
        </w:tc>
        <w:tc>
          <w:tcPr>
            <w:tcW w:w="2279" w:type="dxa"/>
          </w:tcPr>
          <w:p w14:paraId="59918DB1" w14:textId="4772ECBF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T1</w:t>
            </w:r>
          </w:p>
        </w:tc>
        <w:tc>
          <w:tcPr>
            <w:tcW w:w="2279" w:type="dxa"/>
          </w:tcPr>
          <w:p w14:paraId="3FF5940C" w14:textId="1EF13EA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SO2</w:t>
            </w:r>
          </w:p>
        </w:tc>
        <w:tc>
          <w:tcPr>
            <w:tcW w:w="2279" w:type="dxa"/>
          </w:tcPr>
          <w:p w14:paraId="4B3D548B" w14:textId="27FDF37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</w:t>
            </w:r>
          </w:p>
        </w:tc>
        <w:tc>
          <w:tcPr>
            <w:tcW w:w="2280" w:type="dxa"/>
          </w:tcPr>
          <w:p w14:paraId="0AE13D94" w14:textId="547147A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4.6, 4.10</w:t>
            </w:r>
          </w:p>
        </w:tc>
      </w:tr>
      <w:tr w:rsidR="002012DE" w:rsidRPr="002012DE" w14:paraId="4ACC0CBD" w14:textId="77777777" w:rsidTr="002012DE">
        <w:tc>
          <w:tcPr>
            <w:tcW w:w="2279" w:type="dxa"/>
          </w:tcPr>
          <w:p w14:paraId="7C3A9BFE" w14:textId="18D60F49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>IT-04 IAM &amp; PAM</w:t>
            </w:r>
          </w:p>
        </w:tc>
        <w:tc>
          <w:tcPr>
            <w:tcW w:w="2279" w:type="dxa"/>
          </w:tcPr>
          <w:p w14:paraId="6F7F65C4" w14:textId="6715198A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T2</w:t>
            </w:r>
          </w:p>
        </w:tc>
        <w:tc>
          <w:tcPr>
            <w:tcW w:w="2279" w:type="dxa"/>
          </w:tcPr>
          <w:p w14:paraId="05701235" w14:textId="2F81C1EA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</w:t>
            </w:r>
          </w:p>
        </w:tc>
        <w:tc>
          <w:tcPr>
            <w:tcW w:w="2279" w:type="dxa"/>
          </w:tcPr>
          <w:p w14:paraId="3777346D" w14:textId="1FF8EE60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SO2</w:t>
            </w:r>
          </w:p>
        </w:tc>
        <w:tc>
          <w:tcPr>
            <w:tcW w:w="2279" w:type="dxa"/>
          </w:tcPr>
          <w:p w14:paraId="732303C6" w14:textId="2BDD8D7A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BO6, BO3</w:t>
            </w:r>
          </w:p>
        </w:tc>
        <w:tc>
          <w:tcPr>
            <w:tcW w:w="2280" w:type="dxa"/>
          </w:tcPr>
          <w:p w14:paraId="2154BC64" w14:textId="6D89486D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4.6</w:t>
            </w:r>
          </w:p>
        </w:tc>
      </w:tr>
      <w:tr w:rsidR="002012DE" w:rsidRPr="002012DE" w14:paraId="18370FEE" w14:textId="77777777" w:rsidTr="002012DE">
        <w:tc>
          <w:tcPr>
            <w:tcW w:w="2279" w:type="dxa"/>
          </w:tcPr>
          <w:p w14:paraId="11118249" w14:textId="46AC65E6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IT-05 </w:t>
            </w:r>
            <w:r w:rsidRPr="00953F39">
              <w:rPr>
                <w:b/>
                <w:i/>
                <w:color w:val="000000"/>
                <w:sz w:val="17"/>
              </w:rPr>
              <w:t>Network</w:t>
            </w:r>
            <w:r w:rsidRPr="002012DE">
              <w:rPr>
                <w:b/>
                <w:color w:val="000000"/>
                <w:sz w:val="17"/>
              </w:rPr>
              <w:t xml:space="preserve">, </w:t>
            </w:r>
            <w:r w:rsidRPr="00953F39">
              <w:rPr>
                <w:b/>
                <w:i/>
                <w:color w:val="000000"/>
                <w:sz w:val="17"/>
              </w:rPr>
              <w:lastRenderedPageBreak/>
              <w:t>Connectivity &amp; Hybrid Cloud</w:t>
            </w:r>
          </w:p>
        </w:tc>
        <w:tc>
          <w:tcPr>
            <w:tcW w:w="2279" w:type="dxa"/>
          </w:tcPr>
          <w:p w14:paraId="67BFD2E7" w14:textId="5ECDFC6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lastRenderedPageBreak/>
              <w:t>T2</w:t>
            </w:r>
          </w:p>
        </w:tc>
        <w:tc>
          <w:tcPr>
            <w:tcW w:w="2279" w:type="dxa"/>
          </w:tcPr>
          <w:p w14:paraId="450AE473" w14:textId="1F58B8B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4DEAE545" w14:textId="29B2E7EC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SO2</w:t>
            </w:r>
          </w:p>
        </w:tc>
        <w:tc>
          <w:tcPr>
            <w:tcW w:w="2279" w:type="dxa"/>
          </w:tcPr>
          <w:p w14:paraId="476A6B92" w14:textId="4F781F5A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BO2, BO6</w:t>
            </w:r>
          </w:p>
        </w:tc>
        <w:tc>
          <w:tcPr>
            <w:tcW w:w="2280" w:type="dxa"/>
          </w:tcPr>
          <w:p w14:paraId="58ADA245" w14:textId="4E5798A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4.5</w:t>
            </w:r>
          </w:p>
        </w:tc>
      </w:tr>
      <w:tr w:rsidR="002012DE" w:rsidRPr="002012DE" w14:paraId="13EBEC4A" w14:textId="77777777" w:rsidTr="002012DE">
        <w:tc>
          <w:tcPr>
            <w:tcW w:w="2279" w:type="dxa"/>
          </w:tcPr>
          <w:p w14:paraId="136ACF4B" w14:textId="11876FFF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IT-06 BC/DR &amp; </w:t>
            </w:r>
            <w:r w:rsidRPr="00953F39">
              <w:rPr>
                <w:b/>
                <w:i/>
                <w:color w:val="000000"/>
                <w:sz w:val="17"/>
              </w:rPr>
              <w:t>Cyber Recovery</w:t>
            </w:r>
          </w:p>
        </w:tc>
        <w:tc>
          <w:tcPr>
            <w:tcW w:w="2279" w:type="dxa"/>
          </w:tcPr>
          <w:p w14:paraId="039F1BB5" w14:textId="13E047C1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T2</w:t>
            </w:r>
          </w:p>
        </w:tc>
        <w:tc>
          <w:tcPr>
            <w:tcW w:w="2279" w:type="dxa"/>
          </w:tcPr>
          <w:p w14:paraId="09F6AFB8" w14:textId="1E2D80D8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—</w:t>
            </w:r>
          </w:p>
        </w:tc>
        <w:tc>
          <w:tcPr>
            <w:tcW w:w="2279" w:type="dxa"/>
          </w:tcPr>
          <w:p w14:paraId="57BFEBD3" w14:textId="52B4AE1E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SO2</w:t>
            </w:r>
          </w:p>
        </w:tc>
        <w:tc>
          <w:tcPr>
            <w:tcW w:w="2279" w:type="dxa"/>
          </w:tcPr>
          <w:p w14:paraId="78C6F084" w14:textId="788891F5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BO6, BO2</w:t>
            </w:r>
          </w:p>
        </w:tc>
        <w:tc>
          <w:tcPr>
            <w:tcW w:w="2280" w:type="dxa"/>
          </w:tcPr>
          <w:p w14:paraId="0305E341" w14:textId="2A5454C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4.5, 4.10</w:t>
            </w:r>
          </w:p>
        </w:tc>
      </w:tr>
      <w:tr w:rsidR="002012DE" w:rsidRPr="002012DE" w14:paraId="41796044" w14:textId="77777777" w:rsidTr="002012DE">
        <w:tc>
          <w:tcPr>
            <w:tcW w:w="2279" w:type="dxa"/>
          </w:tcPr>
          <w:p w14:paraId="5CD484C9" w14:textId="0044F1A5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IT-07 </w:t>
            </w:r>
            <w:r w:rsidRPr="00953F39">
              <w:rPr>
                <w:b/>
                <w:i/>
                <w:color w:val="000000"/>
                <w:sz w:val="17"/>
              </w:rPr>
              <w:t>Dashboard</w:t>
            </w:r>
            <w:r w:rsidRPr="002012DE">
              <w:rPr>
                <w:b/>
                <w:color w:val="000000"/>
                <w:sz w:val="17"/>
              </w:rPr>
              <w:t xml:space="preserve"> KEK &amp; </w:t>
            </w:r>
            <w:r w:rsidRPr="00953F39">
              <w:rPr>
                <w:b/>
                <w:i/>
                <w:color w:val="000000"/>
                <w:sz w:val="17"/>
              </w:rPr>
              <w:t>Investor Pipeline</w:t>
            </w:r>
          </w:p>
        </w:tc>
        <w:tc>
          <w:tcPr>
            <w:tcW w:w="2279" w:type="dxa"/>
          </w:tcPr>
          <w:p w14:paraId="5FF702D0" w14:textId="6FF705E1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</w:t>
            </w:r>
          </w:p>
        </w:tc>
        <w:tc>
          <w:tcPr>
            <w:tcW w:w="2279" w:type="dxa"/>
          </w:tcPr>
          <w:p w14:paraId="2233BFB4" w14:textId="72A978C1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T6</w:t>
            </w:r>
          </w:p>
        </w:tc>
        <w:tc>
          <w:tcPr>
            <w:tcW w:w="2279" w:type="dxa"/>
          </w:tcPr>
          <w:p w14:paraId="364E2393" w14:textId="6A8A8177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SO4</w:t>
            </w:r>
          </w:p>
        </w:tc>
        <w:tc>
          <w:tcPr>
            <w:tcW w:w="2279" w:type="dxa"/>
          </w:tcPr>
          <w:p w14:paraId="6EB7874E" w14:textId="5E95AE1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BO1</w:t>
            </w:r>
          </w:p>
        </w:tc>
        <w:tc>
          <w:tcPr>
            <w:tcW w:w="2280" w:type="dxa"/>
          </w:tcPr>
          <w:p w14:paraId="11CEB16D" w14:textId="2F446580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4.1, 4.3</w:t>
            </w:r>
          </w:p>
        </w:tc>
      </w:tr>
      <w:tr w:rsidR="002012DE" w:rsidRPr="002012DE" w14:paraId="0D914145" w14:textId="77777777" w:rsidTr="002012DE">
        <w:tc>
          <w:tcPr>
            <w:tcW w:w="2279" w:type="dxa"/>
          </w:tcPr>
          <w:p w14:paraId="686ED6FC" w14:textId="6DF69B5D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IT-08 </w:t>
            </w:r>
            <w:r w:rsidRPr="00953F39">
              <w:rPr>
                <w:b/>
                <w:i/>
                <w:color w:val="000000"/>
                <w:sz w:val="17"/>
              </w:rPr>
              <w:t>Tenant Digital Portal</w:t>
            </w:r>
          </w:p>
        </w:tc>
        <w:tc>
          <w:tcPr>
            <w:tcW w:w="2279" w:type="dxa"/>
          </w:tcPr>
          <w:p w14:paraId="7F3A69EB" w14:textId="28B3440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</w:t>
            </w:r>
          </w:p>
        </w:tc>
        <w:tc>
          <w:tcPr>
            <w:tcW w:w="2279" w:type="dxa"/>
          </w:tcPr>
          <w:p w14:paraId="7EFE5D8B" w14:textId="0044D8EC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T3</w:t>
            </w:r>
          </w:p>
        </w:tc>
        <w:tc>
          <w:tcPr>
            <w:tcW w:w="2279" w:type="dxa"/>
          </w:tcPr>
          <w:p w14:paraId="7F57A364" w14:textId="6C428131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SO4</w:t>
            </w:r>
          </w:p>
        </w:tc>
        <w:tc>
          <w:tcPr>
            <w:tcW w:w="2279" w:type="dxa"/>
          </w:tcPr>
          <w:p w14:paraId="602423F2" w14:textId="4E631C21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BO3, BO1</w:t>
            </w:r>
          </w:p>
        </w:tc>
        <w:tc>
          <w:tcPr>
            <w:tcW w:w="2280" w:type="dxa"/>
          </w:tcPr>
          <w:p w14:paraId="6583D50D" w14:textId="4B3AF248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4.1, 4.3</w:t>
            </w:r>
          </w:p>
        </w:tc>
      </w:tr>
      <w:tr w:rsidR="002012DE" w:rsidRPr="002012DE" w14:paraId="390300FF" w14:textId="77777777" w:rsidTr="002012DE">
        <w:tc>
          <w:tcPr>
            <w:tcW w:w="2279" w:type="dxa"/>
          </w:tcPr>
          <w:p w14:paraId="1881BCF9" w14:textId="2F6D9B42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IT-09 </w:t>
            </w:r>
            <w:r w:rsidRPr="00953F39">
              <w:rPr>
                <w:b/>
                <w:i/>
                <w:color w:val="000000"/>
                <w:sz w:val="17"/>
              </w:rPr>
              <w:t>Utility Meter-to-Cash</w:t>
            </w:r>
          </w:p>
        </w:tc>
        <w:tc>
          <w:tcPr>
            <w:tcW w:w="2279" w:type="dxa"/>
          </w:tcPr>
          <w:p w14:paraId="443B6C2E" w14:textId="1AEA0A6C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36B204BE" w14:textId="1F9E83BD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T4, T3</w:t>
            </w:r>
          </w:p>
        </w:tc>
        <w:tc>
          <w:tcPr>
            <w:tcW w:w="2279" w:type="dxa"/>
          </w:tcPr>
          <w:p w14:paraId="666CB34E" w14:textId="1F30AD79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SO5</w:t>
            </w:r>
          </w:p>
        </w:tc>
        <w:tc>
          <w:tcPr>
            <w:tcW w:w="2279" w:type="dxa"/>
          </w:tcPr>
          <w:p w14:paraId="73279FB5" w14:textId="297BBD3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BO2</w:t>
            </w:r>
          </w:p>
        </w:tc>
        <w:tc>
          <w:tcPr>
            <w:tcW w:w="2280" w:type="dxa"/>
          </w:tcPr>
          <w:p w14:paraId="5226E3EE" w14:textId="0B15F08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4.1, 4.3</w:t>
            </w:r>
          </w:p>
        </w:tc>
      </w:tr>
      <w:tr w:rsidR="002012DE" w:rsidRPr="002012DE" w14:paraId="25294DC5" w14:textId="77777777" w:rsidTr="002012DE">
        <w:tc>
          <w:tcPr>
            <w:tcW w:w="2279" w:type="dxa"/>
          </w:tcPr>
          <w:p w14:paraId="434A00D1" w14:textId="63B8F17C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IT-10 CRM &amp; </w:t>
            </w:r>
            <w:r w:rsidRPr="00953F39">
              <w:rPr>
                <w:b/>
                <w:i/>
                <w:color w:val="000000"/>
                <w:sz w:val="17"/>
              </w:rPr>
              <w:t>Tenant Engagement</w:t>
            </w:r>
          </w:p>
        </w:tc>
        <w:tc>
          <w:tcPr>
            <w:tcW w:w="2279" w:type="dxa"/>
          </w:tcPr>
          <w:p w14:paraId="090E2506" w14:textId="491513B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</w:t>
            </w:r>
          </w:p>
        </w:tc>
        <w:tc>
          <w:tcPr>
            <w:tcW w:w="2279" w:type="dxa"/>
          </w:tcPr>
          <w:p w14:paraId="7EAF1B83" w14:textId="48A21C0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T6</w:t>
            </w:r>
          </w:p>
        </w:tc>
        <w:tc>
          <w:tcPr>
            <w:tcW w:w="2279" w:type="dxa"/>
          </w:tcPr>
          <w:p w14:paraId="1EBF639B" w14:textId="0E197257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SO4</w:t>
            </w:r>
          </w:p>
        </w:tc>
        <w:tc>
          <w:tcPr>
            <w:tcW w:w="2279" w:type="dxa"/>
          </w:tcPr>
          <w:p w14:paraId="2F5D0441" w14:textId="01441F85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BO3, BO1</w:t>
            </w:r>
          </w:p>
        </w:tc>
        <w:tc>
          <w:tcPr>
            <w:tcW w:w="2280" w:type="dxa"/>
          </w:tcPr>
          <w:p w14:paraId="1E790E60" w14:textId="2D79CF5D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4.1, 4.3</w:t>
            </w:r>
          </w:p>
        </w:tc>
      </w:tr>
      <w:tr w:rsidR="002012DE" w:rsidRPr="002012DE" w14:paraId="774FDA7D" w14:textId="77777777" w:rsidTr="002012DE">
        <w:tc>
          <w:tcPr>
            <w:tcW w:w="2279" w:type="dxa"/>
          </w:tcPr>
          <w:p w14:paraId="3C9950B0" w14:textId="4821AF68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IT-11 </w:t>
            </w:r>
            <w:r w:rsidR="00514C21" w:rsidRPr="00514C21">
              <w:rPr>
                <w:b/>
                <w:color w:val="000000"/>
                <w:sz w:val="17"/>
              </w:rPr>
              <w:t>SAP Inti + Odoo Operasional</w:t>
            </w:r>
          </w:p>
        </w:tc>
        <w:tc>
          <w:tcPr>
            <w:tcW w:w="2279" w:type="dxa"/>
          </w:tcPr>
          <w:p w14:paraId="60B94CC6" w14:textId="003DCE09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T3</w:t>
            </w:r>
          </w:p>
        </w:tc>
        <w:tc>
          <w:tcPr>
            <w:tcW w:w="2279" w:type="dxa"/>
          </w:tcPr>
          <w:p w14:paraId="3FC323CB" w14:textId="5E15EDB9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T1</w:t>
            </w:r>
          </w:p>
        </w:tc>
        <w:tc>
          <w:tcPr>
            <w:tcW w:w="2279" w:type="dxa"/>
          </w:tcPr>
          <w:p w14:paraId="3C40F0BF" w14:textId="0A4DA81E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SO3, SO7</w:t>
            </w:r>
          </w:p>
        </w:tc>
        <w:tc>
          <w:tcPr>
            <w:tcW w:w="2279" w:type="dxa"/>
          </w:tcPr>
          <w:p w14:paraId="2260AC9A" w14:textId="60373F2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</w:t>
            </w:r>
          </w:p>
        </w:tc>
        <w:tc>
          <w:tcPr>
            <w:tcW w:w="2280" w:type="dxa"/>
          </w:tcPr>
          <w:p w14:paraId="71CA41EB" w14:textId="427F3E45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4.3, 4.9</w:t>
            </w:r>
          </w:p>
        </w:tc>
      </w:tr>
      <w:tr w:rsidR="002012DE" w:rsidRPr="002012DE" w14:paraId="0CD29A4D" w14:textId="77777777" w:rsidTr="002012DE">
        <w:tc>
          <w:tcPr>
            <w:tcW w:w="2279" w:type="dxa"/>
          </w:tcPr>
          <w:p w14:paraId="4D7DF2DB" w14:textId="2684BB41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IT-12 DMS &amp; </w:t>
            </w:r>
            <w:r w:rsidRPr="00953F39">
              <w:rPr>
                <w:b/>
                <w:i/>
                <w:color w:val="000000"/>
                <w:sz w:val="17"/>
              </w:rPr>
              <w:t>Workflow</w:t>
            </w:r>
          </w:p>
        </w:tc>
        <w:tc>
          <w:tcPr>
            <w:tcW w:w="2279" w:type="dxa"/>
          </w:tcPr>
          <w:p w14:paraId="73DAA8BA" w14:textId="4D106C74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T3</w:t>
            </w:r>
          </w:p>
        </w:tc>
        <w:tc>
          <w:tcPr>
            <w:tcW w:w="2279" w:type="dxa"/>
          </w:tcPr>
          <w:p w14:paraId="2687DA5D" w14:textId="0A1D6EB1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</w:t>
            </w:r>
          </w:p>
        </w:tc>
        <w:tc>
          <w:tcPr>
            <w:tcW w:w="2279" w:type="dxa"/>
          </w:tcPr>
          <w:p w14:paraId="44D0DFC0" w14:textId="262C39E5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SO3</w:t>
            </w:r>
          </w:p>
        </w:tc>
        <w:tc>
          <w:tcPr>
            <w:tcW w:w="2279" w:type="dxa"/>
          </w:tcPr>
          <w:p w14:paraId="1C24AAE9" w14:textId="09B5C58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</w:t>
            </w:r>
          </w:p>
        </w:tc>
        <w:tc>
          <w:tcPr>
            <w:tcW w:w="2280" w:type="dxa"/>
          </w:tcPr>
          <w:p w14:paraId="45BD5E2C" w14:textId="1D66D25D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4.3</w:t>
            </w:r>
          </w:p>
        </w:tc>
      </w:tr>
      <w:tr w:rsidR="002012DE" w:rsidRPr="002012DE" w14:paraId="48E25974" w14:textId="77777777" w:rsidTr="002012DE">
        <w:tc>
          <w:tcPr>
            <w:tcW w:w="2279" w:type="dxa"/>
          </w:tcPr>
          <w:p w14:paraId="0676270F" w14:textId="0CA0EDDD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IT-13 </w:t>
            </w:r>
            <w:r w:rsidRPr="00953F39">
              <w:rPr>
                <w:b/>
                <w:i/>
                <w:color w:val="000000"/>
                <w:sz w:val="17"/>
              </w:rPr>
              <w:t>Integration Platform</w:t>
            </w:r>
            <w:r w:rsidRPr="002012DE">
              <w:rPr>
                <w:b/>
                <w:color w:val="000000"/>
                <w:sz w:val="17"/>
              </w:rPr>
              <w:t xml:space="preserve"> (API)</w:t>
            </w:r>
          </w:p>
        </w:tc>
        <w:tc>
          <w:tcPr>
            <w:tcW w:w="2279" w:type="dxa"/>
          </w:tcPr>
          <w:p w14:paraId="7DC52EEE" w14:textId="14D1F3F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T3</w:t>
            </w:r>
          </w:p>
        </w:tc>
        <w:tc>
          <w:tcPr>
            <w:tcW w:w="2279" w:type="dxa"/>
          </w:tcPr>
          <w:p w14:paraId="10A6616A" w14:textId="55899C9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T6</w:t>
            </w:r>
          </w:p>
        </w:tc>
        <w:tc>
          <w:tcPr>
            <w:tcW w:w="2279" w:type="dxa"/>
          </w:tcPr>
          <w:p w14:paraId="59F3EA36" w14:textId="1B49B789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SO3</w:t>
            </w:r>
          </w:p>
        </w:tc>
        <w:tc>
          <w:tcPr>
            <w:tcW w:w="2279" w:type="dxa"/>
          </w:tcPr>
          <w:p w14:paraId="7D6CF720" w14:textId="7612B259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</w:t>
            </w:r>
          </w:p>
        </w:tc>
        <w:tc>
          <w:tcPr>
            <w:tcW w:w="2280" w:type="dxa"/>
          </w:tcPr>
          <w:p w14:paraId="58517AD6" w14:textId="4650E749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4.3, 4.5</w:t>
            </w:r>
          </w:p>
        </w:tc>
      </w:tr>
      <w:tr w:rsidR="002012DE" w:rsidRPr="002012DE" w14:paraId="5FC77D05" w14:textId="77777777" w:rsidTr="002012DE">
        <w:tc>
          <w:tcPr>
            <w:tcW w:w="2279" w:type="dxa"/>
          </w:tcPr>
          <w:p w14:paraId="2E8E9EB1" w14:textId="28C5A507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IT-14 </w:t>
            </w:r>
            <w:r w:rsidRPr="00953F39">
              <w:rPr>
                <w:b/>
                <w:i/>
                <w:color w:val="000000"/>
                <w:sz w:val="17"/>
              </w:rPr>
              <w:t>Data Governance &amp; Data Platform</w:t>
            </w:r>
            <w:r w:rsidRPr="002012DE">
              <w:rPr>
                <w:b/>
                <w:color w:val="000000"/>
                <w:sz w:val="17"/>
              </w:rPr>
              <w:t>/BI</w:t>
            </w:r>
          </w:p>
        </w:tc>
        <w:tc>
          <w:tcPr>
            <w:tcW w:w="2279" w:type="dxa"/>
          </w:tcPr>
          <w:p w14:paraId="306AC731" w14:textId="4158B849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T6</w:t>
            </w:r>
          </w:p>
        </w:tc>
        <w:tc>
          <w:tcPr>
            <w:tcW w:w="2279" w:type="dxa"/>
          </w:tcPr>
          <w:p w14:paraId="0B6862F1" w14:textId="03A2B1F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T3</w:t>
            </w:r>
          </w:p>
        </w:tc>
        <w:tc>
          <w:tcPr>
            <w:tcW w:w="2279" w:type="dxa"/>
          </w:tcPr>
          <w:p w14:paraId="3EA87D9C" w14:textId="13915A3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SO6</w:t>
            </w:r>
          </w:p>
        </w:tc>
        <w:tc>
          <w:tcPr>
            <w:tcW w:w="2279" w:type="dxa"/>
          </w:tcPr>
          <w:p w14:paraId="60E79D24" w14:textId="4A3DFC5E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BO1–BO6</w:t>
            </w:r>
          </w:p>
        </w:tc>
        <w:tc>
          <w:tcPr>
            <w:tcW w:w="2280" w:type="dxa"/>
          </w:tcPr>
          <w:p w14:paraId="30845541" w14:textId="4707719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4.4</w:t>
            </w:r>
          </w:p>
        </w:tc>
      </w:tr>
      <w:tr w:rsidR="002012DE" w:rsidRPr="002012DE" w14:paraId="68B93D7A" w14:textId="77777777" w:rsidTr="002012DE">
        <w:tc>
          <w:tcPr>
            <w:tcW w:w="2279" w:type="dxa"/>
          </w:tcPr>
          <w:p w14:paraId="031423ED" w14:textId="039CDC90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IT-15 </w:t>
            </w:r>
            <w:r w:rsidRPr="00953F39">
              <w:rPr>
                <w:b/>
                <w:i/>
                <w:color w:val="000000"/>
                <w:sz w:val="17"/>
              </w:rPr>
              <w:t>Estate</w:t>
            </w:r>
            <w:r w:rsidRPr="002012DE">
              <w:rPr>
                <w:b/>
                <w:color w:val="000000"/>
                <w:sz w:val="17"/>
              </w:rPr>
              <w:t xml:space="preserve"> GIS &amp; </w:t>
            </w:r>
            <w:r w:rsidRPr="00953F39">
              <w:rPr>
                <w:b/>
                <w:i/>
                <w:color w:val="000000"/>
                <w:sz w:val="17"/>
              </w:rPr>
              <w:t>Asset Registry</w:t>
            </w:r>
          </w:p>
        </w:tc>
        <w:tc>
          <w:tcPr>
            <w:tcW w:w="2279" w:type="dxa"/>
          </w:tcPr>
          <w:p w14:paraId="36B2FF49" w14:textId="33C630B8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0BF8523E" w14:textId="5547C35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</w:t>
            </w:r>
          </w:p>
        </w:tc>
        <w:tc>
          <w:tcPr>
            <w:tcW w:w="2279" w:type="dxa"/>
          </w:tcPr>
          <w:p w14:paraId="5077B9E9" w14:textId="3D1E62F5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SO5</w:t>
            </w:r>
          </w:p>
        </w:tc>
        <w:tc>
          <w:tcPr>
            <w:tcW w:w="2279" w:type="dxa"/>
          </w:tcPr>
          <w:p w14:paraId="1C2411FD" w14:textId="51C7363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BO1, BO2</w:t>
            </w:r>
          </w:p>
        </w:tc>
        <w:tc>
          <w:tcPr>
            <w:tcW w:w="2280" w:type="dxa"/>
          </w:tcPr>
          <w:p w14:paraId="2ED2D16E" w14:textId="62785E7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4.1, 4.4</w:t>
            </w:r>
          </w:p>
        </w:tc>
      </w:tr>
      <w:tr w:rsidR="002012DE" w:rsidRPr="002012DE" w14:paraId="06E6F5B0" w14:textId="77777777" w:rsidTr="002012DE">
        <w:tc>
          <w:tcPr>
            <w:tcW w:w="2279" w:type="dxa"/>
          </w:tcPr>
          <w:p w14:paraId="25786D54" w14:textId="3ECD87D9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IT-16 </w:t>
            </w:r>
            <w:r w:rsidRPr="00953F39">
              <w:rPr>
                <w:b/>
                <w:i/>
                <w:color w:val="000000"/>
                <w:sz w:val="17"/>
              </w:rPr>
              <w:t>Smart Utility</w:t>
            </w:r>
            <w:r w:rsidRPr="002012DE">
              <w:rPr>
                <w:b/>
                <w:color w:val="000000"/>
                <w:sz w:val="17"/>
              </w:rPr>
              <w:t xml:space="preserve"> IoT &amp; OT/IT </w:t>
            </w:r>
            <w:r w:rsidRPr="00953F39">
              <w:rPr>
                <w:b/>
                <w:i/>
                <w:color w:val="000000"/>
                <w:sz w:val="17"/>
              </w:rPr>
              <w:t>Integration</w:t>
            </w:r>
          </w:p>
        </w:tc>
        <w:tc>
          <w:tcPr>
            <w:tcW w:w="2279" w:type="dxa"/>
          </w:tcPr>
          <w:p w14:paraId="1806FA99" w14:textId="6DE170A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5EC87335" w14:textId="7CAB1120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T2</w:t>
            </w:r>
          </w:p>
        </w:tc>
        <w:tc>
          <w:tcPr>
            <w:tcW w:w="2279" w:type="dxa"/>
          </w:tcPr>
          <w:p w14:paraId="4AF897DD" w14:textId="49BCF8D4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SO5</w:t>
            </w:r>
          </w:p>
        </w:tc>
        <w:tc>
          <w:tcPr>
            <w:tcW w:w="2279" w:type="dxa"/>
          </w:tcPr>
          <w:p w14:paraId="3DE6CA6F" w14:textId="71A2AEC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BO2, BO5</w:t>
            </w:r>
          </w:p>
        </w:tc>
        <w:tc>
          <w:tcPr>
            <w:tcW w:w="2280" w:type="dxa"/>
          </w:tcPr>
          <w:p w14:paraId="59F0D34C" w14:textId="09174F34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4.1, 4.5</w:t>
            </w:r>
          </w:p>
        </w:tc>
      </w:tr>
      <w:tr w:rsidR="002012DE" w:rsidRPr="002012DE" w14:paraId="41AF0057" w14:textId="77777777" w:rsidTr="002012DE">
        <w:tc>
          <w:tcPr>
            <w:tcW w:w="2279" w:type="dxa"/>
          </w:tcPr>
          <w:p w14:paraId="656C03B4" w14:textId="5E4621A1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IT-17 </w:t>
            </w:r>
            <w:r w:rsidRPr="00953F39">
              <w:rPr>
                <w:b/>
                <w:i/>
                <w:color w:val="000000"/>
                <w:sz w:val="17"/>
              </w:rPr>
              <w:t>Integrated Estate Operations Center</w:t>
            </w:r>
          </w:p>
        </w:tc>
        <w:tc>
          <w:tcPr>
            <w:tcW w:w="2279" w:type="dxa"/>
          </w:tcPr>
          <w:p w14:paraId="7BD6F504" w14:textId="43850FF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0082987D" w14:textId="62C2D8A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T2</w:t>
            </w:r>
          </w:p>
        </w:tc>
        <w:tc>
          <w:tcPr>
            <w:tcW w:w="2279" w:type="dxa"/>
          </w:tcPr>
          <w:p w14:paraId="2D209474" w14:textId="67FDD7DA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SO5</w:t>
            </w:r>
          </w:p>
        </w:tc>
        <w:tc>
          <w:tcPr>
            <w:tcW w:w="2279" w:type="dxa"/>
          </w:tcPr>
          <w:p w14:paraId="55EC03F3" w14:textId="104EC2F4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BO2, BO6</w:t>
            </w:r>
          </w:p>
        </w:tc>
        <w:tc>
          <w:tcPr>
            <w:tcW w:w="2280" w:type="dxa"/>
          </w:tcPr>
          <w:p w14:paraId="5A607680" w14:textId="3899CEAD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</w:t>
            </w:r>
          </w:p>
        </w:tc>
      </w:tr>
      <w:tr w:rsidR="002012DE" w:rsidRPr="002012DE" w14:paraId="0F1D4FDD" w14:textId="77777777" w:rsidTr="002012DE">
        <w:tc>
          <w:tcPr>
            <w:tcW w:w="2279" w:type="dxa"/>
          </w:tcPr>
          <w:p w14:paraId="71ACDC66" w14:textId="7F9A99FC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IT-18 </w:t>
            </w:r>
            <w:r w:rsidRPr="00953F39">
              <w:rPr>
                <w:b/>
                <w:i/>
                <w:color w:val="000000"/>
                <w:sz w:val="17"/>
              </w:rPr>
              <w:t>Energy</w:t>
            </w:r>
            <w:r w:rsidRPr="002012DE">
              <w:rPr>
                <w:b/>
                <w:color w:val="000000"/>
                <w:sz w:val="17"/>
              </w:rPr>
              <w:t xml:space="preserve">, </w:t>
            </w:r>
            <w:r w:rsidRPr="00953F39">
              <w:rPr>
                <w:b/>
                <w:i/>
                <w:color w:val="000000"/>
                <w:sz w:val="17"/>
              </w:rPr>
              <w:t>Emission &amp; Carbon</w:t>
            </w:r>
            <w:r w:rsidRPr="002012DE">
              <w:rPr>
                <w:b/>
                <w:color w:val="000000"/>
                <w:sz w:val="17"/>
              </w:rPr>
              <w:t xml:space="preserve"> MRV</w:t>
            </w:r>
          </w:p>
        </w:tc>
        <w:tc>
          <w:tcPr>
            <w:tcW w:w="2279" w:type="dxa"/>
          </w:tcPr>
          <w:p w14:paraId="0F902A3F" w14:textId="6912624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T6</w:t>
            </w:r>
          </w:p>
        </w:tc>
        <w:tc>
          <w:tcPr>
            <w:tcW w:w="2279" w:type="dxa"/>
          </w:tcPr>
          <w:p w14:paraId="28B169A9" w14:textId="01509F00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392F49C4" w14:textId="0CF083BE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SO6</w:t>
            </w:r>
          </w:p>
        </w:tc>
        <w:tc>
          <w:tcPr>
            <w:tcW w:w="2279" w:type="dxa"/>
          </w:tcPr>
          <w:p w14:paraId="662DC815" w14:textId="01FAC11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BO5</w:t>
            </w:r>
          </w:p>
        </w:tc>
        <w:tc>
          <w:tcPr>
            <w:tcW w:w="2280" w:type="dxa"/>
          </w:tcPr>
          <w:p w14:paraId="0561AC58" w14:textId="0BCEE6D1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4.4</w:t>
            </w:r>
          </w:p>
        </w:tc>
      </w:tr>
      <w:tr w:rsidR="002012DE" w:rsidRPr="002012DE" w14:paraId="2CB1871F" w14:textId="77777777" w:rsidTr="002012DE">
        <w:tc>
          <w:tcPr>
            <w:tcW w:w="2279" w:type="dxa"/>
          </w:tcPr>
          <w:p w14:paraId="728D84FC" w14:textId="1B798C07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IT-19 </w:t>
            </w:r>
            <w:r w:rsidRPr="00953F39">
              <w:rPr>
                <w:b/>
                <w:i/>
                <w:color w:val="000000"/>
                <w:sz w:val="17"/>
              </w:rPr>
              <w:t>New Business Digital Services</w:t>
            </w:r>
          </w:p>
        </w:tc>
        <w:tc>
          <w:tcPr>
            <w:tcW w:w="2279" w:type="dxa"/>
          </w:tcPr>
          <w:p w14:paraId="3A339E20" w14:textId="20FD9BD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T4</w:t>
            </w:r>
          </w:p>
        </w:tc>
        <w:tc>
          <w:tcPr>
            <w:tcW w:w="2279" w:type="dxa"/>
          </w:tcPr>
          <w:p w14:paraId="6945FEB9" w14:textId="3C4FB1D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T3</w:t>
            </w:r>
          </w:p>
        </w:tc>
        <w:tc>
          <w:tcPr>
            <w:tcW w:w="2279" w:type="dxa"/>
          </w:tcPr>
          <w:p w14:paraId="3D49FBE3" w14:textId="586643D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SO4</w:t>
            </w:r>
          </w:p>
        </w:tc>
        <w:tc>
          <w:tcPr>
            <w:tcW w:w="2279" w:type="dxa"/>
          </w:tcPr>
          <w:p w14:paraId="5A5116E5" w14:textId="6644AA66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BO4</w:t>
            </w:r>
          </w:p>
        </w:tc>
        <w:tc>
          <w:tcPr>
            <w:tcW w:w="2280" w:type="dxa"/>
          </w:tcPr>
          <w:p w14:paraId="73E82A74" w14:textId="734A0675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</w:t>
            </w:r>
          </w:p>
        </w:tc>
      </w:tr>
      <w:tr w:rsidR="002012DE" w:rsidRPr="002012DE" w14:paraId="3B7000B7" w14:textId="77777777" w:rsidTr="002012DE">
        <w:tc>
          <w:tcPr>
            <w:tcW w:w="2279" w:type="dxa"/>
          </w:tcPr>
          <w:p w14:paraId="31998827" w14:textId="79E6BCEC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IT-20 </w:t>
            </w:r>
            <w:r w:rsidRPr="00953F39">
              <w:rPr>
                <w:b/>
                <w:i/>
                <w:color w:val="000000"/>
                <w:sz w:val="17"/>
              </w:rPr>
              <w:t>Mobile Field Service &amp; e-Permit</w:t>
            </w:r>
            <w:r w:rsidRPr="002012DE">
              <w:rPr>
                <w:b/>
                <w:color w:val="000000"/>
                <w:sz w:val="17"/>
              </w:rPr>
              <w:t>/EHS</w:t>
            </w:r>
          </w:p>
        </w:tc>
        <w:tc>
          <w:tcPr>
            <w:tcW w:w="2279" w:type="dxa"/>
          </w:tcPr>
          <w:p w14:paraId="6A091C7A" w14:textId="23EAA4B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7A966C21" w14:textId="7BBCF6FC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T1</w:t>
            </w:r>
          </w:p>
        </w:tc>
        <w:tc>
          <w:tcPr>
            <w:tcW w:w="2279" w:type="dxa"/>
          </w:tcPr>
          <w:p w14:paraId="77BF18D5" w14:textId="1B5C15D7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SO5</w:t>
            </w:r>
          </w:p>
        </w:tc>
        <w:tc>
          <w:tcPr>
            <w:tcW w:w="2279" w:type="dxa"/>
          </w:tcPr>
          <w:p w14:paraId="7928A454" w14:textId="36BE88FC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BO2, BO6</w:t>
            </w:r>
          </w:p>
        </w:tc>
        <w:tc>
          <w:tcPr>
            <w:tcW w:w="2280" w:type="dxa"/>
          </w:tcPr>
          <w:p w14:paraId="27351B96" w14:textId="469A080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4.1, 4.3</w:t>
            </w:r>
          </w:p>
        </w:tc>
      </w:tr>
      <w:tr w:rsidR="002012DE" w:rsidRPr="002012DE" w14:paraId="26403BE8" w14:textId="77777777" w:rsidTr="002012DE">
        <w:tc>
          <w:tcPr>
            <w:tcW w:w="2279" w:type="dxa"/>
          </w:tcPr>
          <w:p w14:paraId="52D8414C" w14:textId="1E32141D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IT-21 AI &amp; </w:t>
            </w:r>
            <w:r w:rsidRPr="00953F39">
              <w:rPr>
                <w:b/>
                <w:i/>
                <w:color w:val="000000"/>
                <w:sz w:val="17"/>
              </w:rPr>
              <w:t>Advanced Analytics</w:t>
            </w:r>
          </w:p>
        </w:tc>
        <w:tc>
          <w:tcPr>
            <w:tcW w:w="2279" w:type="dxa"/>
          </w:tcPr>
          <w:p w14:paraId="4D4DF220" w14:textId="023A58C8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T6</w:t>
            </w:r>
          </w:p>
        </w:tc>
        <w:tc>
          <w:tcPr>
            <w:tcW w:w="2279" w:type="dxa"/>
          </w:tcPr>
          <w:p w14:paraId="424E9695" w14:textId="136CA5A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5BF3AD9D" w14:textId="4A1AFB70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SO6</w:t>
            </w:r>
          </w:p>
        </w:tc>
        <w:tc>
          <w:tcPr>
            <w:tcW w:w="2279" w:type="dxa"/>
          </w:tcPr>
          <w:p w14:paraId="2E5857EC" w14:textId="082CE264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BO1–BO6</w:t>
            </w:r>
          </w:p>
        </w:tc>
        <w:tc>
          <w:tcPr>
            <w:tcW w:w="2280" w:type="dxa"/>
          </w:tcPr>
          <w:p w14:paraId="0E31C431" w14:textId="3CF5BC9E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4.4</w:t>
            </w:r>
          </w:p>
        </w:tc>
      </w:tr>
      <w:tr w:rsidR="002012DE" w:rsidRPr="002012DE" w14:paraId="217AE1B1" w14:textId="77777777" w:rsidTr="002012DE">
        <w:tc>
          <w:tcPr>
            <w:tcW w:w="2279" w:type="dxa"/>
          </w:tcPr>
          <w:p w14:paraId="0946FE4A" w14:textId="3A51CC45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IT-22 </w:t>
            </w:r>
            <w:r w:rsidRPr="00953F39">
              <w:rPr>
                <w:b/>
                <w:i/>
                <w:color w:val="000000"/>
                <w:sz w:val="17"/>
              </w:rPr>
              <w:t>Video Analytics &amp; Drone</w:t>
            </w:r>
            <w:r w:rsidRPr="002012DE">
              <w:rPr>
                <w:b/>
                <w:color w:val="000000"/>
                <w:sz w:val="17"/>
              </w:rPr>
              <w:t xml:space="preserve"> (pilot)</w:t>
            </w:r>
          </w:p>
        </w:tc>
        <w:tc>
          <w:tcPr>
            <w:tcW w:w="2279" w:type="dxa"/>
          </w:tcPr>
          <w:p w14:paraId="0396098B" w14:textId="6F1648DB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2DF8D6DD" w14:textId="44F5F8F0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T2</w:t>
            </w:r>
          </w:p>
        </w:tc>
        <w:tc>
          <w:tcPr>
            <w:tcW w:w="2279" w:type="dxa"/>
          </w:tcPr>
          <w:p w14:paraId="3E57AD0F" w14:textId="2B5BE0F0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SO5</w:t>
            </w:r>
          </w:p>
        </w:tc>
        <w:tc>
          <w:tcPr>
            <w:tcW w:w="2279" w:type="dxa"/>
          </w:tcPr>
          <w:p w14:paraId="4496EAF2" w14:textId="7ED1112E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BO6</w:t>
            </w:r>
          </w:p>
        </w:tc>
        <w:tc>
          <w:tcPr>
            <w:tcW w:w="2280" w:type="dxa"/>
          </w:tcPr>
          <w:p w14:paraId="6CC01F3A" w14:textId="358D022E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4.1</w:t>
            </w:r>
          </w:p>
        </w:tc>
      </w:tr>
      <w:tr w:rsidR="002012DE" w:rsidRPr="002012DE" w14:paraId="1BD13AA0" w14:textId="77777777" w:rsidTr="002012DE">
        <w:tc>
          <w:tcPr>
            <w:tcW w:w="2279" w:type="dxa"/>
          </w:tcPr>
          <w:p w14:paraId="02311341" w14:textId="7D996AE9" w:rsidR="002012DE" w:rsidRPr="002012DE" w:rsidRDefault="002012DE" w:rsidP="002012DE">
            <w:pPr>
              <w:spacing w:after="40"/>
              <w:rPr>
                <w:b/>
                <w:color w:val="000000"/>
                <w:sz w:val="17"/>
              </w:rPr>
            </w:pPr>
            <w:r w:rsidRPr="002012DE">
              <w:rPr>
                <w:b/>
                <w:color w:val="000000"/>
                <w:sz w:val="17"/>
              </w:rPr>
              <w:t xml:space="preserve">IT-23 </w:t>
            </w:r>
            <w:r w:rsidRPr="00953F39">
              <w:rPr>
                <w:b/>
                <w:i/>
                <w:color w:val="000000"/>
                <w:sz w:val="17"/>
              </w:rPr>
              <w:t>Digital Twin</w:t>
            </w:r>
            <w:r w:rsidRPr="002012DE">
              <w:rPr>
                <w:b/>
                <w:color w:val="000000"/>
                <w:sz w:val="17"/>
              </w:rPr>
              <w:t xml:space="preserve"> (studi kelayakan)</w:t>
            </w:r>
          </w:p>
        </w:tc>
        <w:tc>
          <w:tcPr>
            <w:tcW w:w="2279" w:type="dxa"/>
          </w:tcPr>
          <w:p w14:paraId="2FBC50D3" w14:textId="01A76270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T6</w:t>
            </w:r>
          </w:p>
        </w:tc>
        <w:tc>
          <w:tcPr>
            <w:tcW w:w="2279" w:type="dxa"/>
          </w:tcPr>
          <w:p w14:paraId="66756892" w14:textId="0D78047C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T5</w:t>
            </w:r>
          </w:p>
        </w:tc>
        <w:tc>
          <w:tcPr>
            <w:tcW w:w="2279" w:type="dxa"/>
          </w:tcPr>
          <w:p w14:paraId="4139A98B" w14:textId="5050B973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SO6</w:t>
            </w:r>
          </w:p>
        </w:tc>
        <w:tc>
          <w:tcPr>
            <w:tcW w:w="2279" w:type="dxa"/>
          </w:tcPr>
          <w:p w14:paraId="5C2A00AD" w14:textId="43E76328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BO1, BO5</w:t>
            </w:r>
          </w:p>
        </w:tc>
        <w:tc>
          <w:tcPr>
            <w:tcW w:w="2280" w:type="dxa"/>
          </w:tcPr>
          <w:p w14:paraId="5268DC1E" w14:textId="1ED3C6C2" w:rsidR="002012DE" w:rsidRPr="002012DE" w:rsidRDefault="002012DE" w:rsidP="002012DE">
            <w:pPr>
              <w:spacing w:after="40"/>
              <w:rPr>
                <w:color w:val="000000"/>
                <w:sz w:val="17"/>
              </w:rPr>
            </w:pPr>
            <w:r w:rsidRPr="002012DE">
              <w:rPr>
                <w:color w:val="000000"/>
                <w:sz w:val="17"/>
              </w:rPr>
              <w:t>4.4</w:t>
            </w:r>
          </w:p>
        </w:tc>
      </w:tr>
    </w:tbl>
    <w:p w14:paraId="737AF009" w14:textId="7F618595" w:rsidR="002012DE" w:rsidRPr="006F7F48" w:rsidRDefault="002012DE" w:rsidP="002012DE">
      <w:pPr>
        <w:spacing w:before="120"/>
        <w:rPr>
          <w:color w:val="000000"/>
        </w:rPr>
      </w:pPr>
      <w:proofErr w:type="gramStart"/>
      <w:r w:rsidRPr="00953F39">
        <w:rPr>
          <w:b/>
          <w:i/>
          <w:color w:val="000000"/>
        </w:rPr>
        <w:t>So</w:t>
      </w:r>
      <w:proofErr w:type="gramEnd"/>
      <w:r w:rsidRPr="00953F39">
        <w:rPr>
          <w:b/>
          <w:i/>
          <w:color w:val="000000"/>
        </w:rPr>
        <w:t xml:space="preserve"> what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>Sebaran tema utama—T1: 2, T2: 4, T3: 3, T4: 4, T5: 6, T6: 4 inisiatif—menunjukkan tidak ada tema tanpa kendaraan eksekusi. SO7 hanya didukung IT-01 dan IT-11, sehingga pemenuhannya terutama bergantung pada model operasi dan rencana SDM di Bab 7. Inisiatif baru hanya masuk portfolio (</w:t>
      </w:r>
      <w:r w:rsidRPr="00953F39">
        <w:rPr>
          <w:i/>
          <w:color w:val="000000"/>
        </w:rPr>
        <w:t>Gate</w:t>
      </w:r>
      <w:r w:rsidRPr="006F7F48">
        <w:rPr>
          <w:color w:val="000000"/>
        </w:rPr>
        <w:t xml:space="preserve"> 1) bila dapat dipetakan ke tema utama, SO dan </w:t>
      </w:r>
      <w:r w:rsidRPr="00953F39">
        <w:rPr>
          <w:i/>
          <w:color w:val="000000"/>
        </w:rPr>
        <w:t>gap</w:t>
      </w:r>
      <w:r w:rsidRPr="006F7F48">
        <w:rPr>
          <w:color w:val="000000"/>
        </w:rPr>
        <w:t xml:space="preserve"> pada matriks ini.</w:t>
      </w:r>
    </w:p>
    <w:p w14:paraId="3C16A772" w14:textId="77777777" w:rsidR="00795D5A" w:rsidRPr="006F7F48" w:rsidRDefault="00795D5A" w:rsidP="003A684B">
      <w:pPr>
        <w:sectPr w:rsidR="00795D5A" w:rsidRPr="006F7F48" w:rsidSect="0006352E">
          <w:pgSz w:w="15840" w:h="12240" w:orient="landscape"/>
          <w:pgMar w:top="1134" w:right="1134" w:bottom="1417" w:left="1247" w:header="720" w:footer="720" w:gutter="0"/>
          <w:cols w:space="720"/>
          <w:docGrid w:linePitch="360"/>
        </w:sectPr>
      </w:pPr>
    </w:p>
    <w:p w14:paraId="0756E3C9" w14:textId="56394A14" w:rsidR="00755EA4" w:rsidRPr="006F7F48" w:rsidRDefault="00755EA4" w:rsidP="00755EA4">
      <w:pPr>
        <w:pStyle w:val="Heading1"/>
      </w:pPr>
      <w:bookmarkStart w:id="149" w:name="_Toc242450761"/>
      <w:r w:rsidRPr="006F7F48">
        <w:lastRenderedPageBreak/>
        <w:t xml:space="preserve">BAB 15 — </w:t>
      </w:r>
      <w:r w:rsidR="0036756A" w:rsidRPr="006F7F48">
        <w:t>PETA JALAN TI 2026–2030</w:t>
      </w:r>
      <w:bookmarkEnd w:id="149"/>
    </w:p>
    <w:p w14:paraId="4B912FB1" w14:textId="653D0A2A" w:rsidR="00755EA4" w:rsidRPr="006F7F48" w:rsidRDefault="00755EA4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953F39">
        <w:rPr>
          <w:rFonts w:hint="eastAsia"/>
          <w:i/>
          <w:color w:val="000000"/>
        </w:rPr>
        <w:t>Roadmap</w:t>
      </w:r>
      <w:r w:rsidRPr="006F7F48">
        <w:rPr>
          <w:rFonts w:hint="eastAsia"/>
          <w:color w:val="000000"/>
        </w:rPr>
        <w:t xml:space="preserve"> mengikuti logika </w:t>
      </w:r>
      <w:r w:rsidRPr="004F344A">
        <w:rPr>
          <w:rFonts w:hint="eastAsia"/>
          <w:i/>
          <w:color w:val="000000"/>
        </w:rPr>
        <w:t>Foundation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Integration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4F344A">
        <w:rPr>
          <w:rFonts w:hint="eastAsia"/>
          <w:i/>
          <w:color w:val="000000"/>
        </w:rPr>
        <w:t>Digitalization</w:t>
      </w:r>
      <w:r w:rsidRPr="006F7F48">
        <w:rPr>
          <w:rFonts w:hint="eastAsia"/>
          <w:color w:val="000000"/>
        </w:rPr>
        <w:t xml:space="preserve"> </w:t>
      </w:r>
      <w:r w:rsidRPr="006F7F48">
        <w:rPr>
          <w:rFonts w:hint="eastAsia"/>
          <w:color w:val="000000"/>
        </w:rPr>
        <w:t>→</w:t>
      </w:r>
      <w:r w:rsidRPr="006F7F48">
        <w:rPr>
          <w:rFonts w:hint="eastAsia"/>
          <w:color w:val="000000"/>
        </w:rPr>
        <w:t xml:space="preserve"> </w:t>
      </w:r>
      <w:r w:rsidRPr="00953F39">
        <w:rPr>
          <w:rFonts w:hint="eastAsia"/>
          <w:i/>
          <w:color w:val="000000"/>
        </w:rPr>
        <w:t>Intelligence</w:t>
      </w:r>
      <w:r w:rsidRPr="006F7F48">
        <w:rPr>
          <w:rFonts w:hint="eastAsia"/>
          <w:color w:val="000000"/>
        </w:rPr>
        <w:t>, didahului mobilisasi pada H2 2026. Urutan ditentukan oleh dependensi teknis dan kesiapan organisasi, bukan oleh tahun anggaran semata.</w:t>
      </w:r>
    </w:p>
    <w:p w14:paraId="4C1E77EF" w14:textId="77777777" w:rsidR="00755EA4" w:rsidRDefault="00755EA4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755EA4">
        <w:rPr>
          <w:b/>
          <w:color w:val="1F4E78"/>
          <w:sz w:val="18"/>
        </w:rPr>
        <w:t xml:space="preserve"> 15.1 — Fase </w:t>
      </w:r>
      <w:r w:rsidRPr="00953F39">
        <w:rPr>
          <w:b/>
          <w:i/>
          <w:color w:val="1F4E78"/>
          <w:sz w:val="18"/>
        </w:rPr>
        <w:t>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7"/>
      </w:tblGrid>
      <w:tr w:rsidR="00755EA4" w:rsidRPr="00755EA4" w14:paraId="31824C66" w14:textId="77777777" w:rsidTr="00755EA4">
        <w:trPr>
          <w:tblHeader/>
        </w:trPr>
        <w:tc>
          <w:tcPr>
            <w:tcW w:w="2476" w:type="dxa"/>
            <w:shd w:val="clear" w:color="17365D" w:fill="17365D"/>
          </w:tcPr>
          <w:p w14:paraId="659F4FD2" w14:textId="49E738E8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476" w:type="dxa"/>
            <w:shd w:val="clear" w:color="17365D" w:fill="17365D"/>
          </w:tcPr>
          <w:p w14:paraId="2BC6225A" w14:textId="467EEDE1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Periode</w:t>
            </w:r>
          </w:p>
        </w:tc>
        <w:tc>
          <w:tcPr>
            <w:tcW w:w="2476" w:type="dxa"/>
            <w:shd w:val="clear" w:color="17365D" w:fill="17365D"/>
          </w:tcPr>
          <w:p w14:paraId="6B20A239" w14:textId="0E78A32A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Fokus</w:t>
            </w:r>
          </w:p>
        </w:tc>
        <w:tc>
          <w:tcPr>
            <w:tcW w:w="2477" w:type="dxa"/>
            <w:shd w:val="clear" w:color="17365D" w:fill="17365D"/>
          </w:tcPr>
          <w:p w14:paraId="5DFC4224" w14:textId="45182E3E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Exit criteria</w:t>
            </w:r>
          </w:p>
        </w:tc>
      </w:tr>
      <w:tr w:rsidR="00755EA4" w:rsidRPr="00755EA4" w14:paraId="25939821" w14:textId="77777777" w:rsidTr="00755EA4">
        <w:tc>
          <w:tcPr>
            <w:tcW w:w="2476" w:type="dxa"/>
          </w:tcPr>
          <w:p w14:paraId="6EB9BF6A" w14:textId="4BB2CBE7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0 </w:t>
            </w:r>
            <w:r w:rsidRPr="00953F39">
              <w:rPr>
                <w:b/>
                <w:i/>
                <w:color w:val="000000"/>
                <w:sz w:val="18"/>
              </w:rPr>
              <w:t>Mobilize</w:t>
            </w:r>
          </w:p>
        </w:tc>
        <w:tc>
          <w:tcPr>
            <w:tcW w:w="2476" w:type="dxa"/>
          </w:tcPr>
          <w:p w14:paraId="66F147F5" w14:textId="25452C6B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H2 2026</w:t>
            </w:r>
          </w:p>
        </w:tc>
        <w:tc>
          <w:tcPr>
            <w:tcW w:w="2476" w:type="dxa"/>
          </w:tcPr>
          <w:p w14:paraId="516264FC" w14:textId="7D216FB4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 SteerCo, diagnostic, </w:t>
            </w:r>
            <w:r w:rsidRPr="00953F39">
              <w:rPr>
                <w:i/>
                <w:color w:val="000000"/>
                <w:sz w:val="18"/>
              </w:rPr>
              <w:t>quick wins</w:t>
            </w:r>
            <w:r w:rsidRPr="00506302">
              <w:rPr>
                <w:color w:val="000000"/>
                <w:sz w:val="18"/>
              </w:rPr>
              <w:t xml:space="preserve"> keamanan, </w:t>
            </w:r>
            <w:r w:rsidR="005A0D07" w:rsidRPr="00506302">
              <w:rPr>
                <w:color w:val="000000"/>
                <w:sz w:val="18"/>
              </w:rPr>
              <w:t xml:space="preserve">MVP </w:t>
            </w:r>
            <w:r w:rsidR="005A0D07" w:rsidRPr="00953F39">
              <w:rPr>
                <w:i/>
                <w:color w:val="000000"/>
                <w:sz w:val="18"/>
              </w:rPr>
              <w:t>Dashboard</w:t>
            </w:r>
            <w:r w:rsidR="005A0D07" w:rsidRPr="00506302">
              <w:rPr>
                <w:color w:val="000000"/>
                <w:sz w:val="18"/>
              </w:rPr>
              <w:t xml:space="preserve"> KEK; </w:t>
            </w:r>
            <w:r w:rsidR="005A0D07" w:rsidRPr="00953F39">
              <w:rPr>
                <w:i/>
                <w:color w:val="000000"/>
                <w:sz w:val="18"/>
              </w:rPr>
              <w:t>kick-off tenant portal</w:t>
            </w:r>
          </w:p>
        </w:tc>
        <w:tc>
          <w:tcPr>
            <w:tcW w:w="2477" w:type="dxa"/>
          </w:tcPr>
          <w:p w14:paraId="46C8EF5D" w14:textId="6562B048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Baseline</w:t>
            </w:r>
            <w:r w:rsidRPr="00506302">
              <w:rPr>
                <w:color w:val="000000"/>
                <w:sz w:val="18"/>
              </w:rPr>
              <w:t xml:space="preserve"> tervalidasi; RKAP TI 2027 disetujui</w:t>
            </w:r>
          </w:p>
        </w:tc>
      </w:tr>
      <w:tr w:rsidR="00755EA4" w:rsidRPr="00755EA4" w14:paraId="2AD1C6BF" w14:textId="77777777" w:rsidTr="00755EA4">
        <w:tc>
          <w:tcPr>
            <w:tcW w:w="2476" w:type="dxa"/>
          </w:tcPr>
          <w:p w14:paraId="2A3FFF8F" w14:textId="1611A169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1 </w:t>
            </w:r>
            <w:r w:rsidRPr="004F344A">
              <w:rPr>
                <w:b/>
                <w:i/>
                <w:color w:val="000000"/>
                <w:sz w:val="18"/>
              </w:rPr>
              <w:t>Foundation</w:t>
            </w:r>
          </w:p>
        </w:tc>
        <w:tc>
          <w:tcPr>
            <w:tcW w:w="2476" w:type="dxa"/>
          </w:tcPr>
          <w:p w14:paraId="743BD50E" w14:textId="3D69F829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2027</w:t>
            </w:r>
          </w:p>
        </w:tc>
        <w:tc>
          <w:tcPr>
            <w:tcW w:w="2476" w:type="dxa"/>
          </w:tcPr>
          <w:p w14:paraId="36697E8F" w14:textId="263331B6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 xml:space="preserve">, ITSM, IAM, DR, </w:t>
            </w:r>
            <w:r w:rsidRPr="00953F39">
              <w:rPr>
                <w:i/>
                <w:color w:val="000000"/>
                <w:sz w:val="18"/>
              </w:rPr>
              <w:t>cyber</w:t>
            </w:r>
            <w:r w:rsidRPr="00506302">
              <w:rPr>
                <w:color w:val="000000"/>
                <w:sz w:val="18"/>
              </w:rPr>
              <w:t xml:space="preserve">, jaringan; </w:t>
            </w:r>
            <w:r w:rsidR="005A0D07" w:rsidRPr="00506302">
              <w:rPr>
                <w:color w:val="000000"/>
                <w:sz w:val="18"/>
              </w:rPr>
              <w:t xml:space="preserve">CRM fase 1; </w:t>
            </w:r>
            <w:r w:rsidR="005A0D07" w:rsidRPr="00953F39">
              <w:rPr>
                <w:i/>
                <w:color w:val="000000"/>
                <w:sz w:val="18"/>
              </w:rPr>
              <w:t>tenant portal live</w:t>
            </w:r>
            <w:r w:rsidR="005A0D07" w:rsidRPr="00506302">
              <w:rPr>
                <w:color w:val="000000"/>
                <w:sz w:val="18"/>
              </w:rPr>
              <w:t>;</w:t>
            </w:r>
            <w:r w:rsidRPr="00506302">
              <w:rPr>
                <w:color w:val="000000"/>
                <w:sz w:val="18"/>
              </w:rPr>
              <w:t xml:space="preserve"> </w:t>
            </w:r>
            <w:r w:rsidR="002012DE" w:rsidRPr="00506302">
              <w:rPr>
                <w:color w:val="000000"/>
                <w:sz w:val="18"/>
              </w:rPr>
              <w:t xml:space="preserve">GIS &amp; DMS mulai; IT-13 fase 1 (API </w:t>
            </w:r>
            <w:r w:rsidR="002012DE" w:rsidRPr="00953F39">
              <w:rPr>
                <w:i/>
                <w:color w:val="000000"/>
                <w:sz w:val="18"/>
              </w:rPr>
              <w:t>gateway</w:t>
            </w:r>
            <w:r w:rsidR="002012DE" w:rsidRPr="00506302">
              <w:rPr>
                <w:color w:val="000000"/>
                <w:sz w:val="18"/>
              </w:rPr>
              <w:t xml:space="preserve"> &amp; standar API)</w:t>
            </w:r>
            <w:r w:rsidR="004F373A">
              <w:rPr>
                <w:color w:val="000000"/>
                <w:sz w:val="18"/>
              </w:rPr>
              <w:t>; Odoo operasional (IT-11)</w:t>
            </w:r>
          </w:p>
        </w:tc>
        <w:tc>
          <w:tcPr>
            <w:tcW w:w="2477" w:type="dxa"/>
          </w:tcPr>
          <w:p w14:paraId="08291330" w14:textId="3DAD6BE0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MFA penuh; DR teruji; SteerCo berjalan</w:t>
            </w:r>
          </w:p>
        </w:tc>
      </w:tr>
      <w:tr w:rsidR="00755EA4" w:rsidRPr="00755EA4" w14:paraId="12D18C19" w14:textId="77777777" w:rsidTr="00755EA4">
        <w:tc>
          <w:tcPr>
            <w:tcW w:w="2476" w:type="dxa"/>
          </w:tcPr>
          <w:p w14:paraId="4CC24A9A" w14:textId="411051EF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2 </w:t>
            </w:r>
            <w:r w:rsidRPr="00953F39">
              <w:rPr>
                <w:b/>
                <w:i/>
                <w:color w:val="000000"/>
                <w:sz w:val="18"/>
              </w:rPr>
              <w:t>Integration</w:t>
            </w:r>
          </w:p>
        </w:tc>
        <w:tc>
          <w:tcPr>
            <w:tcW w:w="2476" w:type="dxa"/>
          </w:tcPr>
          <w:p w14:paraId="54B4DF25" w14:textId="2A240455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2028</w:t>
            </w:r>
          </w:p>
        </w:tc>
        <w:tc>
          <w:tcPr>
            <w:tcW w:w="2476" w:type="dxa"/>
          </w:tcPr>
          <w:p w14:paraId="39E1692E" w14:textId="47EDF3E6" w:rsidR="00755EA4" w:rsidRPr="00506302" w:rsidRDefault="002012DE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Integration platform</w:t>
            </w:r>
            <w:r w:rsidRPr="00506302">
              <w:rPr>
                <w:color w:val="000000"/>
                <w:sz w:val="18"/>
              </w:rPr>
              <w:t xml:space="preserve"> penuh (IT-13 fase 2),</w:t>
            </w:r>
            <w:r w:rsidR="00755EA4" w:rsidRPr="00506302">
              <w:rPr>
                <w:color w:val="000000"/>
                <w:sz w:val="18"/>
              </w:rPr>
              <w:t xml:space="preserve"> </w:t>
            </w:r>
            <w:r w:rsidR="005A0D07" w:rsidRPr="00953F39">
              <w:rPr>
                <w:i/>
                <w:color w:val="000000"/>
                <w:sz w:val="18"/>
              </w:rPr>
              <w:t>meter-to-cash</w:t>
            </w:r>
            <w:r w:rsidR="005A0D07" w:rsidRPr="00506302">
              <w:rPr>
                <w:color w:val="000000"/>
                <w:sz w:val="18"/>
              </w:rPr>
              <w:t xml:space="preserve">, integrasi </w:t>
            </w:r>
            <w:r w:rsidR="005A0D07" w:rsidRPr="00953F39">
              <w:rPr>
                <w:i/>
                <w:color w:val="000000"/>
                <w:sz w:val="18"/>
              </w:rPr>
              <w:t>tenant portal</w:t>
            </w:r>
            <w:r w:rsidR="005A0D07" w:rsidRPr="00506302">
              <w:rPr>
                <w:color w:val="000000"/>
                <w:sz w:val="18"/>
              </w:rPr>
              <w:t>–</w:t>
            </w:r>
            <w:r w:rsidR="005A0D07" w:rsidRPr="00953F39">
              <w:rPr>
                <w:i/>
                <w:color w:val="000000"/>
                <w:sz w:val="18"/>
              </w:rPr>
              <w:t>billing</w:t>
            </w:r>
            <w:r w:rsidR="005A0D07" w:rsidRPr="00506302">
              <w:rPr>
                <w:color w:val="000000"/>
                <w:sz w:val="18"/>
              </w:rPr>
              <w:t xml:space="preserve">, </w:t>
            </w:r>
            <w:r w:rsidR="00BD6CF4" w:rsidRPr="00BD6CF4">
              <w:rPr>
                <w:color w:val="000000"/>
                <w:sz w:val="18"/>
              </w:rPr>
              <w:t>integrasi Odoo–SAP FI penuh melalui integration platform</w:t>
            </w:r>
            <w:r w:rsidR="00755EA4" w:rsidRPr="00506302">
              <w:rPr>
                <w:color w:val="000000"/>
                <w:sz w:val="18"/>
              </w:rPr>
              <w:t>, data platform awal</w:t>
            </w:r>
          </w:p>
        </w:tc>
        <w:tc>
          <w:tcPr>
            <w:tcW w:w="2477" w:type="dxa"/>
          </w:tcPr>
          <w:p w14:paraId="178CE247" w14:textId="0239501A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Tagihan otomatis; </w:t>
            </w:r>
            <w:r w:rsidR="005A0D07" w:rsidRPr="00506302">
              <w:rPr>
                <w:color w:val="000000"/>
                <w:sz w:val="18"/>
              </w:rPr>
              <w:t xml:space="preserve">portal terintegrasi </w:t>
            </w:r>
            <w:r w:rsidR="005A0D07" w:rsidRPr="00953F39">
              <w:rPr>
                <w:i/>
                <w:color w:val="000000"/>
                <w:sz w:val="18"/>
              </w:rPr>
              <w:t>billing</w:t>
            </w:r>
            <w:r w:rsidRPr="00506302">
              <w:rPr>
                <w:color w:val="000000"/>
                <w:sz w:val="18"/>
              </w:rPr>
              <w:t xml:space="preserve">; </w:t>
            </w:r>
            <w:r w:rsidRPr="00953F39">
              <w:rPr>
                <w:i/>
                <w:color w:val="000000"/>
                <w:sz w:val="18"/>
              </w:rPr>
              <w:t>master data</w:t>
            </w:r>
          </w:p>
        </w:tc>
      </w:tr>
      <w:tr w:rsidR="00755EA4" w:rsidRPr="00755EA4" w14:paraId="59580E63" w14:textId="77777777" w:rsidTr="00755EA4">
        <w:tc>
          <w:tcPr>
            <w:tcW w:w="2476" w:type="dxa"/>
          </w:tcPr>
          <w:p w14:paraId="0BF84771" w14:textId="0193AD9C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3 </w:t>
            </w:r>
            <w:r w:rsidRPr="004F344A">
              <w:rPr>
                <w:b/>
                <w:i/>
                <w:color w:val="000000"/>
                <w:sz w:val="18"/>
              </w:rPr>
              <w:t>Digitalization</w:t>
            </w:r>
          </w:p>
        </w:tc>
        <w:tc>
          <w:tcPr>
            <w:tcW w:w="2476" w:type="dxa"/>
          </w:tcPr>
          <w:p w14:paraId="4ED981E8" w14:textId="1977F94A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2029</w:t>
            </w:r>
          </w:p>
        </w:tc>
        <w:tc>
          <w:tcPr>
            <w:tcW w:w="2476" w:type="dxa"/>
          </w:tcPr>
          <w:p w14:paraId="0959828B" w14:textId="2AA34787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IoT utilitas, IEOC tahap 1, </w:t>
            </w:r>
            <w:r w:rsidRPr="00953F39">
              <w:rPr>
                <w:i/>
                <w:color w:val="000000"/>
                <w:sz w:val="18"/>
              </w:rPr>
              <w:t>mobile field service</w:t>
            </w:r>
            <w:r w:rsidRPr="00506302">
              <w:rPr>
                <w:color w:val="000000"/>
                <w:sz w:val="18"/>
              </w:rPr>
              <w:t>, CRM penuh, BI</w:t>
            </w:r>
          </w:p>
        </w:tc>
        <w:tc>
          <w:tcPr>
            <w:tcW w:w="2477" w:type="dxa"/>
          </w:tcPr>
          <w:p w14:paraId="49F1B921" w14:textId="54FBDB7F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Layanan utama digital; </w:t>
            </w:r>
            <w:r w:rsidRPr="00953F39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Direksi tunggal</w:t>
            </w:r>
          </w:p>
        </w:tc>
      </w:tr>
      <w:tr w:rsidR="00755EA4" w:rsidRPr="00755EA4" w14:paraId="48D5B756" w14:textId="77777777" w:rsidTr="00755EA4">
        <w:tc>
          <w:tcPr>
            <w:tcW w:w="2476" w:type="dxa"/>
          </w:tcPr>
          <w:p w14:paraId="222CDF48" w14:textId="5D208A56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4 </w:t>
            </w:r>
            <w:r w:rsidRPr="00953F39">
              <w:rPr>
                <w:b/>
                <w:i/>
                <w:color w:val="000000"/>
                <w:sz w:val="18"/>
              </w:rPr>
              <w:t>Intelligence</w:t>
            </w:r>
          </w:p>
        </w:tc>
        <w:tc>
          <w:tcPr>
            <w:tcW w:w="2476" w:type="dxa"/>
          </w:tcPr>
          <w:p w14:paraId="2E7E958A" w14:textId="4467FCC1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2030</w:t>
            </w:r>
          </w:p>
        </w:tc>
        <w:tc>
          <w:tcPr>
            <w:tcW w:w="2476" w:type="dxa"/>
          </w:tcPr>
          <w:p w14:paraId="493B9471" w14:textId="64584716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MRV karbon, AI </w:t>
            </w:r>
            <w:r w:rsidRPr="00953F39">
              <w:rPr>
                <w:i/>
                <w:color w:val="000000"/>
                <w:sz w:val="18"/>
              </w:rPr>
              <w:t>use cases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pilot video analytics/drone</w:t>
            </w:r>
            <w:r w:rsidRPr="00506302">
              <w:rPr>
                <w:color w:val="000000"/>
                <w:sz w:val="18"/>
              </w:rPr>
              <w:t xml:space="preserve">, studi </w:t>
            </w:r>
            <w:r w:rsidRPr="00953F39">
              <w:rPr>
                <w:i/>
                <w:color w:val="000000"/>
                <w:sz w:val="18"/>
              </w:rPr>
              <w:t>digital twin</w:t>
            </w:r>
          </w:p>
        </w:tc>
        <w:tc>
          <w:tcPr>
            <w:tcW w:w="2477" w:type="dxa"/>
          </w:tcPr>
          <w:p w14:paraId="0DBA8D91" w14:textId="29AC0211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Domain inti level 3; RSTI berikutnya disiapkan</w:t>
            </w:r>
          </w:p>
        </w:tc>
      </w:tr>
    </w:tbl>
    <w:p w14:paraId="080C72C2" w14:textId="230897BE" w:rsidR="00755EA4" w:rsidRDefault="00755EA4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755EA4">
        <w:rPr>
          <w:b/>
          <w:color w:val="1F4E78"/>
          <w:sz w:val="18"/>
        </w:rPr>
        <w:t xml:space="preserve"> 15.2 — </w:t>
      </w:r>
      <w:r w:rsidR="005A0D07">
        <w:rPr>
          <w:b/>
          <w:color w:val="1F4E78"/>
          <w:sz w:val="18"/>
        </w:rPr>
        <w:t xml:space="preserve">Fondasi dan </w:t>
      </w:r>
      <w:r w:rsidR="005A0D07" w:rsidRPr="00953F39">
        <w:rPr>
          <w:b/>
          <w:i/>
          <w:color w:val="1F4E78"/>
          <w:sz w:val="18"/>
        </w:rPr>
        <w:t>tenant portal</w:t>
      </w:r>
      <w:r w:rsidR="005A0D07">
        <w:rPr>
          <w:b/>
          <w:color w:val="1F4E78"/>
          <w:sz w:val="18"/>
        </w:rPr>
        <w:t xml:space="preserve"> diselesaikan pada 2027 sebelum integrasi </w:t>
      </w:r>
      <w:r w:rsidR="005A0D07" w:rsidRPr="00953F39">
        <w:rPr>
          <w:b/>
          <w:i/>
          <w:color w:val="1F4E78"/>
          <w:sz w:val="18"/>
        </w:rPr>
        <w:t>enterprise</w:t>
      </w:r>
      <w:r w:rsidR="005A0D07">
        <w:rPr>
          <w:b/>
          <w:color w:val="1F4E78"/>
          <w:sz w:val="18"/>
        </w:rPr>
        <w:t xml:space="preserve"> diluncurkan</w:t>
      </w:r>
      <w:r w:rsidR="00AA7AC6" w:rsidRPr="00AA7AC6">
        <w:rPr>
          <w:b/>
          <w:color w:val="1F4E78"/>
          <w:sz w:val="18"/>
        </w:rPr>
        <w:t xml:space="preserve"> (peta jalan TI</w:t>
      </w:r>
      <w:r w:rsidRPr="00755EA4">
        <w:rPr>
          <w:b/>
          <w:color w:val="1F4E78"/>
          <w:sz w:val="18"/>
        </w:rPr>
        <w:t xml:space="preserve"> 2026–2030</w:t>
      </w:r>
      <w:r w:rsidR="00AA7AC6">
        <w:rPr>
          <w:b/>
          <w:color w:val="1F4E78"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 w:rsidR="00755EA4" w:rsidRPr="00755EA4" w14:paraId="4C12A3F4" w14:textId="77777777" w:rsidTr="00755EA4">
        <w:trPr>
          <w:tblHeader/>
        </w:trPr>
        <w:tc>
          <w:tcPr>
            <w:tcW w:w="1415" w:type="dxa"/>
            <w:shd w:val="clear" w:color="17365D" w:fill="17365D"/>
          </w:tcPr>
          <w:p w14:paraId="5D6B989C" w14:textId="54528CA2" w:rsidR="00755EA4" w:rsidRPr="006F7F48" w:rsidRDefault="00755EA4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Inisiatif</w:t>
            </w:r>
          </w:p>
        </w:tc>
        <w:tc>
          <w:tcPr>
            <w:tcW w:w="1415" w:type="dxa"/>
            <w:shd w:val="clear" w:color="17365D" w:fill="17365D"/>
          </w:tcPr>
          <w:p w14:paraId="03CA7104" w14:textId="7DE9F9C4" w:rsidR="00755EA4" w:rsidRPr="006F7F48" w:rsidRDefault="00755EA4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Pri</w:t>
            </w:r>
          </w:p>
        </w:tc>
        <w:tc>
          <w:tcPr>
            <w:tcW w:w="1415" w:type="dxa"/>
            <w:shd w:val="clear" w:color="17365D" w:fill="17365D"/>
          </w:tcPr>
          <w:p w14:paraId="085E5FDA" w14:textId="141FC905" w:rsidR="00755EA4" w:rsidRPr="006F7F48" w:rsidRDefault="00755EA4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H2 2026</w:t>
            </w:r>
          </w:p>
        </w:tc>
        <w:tc>
          <w:tcPr>
            <w:tcW w:w="1415" w:type="dxa"/>
            <w:shd w:val="clear" w:color="17365D" w:fill="17365D"/>
          </w:tcPr>
          <w:p w14:paraId="278FE6EB" w14:textId="226F7F30" w:rsidR="00755EA4" w:rsidRPr="006F7F48" w:rsidRDefault="00755EA4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2027</w:t>
            </w:r>
          </w:p>
        </w:tc>
        <w:tc>
          <w:tcPr>
            <w:tcW w:w="1415" w:type="dxa"/>
            <w:shd w:val="clear" w:color="17365D" w:fill="17365D"/>
          </w:tcPr>
          <w:p w14:paraId="569A8C1A" w14:textId="2A6F1B06" w:rsidR="00755EA4" w:rsidRPr="006F7F48" w:rsidRDefault="00755EA4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2028</w:t>
            </w:r>
          </w:p>
        </w:tc>
        <w:tc>
          <w:tcPr>
            <w:tcW w:w="1415" w:type="dxa"/>
            <w:shd w:val="clear" w:color="17365D" w:fill="17365D"/>
          </w:tcPr>
          <w:p w14:paraId="01FDAD45" w14:textId="036C6CB5" w:rsidR="00755EA4" w:rsidRPr="006F7F48" w:rsidRDefault="00755EA4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2029</w:t>
            </w:r>
          </w:p>
        </w:tc>
        <w:tc>
          <w:tcPr>
            <w:tcW w:w="1415" w:type="dxa"/>
            <w:shd w:val="clear" w:color="17365D" w:fill="17365D"/>
          </w:tcPr>
          <w:p w14:paraId="7BECF226" w14:textId="7192FFB7" w:rsidR="00755EA4" w:rsidRPr="006F7F48" w:rsidRDefault="00755EA4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2030</w:t>
            </w:r>
          </w:p>
        </w:tc>
      </w:tr>
      <w:tr w:rsidR="00755EA4" w:rsidRPr="00755EA4" w14:paraId="013B3DCD" w14:textId="77777777" w:rsidTr="00755EA4">
        <w:tc>
          <w:tcPr>
            <w:tcW w:w="1415" w:type="dxa"/>
          </w:tcPr>
          <w:p w14:paraId="022893B2" w14:textId="0CA58417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IT-01 IT </w:t>
            </w:r>
            <w:r w:rsidRPr="00953F39">
              <w:rPr>
                <w:b/>
                <w:i/>
                <w:color w:val="000000"/>
                <w:sz w:val="16"/>
              </w:rPr>
              <w:t>Governance Office</w:t>
            </w:r>
            <w:r w:rsidRPr="006F7F48">
              <w:rPr>
                <w:b/>
                <w:color w:val="000000"/>
                <w:sz w:val="16"/>
              </w:rPr>
              <w:t xml:space="preserve"> &amp; Portfolio </w:t>
            </w:r>
            <w:r w:rsidR="00AF0EF2" w:rsidRPr="00953F39">
              <w:rPr>
                <w:b/>
                <w:i/>
                <w:color w:val="000000"/>
                <w:sz w:val="16"/>
              </w:rPr>
              <w:t>Management</w:t>
            </w:r>
          </w:p>
        </w:tc>
        <w:tc>
          <w:tcPr>
            <w:tcW w:w="1415" w:type="dxa"/>
            <w:shd w:val="clear" w:color="F4B183" w:fill="F4B183"/>
          </w:tcPr>
          <w:p w14:paraId="69B6D526" w14:textId="6D9F71E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P1</w:t>
            </w:r>
          </w:p>
        </w:tc>
        <w:tc>
          <w:tcPr>
            <w:tcW w:w="1415" w:type="dxa"/>
            <w:shd w:val="clear" w:color="D9D9D9" w:fill="D9D9D9"/>
          </w:tcPr>
          <w:p w14:paraId="261C0992" w14:textId="18E1A5A7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9DC3E6" w:fill="9DC3E6"/>
          </w:tcPr>
          <w:p w14:paraId="1CA7ECB3" w14:textId="239CBF60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71304D84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651AAD86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4B7FCF29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4F6E7DFF" w14:textId="77777777" w:rsidTr="00755EA4">
        <w:tc>
          <w:tcPr>
            <w:tcW w:w="1415" w:type="dxa"/>
          </w:tcPr>
          <w:p w14:paraId="58BE9625" w14:textId="4F669932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IT-02 ITSM &amp; </w:t>
            </w:r>
            <w:r w:rsidRPr="00953F39">
              <w:rPr>
                <w:b/>
                <w:i/>
                <w:color w:val="000000"/>
                <w:sz w:val="16"/>
              </w:rPr>
              <w:t>Service Desk</w:t>
            </w:r>
          </w:p>
        </w:tc>
        <w:tc>
          <w:tcPr>
            <w:tcW w:w="1415" w:type="dxa"/>
            <w:shd w:val="clear" w:color="F4B183" w:fill="F4B183"/>
          </w:tcPr>
          <w:p w14:paraId="2292FDE2" w14:textId="2E0FEC68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P1</w:t>
            </w:r>
          </w:p>
        </w:tc>
        <w:tc>
          <w:tcPr>
            <w:tcW w:w="1415" w:type="dxa"/>
          </w:tcPr>
          <w:p w14:paraId="7C229061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5509CBCD" w14:textId="33ED1212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73DC6D5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6A5B4B5D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4B6727CB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56DF3A76" w14:textId="77777777" w:rsidTr="00755EA4">
        <w:tc>
          <w:tcPr>
            <w:tcW w:w="1415" w:type="dxa"/>
          </w:tcPr>
          <w:p w14:paraId="5CE48503" w14:textId="28DB1089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IT-03 </w:t>
            </w:r>
            <w:r w:rsidRPr="00953F39">
              <w:rPr>
                <w:b/>
                <w:i/>
                <w:color w:val="000000"/>
                <w:sz w:val="16"/>
              </w:rPr>
              <w:t>Cyber Program</w:t>
            </w:r>
            <w:r w:rsidRPr="006F7F48">
              <w:rPr>
                <w:b/>
                <w:color w:val="000000"/>
                <w:sz w:val="16"/>
              </w:rPr>
              <w:t xml:space="preserve"> (ISMS + SOC/MDR)</w:t>
            </w:r>
          </w:p>
        </w:tc>
        <w:tc>
          <w:tcPr>
            <w:tcW w:w="1415" w:type="dxa"/>
            <w:shd w:val="clear" w:color="F4B183" w:fill="F4B183"/>
          </w:tcPr>
          <w:p w14:paraId="45CFBB13" w14:textId="771622FF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P1</w:t>
            </w:r>
          </w:p>
        </w:tc>
        <w:tc>
          <w:tcPr>
            <w:tcW w:w="1415" w:type="dxa"/>
          </w:tcPr>
          <w:p w14:paraId="4D48B2D3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79012A35" w14:textId="27497890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A9D08E" w:fill="A9D08E"/>
          </w:tcPr>
          <w:p w14:paraId="3CBD2020" w14:textId="48A303C1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3E86429E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3FB67CD1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73AE8769" w14:textId="77777777" w:rsidTr="00755EA4">
        <w:tc>
          <w:tcPr>
            <w:tcW w:w="1415" w:type="dxa"/>
          </w:tcPr>
          <w:p w14:paraId="4CD2A738" w14:textId="30D3DBFB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>IT-04 IAM &amp; PAM</w:t>
            </w:r>
          </w:p>
        </w:tc>
        <w:tc>
          <w:tcPr>
            <w:tcW w:w="1415" w:type="dxa"/>
            <w:shd w:val="clear" w:color="F4B183" w:fill="F4B183"/>
          </w:tcPr>
          <w:p w14:paraId="4865EDD4" w14:textId="4AAAEFFE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P1</w:t>
            </w:r>
          </w:p>
        </w:tc>
        <w:tc>
          <w:tcPr>
            <w:tcW w:w="1415" w:type="dxa"/>
          </w:tcPr>
          <w:p w14:paraId="0961B9BB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051EFB00" w14:textId="1AC5CBE0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108FEE18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7CADBFF1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30A98DB8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62E91029" w14:textId="77777777" w:rsidTr="00755EA4">
        <w:tc>
          <w:tcPr>
            <w:tcW w:w="1415" w:type="dxa"/>
          </w:tcPr>
          <w:p w14:paraId="098DB07F" w14:textId="312B19BB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IT-05 </w:t>
            </w:r>
            <w:r w:rsidRPr="00953F39">
              <w:rPr>
                <w:b/>
                <w:i/>
                <w:color w:val="000000"/>
                <w:sz w:val="16"/>
              </w:rPr>
              <w:t>Network</w:t>
            </w:r>
            <w:r w:rsidRPr="006F7F48">
              <w:rPr>
                <w:b/>
                <w:color w:val="000000"/>
                <w:sz w:val="16"/>
              </w:rPr>
              <w:t xml:space="preserve">, </w:t>
            </w:r>
            <w:r w:rsidRPr="00953F39">
              <w:rPr>
                <w:b/>
                <w:i/>
                <w:color w:val="000000"/>
                <w:sz w:val="16"/>
              </w:rPr>
              <w:t>Connectivity &amp; Hybrid Cloud</w:t>
            </w:r>
            <w:r w:rsidRPr="006F7F48">
              <w:rPr>
                <w:b/>
                <w:color w:val="000000"/>
                <w:sz w:val="16"/>
              </w:rPr>
              <w:t xml:space="preserve"> </w:t>
            </w:r>
            <w:r w:rsidRPr="004F344A">
              <w:rPr>
                <w:b/>
                <w:i/>
                <w:color w:val="000000"/>
                <w:sz w:val="16"/>
              </w:rPr>
              <w:t>Foundation</w:t>
            </w:r>
          </w:p>
        </w:tc>
        <w:tc>
          <w:tcPr>
            <w:tcW w:w="1415" w:type="dxa"/>
            <w:shd w:val="clear" w:color="F4B183" w:fill="F4B183"/>
          </w:tcPr>
          <w:p w14:paraId="1BB8BA73" w14:textId="5D86EE1A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P1</w:t>
            </w:r>
          </w:p>
        </w:tc>
        <w:tc>
          <w:tcPr>
            <w:tcW w:w="1415" w:type="dxa"/>
          </w:tcPr>
          <w:p w14:paraId="18D59E1A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561F1A7E" w14:textId="1C694D1D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A9D08E" w:fill="A9D08E"/>
          </w:tcPr>
          <w:p w14:paraId="024845D2" w14:textId="0EC01A12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29AB27F0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2627E0D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5B3306D2" w14:textId="77777777" w:rsidTr="00755EA4">
        <w:tc>
          <w:tcPr>
            <w:tcW w:w="1415" w:type="dxa"/>
          </w:tcPr>
          <w:p w14:paraId="221DEB5C" w14:textId="7AB4D16B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IT-06 BC/DR &amp; </w:t>
            </w:r>
            <w:r w:rsidRPr="00953F39">
              <w:rPr>
                <w:b/>
                <w:i/>
                <w:color w:val="000000"/>
                <w:sz w:val="16"/>
              </w:rPr>
              <w:lastRenderedPageBreak/>
              <w:t>Cyber Recovery</w:t>
            </w:r>
          </w:p>
        </w:tc>
        <w:tc>
          <w:tcPr>
            <w:tcW w:w="1415" w:type="dxa"/>
            <w:shd w:val="clear" w:color="F4B183" w:fill="F4B183"/>
          </w:tcPr>
          <w:p w14:paraId="70DAE290" w14:textId="05D2EE82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lastRenderedPageBreak/>
              <w:t>P1</w:t>
            </w:r>
          </w:p>
        </w:tc>
        <w:tc>
          <w:tcPr>
            <w:tcW w:w="1415" w:type="dxa"/>
          </w:tcPr>
          <w:p w14:paraId="1832ACB8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6B18D2CD" w14:textId="0814B5A4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325BF903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0D6CA93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1CA403D0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5973036D" w14:textId="77777777" w:rsidTr="00755EA4">
        <w:tc>
          <w:tcPr>
            <w:tcW w:w="1415" w:type="dxa"/>
          </w:tcPr>
          <w:p w14:paraId="4F999256" w14:textId="1D8901D6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IT-07 </w:t>
            </w:r>
            <w:r w:rsidRPr="00953F39">
              <w:rPr>
                <w:b/>
                <w:i/>
                <w:color w:val="000000"/>
                <w:sz w:val="16"/>
              </w:rPr>
              <w:t>Dashboard</w:t>
            </w:r>
            <w:r w:rsidRPr="006F7F48">
              <w:rPr>
                <w:b/>
                <w:color w:val="000000"/>
                <w:sz w:val="16"/>
              </w:rPr>
              <w:t xml:space="preserve"> KEK &amp; </w:t>
            </w:r>
            <w:r w:rsidRPr="00953F39">
              <w:rPr>
                <w:b/>
                <w:i/>
                <w:color w:val="000000"/>
                <w:sz w:val="16"/>
              </w:rPr>
              <w:t>Investor Pipeline</w:t>
            </w:r>
          </w:p>
        </w:tc>
        <w:tc>
          <w:tcPr>
            <w:tcW w:w="1415" w:type="dxa"/>
            <w:shd w:val="clear" w:color="F4B183" w:fill="F4B183"/>
          </w:tcPr>
          <w:p w14:paraId="518FC43C" w14:textId="2C183D7E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P1</w:t>
            </w:r>
          </w:p>
        </w:tc>
        <w:tc>
          <w:tcPr>
            <w:tcW w:w="1415" w:type="dxa"/>
            <w:shd w:val="clear" w:color="D9D9D9" w:fill="D9D9D9"/>
          </w:tcPr>
          <w:p w14:paraId="13680738" w14:textId="38FBE0F1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9DC3E6" w:fill="9DC3E6"/>
          </w:tcPr>
          <w:p w14:paraId="18E9A585" w14:textId="31F1530C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567F9F4E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790F51D1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5BC2C100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0656178D" w14:textId="77777777" w:rsidTr="00755EA4">
        <w:tc>
          <w:tcPr>
            <w:tcW w:w="1415" w:type="dxa"/>
          </w:tcPr>
          <w:p w14:paraId="2C57520D" w14:textId="120BB081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IT-08 </w:t>
            </w:r>
            <w:r w:rsidRPr="00953F39">
              <w:rPr>
                <w:b/>
                <w:i/>
                <w:color w:val="000000"/>
                <w:sz w:val="16"/>
              </w:rPr>
              <w:t>Tenant Digital Portal</w:t>
            </w:r>
          </w:p>
        </w:tc>
        <w:tc>
          <w:tcPr>
            <w:tcW w:w="1415" w:type="dxa"/>
            <w:shd w:val="clear" w:color="F4B183" w:fill="F4B183"/>
          </w:tcPr>
          <w:p w14:paraId="2CF39451" w14:textId="657F00BB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P1</w:t>
            </w:r>
          </w:p>
        </w:tc>
        <w:tc>
          <w:tcPr>
            <w:tcW w:w="1415" w:type="dxa"/>
          </w:tcPr>
          <w:p w14:paraId="178DA7DE" w14:textId="451B71B9" w:rsidR="00755EA4" w:rsidRPr="00755EA4" w:rsidRDefault="005A0D07" w:rsidP="00F345FF">
            <w:pPr>
              <w:spacing w:after="160"/>
              <w:rPr>
                <w:color w:val="000000"/>
                <w:sz w:val="15"/>
              </w:rPr>
            </w:pPr>
            <w:r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306DAB38" w14:textId="48E6B28E" w:rsidR="00755EA4" w:rsidRPr="00755EA4" w:rsidRDefault="005A0D07" w:rsidP="00F345FF">
            <w:pPr>
              <w:spacing w:after="160"/>
              <w:rPr>
                <w:color w:val="000000"/>
                <w:sz w:val="15"/>
              </w:rPr>
            </w:pPr>
            <w:r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A9D08E" w:fill="A9D08E"/>
          </w:tcPr>
          <w:p w14:paraId="7A4E4654" w14:textId="1A138F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27ECED31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47544133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1C7599DC" w14:textId="77777777" w:rsidTr="00755EA4">
        <w:tc>
          <w:tcPr>
            <w:tcW w:w="1415" w:type="dxa"/>
          </w:tcPr>
          <w:p w14:paraId="2FD21D6B" w14:textId="7E9517EF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IT-09 </w:t>
            </w:r>
            <w:r w:rsidRPr="00953F39">
              <w:rPr>
                <w:b/>
                <w:i/>
                <w:color w:val="000000"/>
                <w:sz w:val="16"/>
              </w:rPr>
              <w:t>Utility Meter-to-Cash</w:t>
            </w:r>
          </w:p>
        </w:tc>
        <w:tc>
          <w:tcPr>
            <w:tcW w:w="1415" w:type="dxa"/>
            <w:shd w:val="clear" w:color="F4B183" w:fill="F4B183"/>
          </w:tcPr>
          <w:p w14:paraId="2ABF5742" w14:textId="38C42403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P1</w:t>
            </w:r>
          </w:p>
        </w:tc>
        <w:tc>
          <w:tcPr>
            <w:tcW w:w="1415" w:type="dxa"/>
          </w:tcPr>
          <w:p w14:paraId="09833A19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0A5890A0" w14:textId="57A6480D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A9D08E" w:fill="A9D08E"/>
          </w:tcPr>
          <w:p w14:paraId="02B0FECE" w14:textId="21270712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5B2BCC8C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3A52FB0B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2C5CF19F" w14:textId="77777777" w:rsidTr="00755EA4">
        <w:tc>
          <w:tcPr>
            <w:tcW w:w="1415" w:type="dxa"/>
          </w:tcPr>
          <w:p w14:paraId="669C3DA0" w14:textId="71470A0A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IT-10 CRM &amp; </w:t>
            </w:r>
            <w:r w:rsidRPr="00953F39">
              <w:rPr>
                <w:b/>
                <w:i/>
                <w:color w:val="000000"/>
                <w:sz w:val="16"/>
              </w:rPr>
              <w:t>Tenant Engagement</w:t>
            </w:r>
          </w:p>
        </w:tc>
        <w:tc>
          <w:tcPr>
            <w:tcW w:w="1415" w:type="dxa"/>
            <w:shd w:val="clear" w:color="FFE699" w:fill="FFE699"/>
          </w:tcPr>
          <w:p w14:paraId="12F4FF84" w14:textId="4D590CEE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5BFB1D01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4B949617" w14:textId="6C51E47E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A9D08E" w:fill="A9D08E"/>
          </w:tcPr>
          <w:p w14:paraId="1E4ECB52" w14:textId="1CB7B468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FD966" w:fill="FFD966"/>
          </w:tcPr>
          <w:p w14:paraId="4FDACFE5" w14:textId="4E90AC35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18666C7F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40FC2656" w14:textId="77777777" w:rsidTr="00755EA4">
        <w:tc>
          <w:tcPr>
            <w:tcW w:w="1415" w:type="dxa"/>
          </w:tcPr>
          <w:p w14:paraId="04AE1E0F" w14:textId="5697EA00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IT-11 </w:t>
            </w:r>
            <w:r w:rsidR="00514C21" w:rsidRPr="00514C21">
              <w:rPr>
                <w:b/>
                <w:color w:val="000000"/>
                <w:sz w:val="16"/>
              </w:rPr>
              <w:t>SAP Inti + Odoo Operasional</w:t>
            </w:r>
          </w:p>
        </w:tc>
        <w:tc>
          <w:tcPr>
            <w:tcW w:w="1415" w:type="dxa"/>
            <w:shd w:val="clear" w:color="FFE699" w:fill="FFE699"/>
          </w:tcPr>
          <w:p w14:paraId="26C3C8E4" w14:textId="5BBA8539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3FFEA972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27B7535B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A9D08E" w:fill="A9D08E"/>
          </w:tcPr>
          <w:p w14:paraId="3F0594D6" w14:textId="1D95CB0E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FD966" w:fill="FFD966"/>
          </w:tcPr>
          <w:p w14:paraId="542BBA38" w14:textId="169B886B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2C93E670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5C2C1CD2" w14:textId="77777777" w:rsidTr="00755EA4">
        <w:tc>
          <w:tcPr>
            <w:tcW w:w="1415" w:type="dxa"/>
          </w:tcPr>
          <w:p w14:paraId="24578E4E" w14:textId="67CD2A6A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IT-12 DMS &amp; </w:t>
            </w:r>
            <w:r w:rsidRPr="00953F39">
              <w:rPr>
                <w:b/>
                <w:i/>
                <w:color w:val="000000"/>
                <w:sz w:val="16"/>
              </w:rPr>
              <w:t>Workflow</w:t>
            </w:r>
          </w:p>
        </w:tc>
        <w:tc>
          <w:tcPr>
            <w:tcW w:w="1415" w:type="dxa"/>
            <w:shd w:val="clear" w:color="FFE699" w:fill="FFE699"/>
          </w:tcPr>
          <w:p w14:paraId="4DFB10BD" w14:textId="44E1118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33BE0AA9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1CABD3BB" w14:textId="096A4CE6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A9D08E" w:fill="A9D08E"/>
          </w:tcPr>
          <w:p w14:paraId="06E67AB7" w14:textId="4E14D9C3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52FE606C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03C5F3F1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64B43BE3" w14:textId="77777777" w:rsidTr="00755EA4">
        <w:tc>
          <w:tcPr>
            <w:tcW w:w="1415" w:type="dxa"/>
          </w:tcPr>
          <w:p w14:paraId="235A8DF1" w14:textId="10F2EF40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IT-13 </w:t>
            </w:r>
            <w:r w:rsidRPr="00953F39">
              <w:rPr>
                <w:b/>
                <w:i/>
                <w:color w:val="000000"/>
                <w:sz w:val="16"/>
              </w:rPr>
              <w:t>Integration Platform</w:t>
            </w:r>
            <w:r w:rsidRPr="006F7F48">
              <w:rPr>
                <w:b/>
                <w:color w:val="000000"/>
                <w:sz w:val="16"/>
              </w:rPr>
              <w:t xml:space="preserve"> (API)</w:t>
            </w:r>
          </w:p>
        </w:tc>
        <w:tc>
          <w:tcPr>
            <w:tcW w:w="1415" w:type="dxa"/>
            <w:shd w:val="clear" w:color="FFE699" w:fill="FFE699"/>
          </w:tcPr>
          <w:p w14:paraId="64040E5F" w14:textId="52D122D2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0AA838B8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72949507" w14:textId="08AC743E" w:rsidR="00755EA4" w:rsidRPr="00755EA4" w:rsidRDefault="002012DE" w:rsidP="00F345FF">
            <w:pPr>
              <w:spacing w:after="160"/>
              <w:rPr>
                <w:color w:val="000000"/>
                <w:sz w:val="15"/>
              </w:rPr>
            </w:pPr>
            <w:r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A9D08E" w:fill="A9D08E"/>
          </w:tcPr>
          <w:p w14:paraId="4926117F" w14:textId="3C31B173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547A1AD0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6B638A0E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761B5944" w14:textId="77777777" w:rsidTr="00755EA4">
        <w:tc>
          <w:tcPr>
            <w:tcW w:w="1415" w:type="dxa"/>
          </w:tcPr>
          <w:p w14:paraId="716A5698" w14:textId="5971567A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IT-14 </w:t>
            </w:r>
            <w:r w:rsidRPr="00953F39">
              <w:rPr>
                <w:b/>
                <w:i/>
                <w:color w:val="000000"/>
                <w:sz w:val="16"/>
              </w:rPr>
              <w:t>Data Governance &amp; Data Platform</w:t>
            </w:r>
            <w:r w:rsidRPr="006F7F48">
              <w:rPr>
                <w:b/>
                <w:color w:val="000000"/>
                <w:sz w:val="16"/>
              </w:rPr>
              <w:t>/BI</w:t>
            </w:r>
          </w:p>
        </w:tc>
        <w:tc>
          <w:tcPr>
            <w:tcW w:w="1415" w:type="dxa"/>
            <w:shd w:val="clear" w:color="FFE699" w:fill="FFE699"/>
          </w:tcPr>
          <w:p w14:paraId="1788EAF9" w14:textId="6C0F6E05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7AAB1F8E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11E6874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A9D08E" w:fill="A9D08E"/>
          </w:tcPr>
          <w:p w14:paraId="53E01F22" w14:textId="26FC9EA5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FD966" w:fill="FFD966"/>
          </w:tcPr>
          <w:p w14:paraId="5817369D" w14:textId="445ED7EA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0D97080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08EE4A69" w14:textId="77777777" w:rsidTr="00755EA4">
        <w:tc>
          <w:tcPr>
            <w:tcW w:w="1415" w:type="dxa"/>
          </w:tcPr>
          <w:p w14:paraId="123C816A" w14:textId="058DF9CA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IT-15 </w:t>
            </w:r>
            <w:r w:rsidRPr="00953F39">
              <w:rPr>
                <w:b/>
                <w:i/>
                <w:color w:val="000000"/>
                <w:sz w:val="16"/>
              </w:rPr>
              <w:t>Estate</w:t>
            </w:r>
            <w:r w:rsidRPr="006F7F48">
              <w:rPr>
                <w:b/>
                <w:color w:val="000000"/>
                <w:sz w:val="16"/>
              </w:rPr>
              <w:t xml:space="preserve"> GIS &amp; </w:t>
            </w:r>
            <w:r w:rsidRPr="00953F39">
              <w:rPr>
                <w:b/>
                <w:i/>
                <w:color w:val="000000"/>
                <w:sz w:val="16"/>
              </w:rPr>
              <w:t>Asset Registry</w:t>
            </w:r>
          </w:p>
        </w:tc>
        <w:tc>
          <w:tcPr>
            <w:tcW w:w="1415" w:type="dxa"/>
            <w:shd w:val="clear" w:color="FFE699" w:fill="FFE699"/>
          </w:tcPr>
          <w:p w14:paraId="363D6ECA" w14:textId="32B45C54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6DD0067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9DC3E6" w:fill="9DC3E6"/>
          </w:tcPr>
          <w:p w14:paraId="6094B6DB" w14:textId="4C46C0DB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A9D08E" w:fill="A9D08E"/>
          </w:tcPr>
          <w:p w14:paraId="4437CF3E" w14:textId="51617031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2C1655A4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6FE03F6E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7B5567E9" w14:textId="77777777" w:rsidTr="00755EA4">
        <w:tc>
          <w:tcPr>
            <w:tcW w:w="1415" w:type="dxa"/>
          </w:tcPr>
          <w:p w14:paraId="38A963C1" w14:textId="2219F174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IT-16 </w:t>
            </w:r>
            <w:r w:rsidRPr="00953F39">
              <w:rPr>
                <w:b/>
                <w:i/>
                <w:color w:val="000000"/>
                <w:sz w:val="16"/>
              </w:rPr>
              <w:t>Smart Utility</w:t>
            </w:r>
            <w:r w:rsidRPr="006F7F48">
              <w:rPr>
                <w:b/>
                <w:color w:val="000000"/>
                <w:sz w:val="16"/>
              </w:rPr>
              <w:t xml:space="preserve"> IoT &amp; OT/IT </w:t>
            </w:r>
            <w:r w:rsidRPr="00953F39">
              <w:rPr>
                <w:b/>
                <w:i/>
                <w:color w:val="000000"/>
                <w:sz w:val="16"/>
              </w:rPr>
              <w:t>Integration</w:t>
            </w:r>
          </w:p>
        </w:tc>
        <w:tc>
          <w:tcPr>
            <w:tcW w:w="1415" w:type="dxa"/>
            <w:shd w:val="clear" w:color="FFE699" w:fill="FFE699"/>
          </w:tcPr>
          <w:p w14:paraId="5564B323" w14:textId="5850A6F6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13391F42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1170DCC7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A9D08E" w:fill="A9D08E"/>
          </w:tcPr>
          <w:p w14:paraId="31D281CE" w14:textId="29221192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FD966" w:fill="FFD966"/>
          </w:tcPr>
          <w:p w14:paraId="73CA888F" w14:textId="1B08DE97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4B183" w:fill="F4B183"/>
          </w:tcPr>
          <w:p w14:paraId="3BE5D627" w14:textId="3E500472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</w:tr>
      <w:tr w:rsidR="00755EA4" w:rsidRPr="00755EA4" w14:paraId="7CC8F383" w14:textId="77777777" w:rsidTr="00755EA4">
        <w:tc>
          <w:tcPr>
            <w:tcW w:w="1415" w:type="dxa"/>
          </w:tcPr>
          <w:p w14:paraId="16805C5E" w14:textId="1EC76F18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IT-17 </w:t>
            </w:r>
            <w:r w:rsidRPr="00953F39">
              <w:rPr>
                <w:b/>
                <w:i/>
                <w:color w:val="000000"/>
                <w:sz w:val="16"/>
              </w:rPr>
              <w:t>Integrated Estate Operations Center</w:t>
            </w:r>
          </w:p>
        </w:tc>
        <w:tc>
          <w:tcPr>
            <w:tcW w:w="1415" w:type="dxa"/>
            <w:shd w:val="clear" w:color="FFE699" w:fill="FFE699"/>
          </w:tcPr>
          <w:p w14:paraId="55644C40" w14:textId="63FDB1DA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03CE25BF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168AB27B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61EDE4F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FFD966" w:fill="FFD966"/>
          </w:tcPr>
          <w:p w14:paraId="7E7587C2" w14:textId="169CD2A3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4B183" w:fill="F4B183"/>
          </w:tcPr>
          <w:p w14:paraId="7DE607DF" w14:textId="194973E9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</w:tr>
      <w:tr w:rsidR="00755EA4" w:rsidRPr="00755EA4" w14:paraId="135F215F" w14:textId="77777777" w:rsidTr="00755EA4">
        <w:tc>
          <w:tcPr>
            <w:tcW w:w="1415" w:type="dxa"/>
          </w:tcPr>
          <w:p w14:paraId="4432F262" w14:textId="31F06A11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IT-18 </w:t>
            </w:r>
            <w:r w:rsidRPr="00953F39">
              <w:rPr>
                <w:b/>
                <w:i/>
                <w:color w:val="000000"/>
                <w:sz w:val="16"/>
              </w:rPr>
              <w:t>Energy</w:t>
            </w:r>
            <w:r w:rsidRPr="006F7F48">
              <w:rPr>
                <w:b/>
                <w:color w:val="000000"/>
                <w:sz w:val="16"/>
              </w:rPr>
              <w:t xml:space="preserve">, </w:t>
            </w:r>
            <w:r w:rsidRPr="00953F39">
              <w:rPr>
                <w:b/>
                <w:i/>
                <w:color w:val="000000"/>
                <w:sz w:val="16"/>
              </w:rPr>
              <w:t>Emission &amp; Carbon</w:t>
            </w:r>
            <w:r w:rsidRPr="006F7F48">
              <w:rPr>
                <w:b/>
                <w:color w:val="000000"/>
                <w:sz w:val="16"/>
              </w:rPr>
              <w:t xml:space="preserve"> MRV</w:t>
            </w:r>
          </w:p>
        </w:tc>
        <w:tc>
          <w:tcPr>
            <w:tcW w:w="1415" w:type="dxa"/>
            <w:shd w:val="clear" w:color="FFE699" w:fill="FFE699"/>
          </w:tcPr>
          <w:p w14:paraId="718974F0" w14:textId="6F21DF65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P2</w:t>
            </w:r>
          </w:p>
        </w:tc>
        <w:tc>
          <w:tcPr>
            <w:tcW w:w="1415" w:type="dxa"/>
          </w:tcPr>
          <w:p w14:paraId="41580523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68C9E368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242608DD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FFD966" w:fill="FFD966"/>
          </w:tcPr>
          <w:p w14:paraId="622ED854" w14:textId="01842200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4B183" w:fill="F4B183"/>
          </w:tcPr>
          <w:p w14:paraId="3A2E0ABF" w14:textId="45191AAA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</w:tr>
      <w:tr w:rsidR="00755EA4" w:rsidRPr="00755EA4" w14:paraId="26BF6F53" w14:textId="77777777" w:rsidTr="00755EA4">
        <w:tc>
          <w:tcPr>
            <w:tcW w:w="1415" w:type="dxa"/>
          </w:tcPr>
          <w:p w14:paraId="43900723" w14:textId="6F20BC3B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IT-19 </w:t>
            </w:r>
            <w:r w:rsidRPr="00953F39">
              <w:rPr>
                <w:b/>
                <w:i/>
                <w:color w:val="000000"/>
                <w:sz w:val="16"/>
              </w:rPr>
              <w:t>New Business Digital Services</w:t>
            </w:r>
          </w:p>
        </w:tc>
        <w:tc>
          <w:tcPr>
            <w:tcW w:w="1415" w:type="dxa"/>
            <w:shd w:val="clear" w:color="C6E0B4" w:fill="C6E0B4"/>
          </w:tcPr>
          <w:p w14:paraId="076EAA73" w14:textId="55E20BE2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P3</w:t>
            </w:r>
          </w:p>
        </w:tc>
        <w:tc>
          <w:tcPr>
            <w:tcW w:w="1415" w:type="dxa"/>
          </w:tcPr>
          <w:p w14:paraId="3B8DC45C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48B2DB4F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A9D08E" w:fill="A9D08E"/>
          </w:tcPr>
          <w:p w14:paraId="10943008" w14:textId="5BEEBEE2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FD966" w:fill="FFD966"/>
          </w:tcPr>
          <w:p w14:paraId="20035D94" w14:textId="711DBF83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4B183" w:fill="F4B183"/>
          </w:tcPr>
          <w:p w14:paraId="3C29B2DC" w14:textId="1D48F582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</w:tr>
      <w:tr w:rsidR="00755EA4" w:rsidRPr="00755EA4" w14:paraId="34721F9F" w14:textId="77777777" w:rsidTr="00755EA4">
        <w:tc>
          <w:tcPr>
            <w:tcW w:w="1415" w:type="dxa"/>
          </w:tcPr>
          <w:p w14:paraId="191E8EFC" w14:textId="12FF4BE1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IT-20 </w:t>
            </w:r>
            <w:r w:rsidRPr="00953F39">
              <w:rPr>
                <w:b/>
                <w:i/>
                <w:color w:val="000000"/>
                <w:sz w:val="16"/>
              </w:rPr>
              <w:t>Mobile Field Service &amp; e-Permit</w:t>
            </w:r>
            <w:r w:rsidRPr="006F7F48">
              <w:rPr>
                <w:b/>
                <w:color w:val="000000"/>
                <w:sz w:val="16"/>
              </w:rPr>
              <w:t>/EHS</w:t>
            </w:r>
          </w:p>
        </w:tc>
        <w:tc>
          <w:tcPr>
            <w:tcW w:w="1415" w:type="dxa"/>
            <w:shd w:val="clear" w:color="C6E0B4" w:fill="C6E0B4"/>
          </w:tcPr>
          <w:p w14:paraId="44600621" w14:textId="670EAD6F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P3</w:t>
            </w:r>
          </w:p>
        </w:tc>
        <w:tc>
          <w:tcPr>
            <w:tcW w:w="1415" w:type="dxa"/>
          </w:tcPr>
          <w:p w14:paraId="32D7FCC0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230826A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0ABF5A11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FFD966" w:fill="FFD966"/>
          </w:tcPr>
          <w:p w14:paraId="69EEF4A5" w14:textId="39206C18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</w:tcPr>
          <w:p w14:paraId="0F2C602C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</w:tr>
      <w:tr w:rsidR="00755EA4" w:rsidRPr="00755EA4" w14:paraId="1B33D595" w14:textId="77777777" w:rsidTr="00755EA4">
        <w:tc>
          <w:tcPr>
            <w:tcW w:w="1415" w:type="dxa"/>
          </w:tcPr>
          <w:p w14:paraId="1933F3FA" w14:textId="2BDF965C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IT-21 AI &amp; </w:t>
            </w:r>
            <w:r w:rsidRPr="00953F39">
              <w:rPr>
                <w:b/>
                <w:i/>
                <w:color w:val="000000"/>
                <w:sz w:val="16"/>
              </w:rPr>
              <w:t>Advanced Analytics</w:t>
            </w:r>
          </w:p>
        </w:tc>
        <w:tc>
          <w:tcPr>
            <w:tcW w:w="1415" w:type="dxa"/>
            <w:shd w:val="clear" w:color="C6E0B4" w:fill="C6E0B4"/>
          </w:tcPr>
          <w:p w14:paraId="79236FCB" w14:textId="3B97FF65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P3</w:t>
            </w:r>
          </w:p>
        </w:tc>
        <w:tc>
          <w:tcPr>
            <w:tcW w:w="1415" w:type="dxa"/>
          </w:tcPr>
          <w:p w14:paraId="5F84C4DE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038157BD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140F8E08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FFD966" w:fill="FFD966"/>
          </w:tcPr>
          <w:p w14:paraId="33C88E5E" w14:textId="512D9377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  <w:tc>
          <w:tcPr>
            <w:tcW w:w="1415" w:type="dxa"/>
            <w:shd w:val="clear" w:color="F4B183" w:fill="F4B183"/>
          </w:tcPr>
          <w:p w14:paraId="300A6E3D" w14:textId="5C7F2AE6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</w:tr>
      <w:tr w:rsidR="00755EA4" w:rsidRPr="00755EA4" w14:paraId="1042C682" w14:textId="77777777" w:rsidTr="00755EA4">
        <w:tc>
          <w:tcPr>
            <w:tcW w:w="1415" w:type="dxa"/>
          </w:tcPr>
          <w:p w14:paraId="2E956A2E" w14:textId="159D9E43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IT-22 </w:t>
            </w:r>
            <w:r w:rsidRPr="00953F39">
              <w:rPr>
                <w:b/>
                <w:i/>
                <w:color w:val="000000"/>
                <w:sz w:val="16"/>
              </w:rPr>
              <w:t>Video Analytics &amp; Drone</w:t>
            </w:r>
            <w:r w:rsidRPr="006F7F48">
              <w:rPr>
                <w:b/>
                <w:color w:val="000000"/>
                <w:sz w:val="16"/>
              </w:rPr>
              <w:t xml:space="preserve"> (pilot)</w:t>
            </w:r>
          </w:p>
        </w:tc>
        <w:tc>
          <w:tcPr>
            <w:tcW w:w="1415" w:type="dxa"/>
            <w:shd w:val="clear" w:color="D9D9D9" w:fill="D9D9D9"/>
          </w:tcPr>
          <w:p w14:paraId="35173144" w14:textId="5ACD289C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P4</w:t>
            </w:r>
          </w:p>
        </w:tc>
        <w:tc>
          <w:tcPr>
            <w:tcW w:w="1415" w:type="dxa"/>
          </w:tcPr>
          <w:p w14:paraId="55C9CD47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39D4F2E3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3976BCFE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1B3D1D8A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F4B183" w:fill="F4B183"/>
          </w:tcPr>
          <w:p w14:paraId="12A2F2A1" w14:textId="0B9BD253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</w:tr>
      <w:tr w:rsidR="00755EA4" w:rsidRPr="00755EA4" w14:paraId="0DF03CA0" w14:textId="77777777" w:rsidTr="00755EA4">
        <w:tc>
          <w:tcPr>
            <w:tcW w:w="1415" w:type="dxa"/>
          </w:tcPr>
          <w:p w14:paraId="6CC62FA8" w14:textId="73E071F9" w:rsidR="00755EA4" w:rsidRPr="006F7F48" w:rsidRDefault="00755EA4" w:rsidP="00F345FF">
            <w:pPr>
              <w:spacing w:after="160"/>
              <w:rPr>
                <w:b/>
                <w:color w:val="000000"/>
                <w:sz w:val="16"/>
              </w:rPr>
            </w:pPr>
            <w:r w:rsidRPr="006F7F48">
              <w:rPr>
                <w:b/>
                <w:color w:val="000000"/>
                <w:sz w:val="16"/>
              </w:rPr>
              <w:t xml:space="preserve">IT-23 </w:t>
            </w:r>
            <w:r w:rsidRPr="00953F39">
              <w:rPr>
                <w:b/>
                <w:i/>
                <w:color w:val="000000"/>
                <w:sz w:val="16"/>
              </w:rPr>
              <w:t>Digital Twin</w:t>
            </w:r>
            <w:r w:rsidRPr="006F7F48">
              <w:rPr>
                <w:b/>
                <w:color w:val="000000"/>
                <w:sz w:val="16"/>
              </w:rPr>
              <w:t xml:space="preserve"> (studi kelayakan)</w:t>
            </w:r>
          </w:p>
        </w:tc>
        <w:tc>
          <w:tcPr>
            <w:tcW w:w="1415" w:type="dxa"/>
            <w:shd w:val="clear" w:color="D9D9D9" w:fill="D9D9D9"/>
          </w:tcPr>
          <w:p w14:paraId="0A1F3659" w14:textId="048143AA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P4</w:t>
            </w:r>
          </w:p>
        </w:tc>
        <w:tc>
          <w:tcPr>
            <w:tcW w:w="1415" w:type="dxa"/>
          </w:tcPr>
          <w:p w14:paraId="6A74A09D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17428E4A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6F596BE5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</w:tcPr>
          <w:p w14:paraId="548D272D" w14:textId="77777777" w:rsidR="00755EA4" w:rsidRPr="006F7F48" w:rsidRDefault="00755EA4" w:rsidP="00F345FF">
            <w:pPr>
              <w:spacing w:after="160"/>
              <w:rPr>
                <w:color w:val="000000"/>
                <w:sz w:val="16"/>
              </w:rPr>
            </w:pPr>
          </w:p>
        </w:tc>
        <w:tc>
          <w:tcPr>
            <w:tcW w:w="1415" w:type="dxa"/>
            <w:shd w:val="clear" w:color="F4B183" w:fill="F4B183"/>
          </w:tcPr>
          <w:p w14:paraId="4624D445" w14:textId="6E0D7AF1" w:rsidR="00755EA4" w:rsidRPr="00755EA4" w:rsidRDefault="00755EA4" w:rsidP="00F345FF">
            <w:pPr>
              <w:spacing w:after="160"/>
              <w:rPr>
                <w:color w:val="000000"/>
                <w:sz w:val="15"/>
              </w:rPr>
            </w:pPr>
            <w:r w:rsidRPr="00755EA4">
              <w:rPr>
                <w:rFonts w:hint="eastAsia"/>
                <w:color w:val="000000"/>
                <w:sz w:val="15"/>
              </w:rPr>
              <w:t>■</w:t>
            </w:r>
          </w:p>
        </w:tc>
      </w:tr>
    </w:tbl>
    <w:p w14:paraId="23BA618B" w14:textId="742C7F41" w:rsidR="00755EA4" w:rsidRPr="006F7F48" w:rsidRDefault="00755EA4" w:rsidP="00755EA4">
      <w:pPr>
        <w:pStyle w:val="Heading2"/>
      </w:pPr>
      <w:bookmarkStart w:id="150" w:name="_Toc242450762"/>
      <w:r w:rsidRPr="006F7F48">
        <w:lastRenderedPageBreak/>
        <w:t xml:space="preserve">15.1 </w:t>
      </w:r>
      <w:r w:rsidR="0036756A" w:rsidRPr="006F7F48">
        <w:t>Tonggak Capaian</w:t>
      </w:r>
      <w:bookmarkEnd w:id="150"/>
    </w:p>
    <w:p w14:paraId="7BFA3F39" w14:textId="77777777" w:rsidR="00755EA4" w:rsidRDefault="00755EA4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755EA4">
        <w:rPr>
          <w:b/>
          <w:color w:val="1F4E78"/>
          <w:sz w:val="18"/>
        </w:rPr>
        <w:t xml:space="preserve"> 15.3 — </w:t>
      </w:r>
      <w:r w:rsidRPr="00953F39">
        <w:rPr>
          <w:b/>
          <w:i/>
          <w:color w:val="1F4E78"/>
          <w:sz w:val="18"/>
        </w:rPr>
        <w:t>Milestone</w:t>
      </w:r>
      <w:r w:rsidRPr="00755EA4">
        <w:rPr>
          <w:b/>
          <w:color w:val="1F4E78"/>
          <w:sz w:val="18"/>
        </w:rPr>
        <w:t xml:space="preserve"> utama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755EA4" w:rsidRPr="00755EA4" w14:paraId="747A7217" w14:textId="77777777" w:rsidTr="00755EA4">
        <w:trPr>
          <w:tblHeader/>
        </w:trPr>
        <w:tc>
          <w:tcPr>
            <w:tcW w:w="4952" w:type="dxa"/>
            <w:shd w:val="clear" w:color="17365D" w:fill="17365D"/>
          </w:tcPr>
          <w:p w14:paraId="023F2A12" w14:textId="18D6A7E0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Kuartal</w:t>
            </w:r>
          </w:p>
        </w:tc>
        <w:tc>
          <w:tcPr>
            <w:tcW w:w="4953" w:type="dxa"/>
            <w:shd w:val="clear" w:color="17365D" w:fill="17365D"/>
          </w:tcPr>
          <w:p w14:paraId="4C3DA89D" w14:textId="7DF308E0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Milestone</w:t>
            </w:r>
          </w:p>
        </w:tc>
      </w:tr>
      <w:tr w:rsidR="00755EA4" w:rsidRPr="00755EA4" w14:paraId="033BCD5A" w14:textId="77777777" w:rsidTr="00755EA4">
        <w:tc>
          <w:tcPr>
            <w:tcW w:w="4952" w:type="dxa"/>
          </w:tcPr>
          <w:p w14:paraId="1877D225" w14:textId="6FA864AB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Q4 2026</w:t>
            </w:r>
          </w:p>
        </w:tc>
        <w:tc>
          <w:tcPr>
            <w:tcW w:w="4953" w:type="dxa"/>
          </w:tcPr>
          <w:p w14:paraId="47C59D99" w14:textId="2A2AF885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 SteerCo dibentuk; diagnostic selesai; MVP </w:t>
            </w:r>
            <w:r w:rsidRPr="00953F39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KEK</w:t>
            </w:r>
          </w:p>
        </w:tc>
      </w:tr>
      <w:tr w:rsidR="00755EA4" w:rsidRPr="00755EA4" w14:paraId="72F7EC65" w14:textId="77777777" w:rsidTr="00755EA4">
        <w:tc>
          <w:tcPr>
            <w:tcW w:w="4952" w:type="dxa"/>
          </w:tcPr>
          <w:p w14:paraId="2841B636" w14:textId="4D8CDEA8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Q2 2027</w:t>
            </w:r>
          </w:p>
        </w:tc>
        <w:tc>
          <w:tcPr>
            <w:tcW w:w="4953" w:type="dxa"/>
          </w:tcPr>
          <w:p w14:paraId="7BF7F827" w14:textId="3046B2CA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MFA &amp; EDR 100%; </w:t>
            </w:r>
            <w:r w:rsidRPr="00953F39">
              <w:rPr>
                <w:i/>
                <w:color w:val="000000"/>
                <w:sz w:val="18"/>
              </w:rPr>
              <w:t xml:space="preserve">service desk </w:t>
            </w:r>
            <w:proofErr w:type="gramStart"/>
            <w:r w:rsidRPr="00953F39">
              <w:rPr>
                <w:i/>
                <w:color w:val="000000"/>
                <w:sz w:val="18"/>
              </w:rPr>
              <w:t>live</w:t>
            </w:r>
            <w:proofErr w:type="gramEnd"/>
          </w:p>
        </w:tc>
      </w:tr>
      <w:tr w:rsidR="00755EA4" w:rsidRPr="00755EA4" w14:paraId="2C526A95" w14:textId="77777777" w:rsidTr="00755EA4">
        <w:tc>
          <w:tcPr>
            <w:tcW w:w="4952" w:type="dxa"/>
          </w:tcPr>
          <w:p w14:paraId="2C34E50A" w14:textId="2345CE78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Q4 2027</w:t>
            </w:r>
          </w:p>
        </w:tc>
        <w:tc>
          <w:tcPr>
            <w:tcW w:w="4953" w:type="dxa"/>
          </w:tcPr>
          <w:p w14:paraId="04437E56" w14:textId="60BBDA6B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DR teruji; ISMS &amp; SOC/MDR aktif; </w:t>
            </w:r>
            <w:r w:rsidR="005A0D07" w:rsidRPr="00506302">
              <w:rPr>
                <w:color w:val="000000"/>
                <w:sz w:val="18"/>
              </w:rPr>
              <w:t xml:space="preserve">CRM fase 1; </w:t>
            </w:r>
            <w:r w:rsidR="002012DE" w:rsidRPr="00953F39">
              <w:rPr>
                <w:i/>
                <w:color w:val="000000"/>
                <w:sz w:val="18"/>
              </w:rPr>
              <w:t>tenant portal live</w:t>
            </w:r>
            <w:r w:rsidR="002012DE" w:rsidRPr="00506302">
              <w:rPr>
                <w:color w:val="000000"/>
                <w:sz w:val="18"/>
              </w:rPr>
              <w:t xml:space="preserve">; API </w:t>
            </w:r>
            <w:r w:rsidR="002012DE" w:rsidRPr="00953F39">
              <w:rPr>
                <w:i/>
                <w:color w:val="000000"/>
                <w:sz w:val="18"/>
              </w:rPr>
              <w:t>gateway</w:t>
            </w:r>
            <w:r w:rsidR="002012DE" w:rsidRPr="00506302">
              <w:rPr>
                <w:color w:val="000000"/>
                <w:sz w:val="18"/>
              </w:rPr>
              <w:t xml:space="preserve"> (IT-13 fase 1) siap</w:t>
            </w:r>
            <w:r w:rsidR="004F373A">
              <w:rPr>
                <w:color w:val="000000"/>
                <w:sz w:val="18"/>
              </w:rPr>
              <w:t>; Odoo operasional go-live dan terintegrasi ke SAP FI</w:t>
            </w:r>
          </w:p>
        </w:tc>
      </w:tr>
      <w:tr w:rsidR="00755EA4" w:rsidRPr="00755EA4" w14:paraId="7A06C0B4" w14:textId="77777777" w:rsidTr="00755EA4">
        <w:tc>
          <w:tcPr>
            <w:tcW w:w="4952" w:type="dxa"/>
          </w:tcPr>
          <w:p w14:paraId="70CF9896" w14:textId="72F693F9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Q2 2028</w:t>
            </w:r>
          </w:p>
        </w:tc>
        <w:tc>
          <w:tcPr>
            <w:tcW w:w="4953" w:type="dxa"/>
          </w:tcPr>
          <w:p w14:paraId="671DB71D" w14:textId="78979FE7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Meter-to-cash live</w:t>
            </w:r>
            <w:r w:rsidRPr="00506302">
              <w:rPr>
                <w:color w:val="000000"/>
                <w:sz w:val="18"/>
              </w:rPr>
              <w:t xml:space="preserve"> untuk air &amp; listrik</w:t>
            </w:r>
          </w:p>
        </w:tc>
      </w:tr>
      <w:tr w:rsidR="00755EA4" w:rsidRPr="00755EA4" w14:paraId="28CA72DE" w14:textId="77777777" w:rsidTr="00755EA4">
        <w:tc>
          <w:tcPr>
            <w:tcW w:w="4952" w:type="dxa"/>
          </w:tcPr>
          <w:p w14:paraId="701BAC2E" w14:textId="6BDE690F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Q4 2028</w:t>
            </w:r>
          </w:p>
        </w:tc>
        <w:tc>
          <w:tcPr>
            <w:tcW w:w="4953" w:type="dxa"/>
          </w:tcPr>
          <w:p w14:paraId="70A9450A" w14:textId="1EA779E6" w:rsidR="00755EA4" w:rsidRPr="00506302" w:rsidRDefault="004F373A" w:rsidP="00F345FF">
            <w:pPr>
              <w:spacing w:after="160"/>
              <w:rPr>
                <w:color w:val="000000"/>
                <w:sz w:val="18"/>
              </w:rPr>
            </w:pPr>
            <w:r w:rsidRPr="004F373A">
              <w:rPr>
                <w:color w:val="000000"/>
                <w:sz w:val="18"/>
              </w:rPr>
              <w:t>Stabilisasi Odoo dan perluasan modul</w:t>
            </w:r>
            <w:r w:rsidR="00755EA4" w:rsidRPr="00506302">
              <w:rPr>
                <w:color w:val="000000"/>
                <w:sz w:val="18"/>
              </w:rPr>
              <w:t xml:space="preserve">; </w:t>
            </w:r>
            <w:r w:rsidR="00755EA4" w:rsidRPr="00953F39">
              <w:rPr>
                <w:i/>
                <w:color w:val="000000"/>
                <w:sz w:val="18"/>
              </w:rPr>
              <w:t>master data tenant</w:t>
            </w:r>
            <w:r w:rsidR="00755EA4" w:rsidRPr="00506302">
              <w:rPr>
                <w:color w:val="000000"/>
                <w:sz w:val="18"/>
              </w:rPr>
              <w:t>/lahan</w:t>
            </w:r>
          </w:p>
        </w:tc>
      </w:tr>
      <w:tr w:rsidR="00755EA4" w:rsidRPr="00755EA4" w14:paraId="12B45891" w14:textId="77777777" w:rsidTr="00755EA4">
        <w:tc>
          <w:tcPr>
            <w:tcW w:w="4952" w:type="dxa"/>
          </w:tcPr>
          <w:p w14:paraId="79A56737" w14:textId="6F6E6991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Q4 2029</w:t>
            </w:r>
          </w:p>
        </w:tc>
        <w:tc>
          <w:tcPr>
            <w:tcW w:w="4953" w:type="dxa"/>
          </w:tcPr>
          <w:p w14:paraId="5975AE80" w14:textId="79D4D875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IoT utilitas tahap 1; IEOC virtual; </w:t>
            </w:r>
            <w:r w:rsidRPr="00953F39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Direksi tunggal</w:t>
            </w:r>
          </w:p>
        </w:tc>
      </w:tr>
      <w:tr w:rsidR="00755EA4" w:rsidRPr="00755EA4" w14:paraId="7C711244" w14:textId="77777777" w:rsidTr="00755EA4">
        <w:tc>
          <w:tcPr>
            <w:tcW w:w="4952" w:type="dxa"/>
          </w:tcPr>
          <w:p w14:paraId="2BB67404" w14:textId="7580F936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Q4 2030</w:t>
            </w:r>
          </w:p>
        </w:tc>
        <w:tc>
          <w:tcPr>
            <w:tcW w:w="4953" w:type="dxa"/>
          </w:tcPr>
          <w:p w14:paraId="118D7FEB" w14:textId="6FE57E6E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MRV energi-emisi; </w:t>
            </w:r>
            <w:r w:rsidRPr="00953F39">
              <w:rPr>
                <w:i/>
                <w:color w:val="000000"/>
                <w:sz w:val="18"/>
              </w:rPr>
              <w:t>maturity assessment</w:t>
            </w:r>
            <w:r w:rsidRPr="00506302">
              <w:rPr>
                <w:color w:val="000000"/>
                <w:sz w:val="18"/>
              </w:rPr>
              <w:t xml:space="preserve"> independen</w:t>
            </w:r>
          </w:p>
        </w:tc>
      </w:tr>
    </w:tbl>
    <w:p w14:paraId="1FE89CB2" w14:textId="06ABE5FC" w:rsidR="00755EA4" w:rsidRPr="006F7F48" w:rsidRDefault="00755EA4" w:rsidP="00755EA4">
      <w:pPr>
        <w:pStyle w:val="Heading2"/>
      </w:pPr>
      <w:bookmarkStart w:id="151" w:name="_Toc242450763"/>
      <w:r w:rsidRPr="006F7F48">
        <w:t xml:space="preserve">15.2 </w:t>
      </w:r>
      <w:r w:rsidR="0036756A" w:rsidRPr="006F7F48">
        <w:t>Peta Ketergantungan</w:t>
      </w:r>
      <w:bookmarkEnd w:id="151"/>
    </w:p>
    <w:p w14:paraId="632610AF" w14:textId="77777777" w:rsidR="00755EA4" w:rsidRDefault="00755EA4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755EA4">
        <w:rPr>
          <w:b/>
          <w:color w:val="1F4E78"/>
          <w:sz w:val="18"/>
        </w:rPr>
        <w:t xml:space="preserve"> 15.4 — </w:t>
      </w:r>
      <w:r w:rsidRPr="00953F39">
        <w:rPr>
          <w:b/>
          <w:i/>
          <w:color w:val="1F4E78"/>
          <w:sz w:val="18"/>
        </w:rPr>
        <w:t>Dependency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755EA4" w:rsidRPr="00755EA4" w14:paraId="559AE234" w14:textId="77777777" w:rsidTr="00755EA4">
        <w:trPr>
          <w:tblHeader/>
        </w:trPr>
        <w:tc>
          <w:tcPr>
            <w:tcW w:w="3301" w:type="dxa"/>
            <w:shd w:val="clear" w:color="17365D" w:fill="17365D"/>
          </w:tcPr>
          <w:p w14:paraId="18C8EC93" w14:textId="54C999E8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Fondasi (</w:t>
            </w:r>
            <w:r w:rsidRPr="00953F39">
              <w:rPr>
                <w:b/>
                <w:i/>
                <w:color w:val="FFFFFF"/>
                <w:sz w:val="18"/>
              </w:rPr>
              <w:t>enabler</w:t>
            </w:r>
            <w:r w:rsidRPr="00506302"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3302" w:type="dxa"/>
            <w:shd w:val="clear" w:color="17365D" w:fill="17365D"/>
          </w:tcPr>
          <w:p w14:paraId="6F288E67" w14:textId="5522325F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Memungkinkan</w:t>
            </w:r>
          </w:p>
        </w:tc>
        <w:tc>
          <w:tcPr>
            <w:tcW w:w="3302" w:type="dxa"/>
            <w:shd w:val="clear" w:color="17365D" w:fill="17365D"/>
          </w:tcPr>
          <w:p w14:paraId="01EBFECE" w14:textId="1BF33F3B" w:rsidR="00755EA4" w:rsidRPr="00506302" w:rsidRDefault="00755EA4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Konsekuensi bila terlambat</w:t>
            </w:r>
          </w:p>
        </w:tc>
      </w:tr>
      <w:tr w:rsidR="00755EA4" w:rsidRPr="00755EA4" w14:paraId="2C272127" w14:textId="77777777" w:rsidTr="00755EA4">
        <w:tc>
          <w:tcPr>
            <w:tcW w:w="3301" w:type="dxa"/>
          </w:tcPr>
          <w:p w14:paraId="31E4B5AB" w14:textId="5DCD704E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IT-01 </w:t>
            </w:r>
            <w:r w:rsidRPr="00953F39">
              <w:rPr>
                <w:b/>
                <w:i/>
                <w:color w:val="000000"/>
                <w:sz w:val="18"/>
              </w:rPr>
              <w:t>Governance</w:t>
            </w:r>
          </w:p>
        </w:tc>
        <w:tc>
          <w:tcPr>
            <w:tcW w:w="3302" w:type="dxa"/>
          </w:tcPr>
          <w:p w14:paraId="2E1A2442" w14:textId="2D5A512E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Seluruh portfolio</w:t>
            </w:r>
          </w:p>
        </w:tc>
        <w:tc>
          <w:tcPr>
            <w:tcW w:w="3302" w:type="dxa"/>
          </w:tcPr>
          <w:p w14:paraId="3BEDC83A" w14:textId="7CE91A50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Prioritas &amp; pendanaan tidak terkendali</w:t>
            </w:r>
          </w:p>
        </w:tc>
      </w:tr>
      <w:tr w:rsidR="00755EA4" w:rsidRPr="00755EA4" w14:paraId="78893B77" w14:textId="77777777" w:rsidTr="00755EA4">
        <w:tc>
          <w:tcPr>
            <w:tcW w:w="3301" w:type="dxa"/>
          </w:tcPr>
          <w:p w14:paraId="742FA4F7" w14:textId="15A36FA4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IT-04 IAM</w:t>
            </w:r>
          </w:p>
        </w:tc>
        <w:tc>
          <w:tcPr>
            <w:tcW w:w="3302" w:type="dxa"/>
          </w:tcPr>
          <w:p w14:paraId="62D882BA" w14:textId="5808BBB0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IT-08 portal, IT-12 DMS, IT-11 </w:t>
            </w:r>
            <w:r w:rsidR="00514C21" w:rsidRPr="00514C21">
              <w:rPr>
                <w:color w:val="000000"/>
                <w:sz w:val="18"/>
              </w:rPr>
              <w:t>SAP/Odoo</w:t>
            </w:r>
          </w:p>
        </w:tc>
        <w:tc>
          <w:tcPr>
            <w:tcW w:w="3302" w:type="dxa"/>
          </w:tcPr>
          <w:p w14:paraId="271C0219" w14:textId="7B682EB7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Portal tenant</w:t>
            </w:r>
            <w:r w:rsidRPr="00506302">
              <w:rPr>
                <w:color w:val="000000"/>
                <w:sz w:val="18"/>
              </w:rPr>
              <w:t xml:space="preserve"> tidak aman diluncurkan</w:t>
            </w:r>
          </w:p>
        </w:tc>
      </w:tr>
      <w:tr w:rsidR="002012DE" w:rsidRPr="00755EA4" w14:paraId="68EC71B5" w14:textId="77777777" w:rsidTr="002012DE">
        <w:tc>
          <w:tcPr>
            <w:tcW w:w="3301" w:type="dxa"/>
            <w:shd w:val="clear" w:color="000000" w:fill="CE2776"/>
          </w:tcPr>
          <w:p w14:paraId="16668747" w14:textId="51D32876" w:rsidR="002012DE" w:rsidRPr="00506302" w:rsidRDefault="002012DE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IT-12 DMS</w:t>
            </w:r>
          </w:p>
        </w:tc>
        <w:tc>
          <w:tcPr>
            <w:tcW w:w="3302" w:type="dxa"/>
          </w:tcPr>
          <w:p w14:paraId="766071A0" w14:textId="2CC40C70" w:rsidR="002012DE" w:rsidRPr="00506302" w:rsidRDefault="002012DE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IT-08 portal, IT-20 </w:t>
            </w:r>
            <w:r w:rsidRPr="00953F39">
              <w:rPr>
                <w:i/>
                <w:color w:val="000000"/>
                <w:sz w:val="18"/>
              </w:rPr>
              <w:t>e-Permit</w:t>
            </w:r>
          </w:p>
        </w:tc>
        <w:tc>
          <w:tcPr>
            <w:tcW w:w="3302" w:type="dxa"/>
          </w:tcPr>
          <w:p w14:paraId="6CF40839" w14:textId="781DE8CB" w:rsidR="002012DE" w:rsidRPr="00506302" w:rsidRDefault="002012DE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Portal tenant</w:t>
            </w:r>
            <w:r w:rsidRPr="00506302">
              <w:rPr>
                <w:color w:val="000000"/>
                <w:sz w:val="18"/>
              </w:rPr>
              <w:t xml:space="preserve"> tanpa dokumen &amp; </w:t>
            </w:r>
            <w:r w:rsidRPr="00953F39">
              <w:rPr>
                <w:i/>
                <w:color w:val="000000"/>
                <w:sz w:val="18"/>
              </w:rPr>
              <w:t>e-sign</w:t>
            </w:r>
            <w:r w:rsidRPr="00506302">
              <w:rPr>
                <w:color w:val="000000"/>
                <w:sz w:val="18"/>
              </w:rPr>
              <w:t>; izin kerja tetap manual</w:t>
            </w:r>
          </w:p>
        </w:tc>
      </w:tr>
      <w:tr w:rsidR="00755EA4" w:rsidRPr="00755EA4" w14:paraId="0FED0CC5" w14:textId="77777777" w:rsidTr="00755EA4">
        <w:tc>
          <w:tcPr>
            <w:tcW w:w="3301" w:type="dxa"/>
          </w:tcPr>
          <w:p w14:paraId="43BB41E3" w14:textId="66D518F1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IT-05 </w:t>
            </w:r>
            <w:r w:rsidRPr="00953F39">
              <w:rPr>
                <w:b/>
                <w:i/>
                <w:color w:val="000000"/>
                <w:sz w:val="18"/>
              </w:rPr>
              <w:t>Network &amp; cloud</w:t>
            </w:r>
          </w:p>
        </w:tc>
        <w:tc>
          <w:tcPr>
            <w:tcW w:w="3302" w:type="dxa"/>
          </w:tcPr>
          <w:p w14:paraId="01DB6C79" w14:textId="182AB623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IT-09, IT-13, IT-16</w:t>
            </w:r>
          </w:p>
        </w:tc>
        <w:tc>
          <w:tcPr>
            <w:tcW w:w="3302" w:type="dxa"/>
          </w:tcPr>
          <w:p w14:paraId="59DD0A9D" w14:textId="399A155D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Meter-to-cash</w:t>
            </w:r>
            <w:r w:rsidRPr="00506302">
              <w:rPr>
                <w:color w:val="000000"/>
                <w:sz w:val="18"/>
              </w:rPr>
              <w:t xml:space="preserve"> &amp; IoT tertunda</w:t>
            </w:r>
          </w:p>
        </w:tc>
      </w:tr>
      <w:tr w:rsidR="00755EA4" w:rsidRPr="00755EA4" w14:paraId="286F0288" w14:textId="77777777" w:rsidTr="00755EA4">
        <w:tc>
          <w:tcPr>
            <w:tcW w:w="3301" w:type="dxa"/>
          </w:tcPr>
          <w:p w14:paraId="140FA2FB" w14:textId="6732508C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IT-13 </w:t>
            </w:r>
            <w:r w:rsidRPr="00953F39">
              <w:rPr>
                <w:b/>
                <w:i/>
                <w:color w:val="000000"/>
                <w:sz w:val="18"/>
              </w:rPr>
              <w:t>Integration</w:t>
            </w:r>
          </w:p>
        </w:tc>
        <w:tc>
          <w:tcPr>
            <w:tcW w:w="3302" w:type="dxa"/>
          </w:tcPr>
          <w:p w14:paraId="36EC409D" w14:textId="6936E753" w:rsidR="00755EA4" w:rsidRPr="00506302" w:rsidRDefault="00D0231D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IT-08 (fase integrasi 2028), IT-11, IT-14</w:t>
            </w:r>
          </w:p>
        </w:tc>
        <w:tc>
          <w:tcPr>
            <w:tcW w:w="3302" w:type="dxa"/>
          </w:tcPr>
          <w:p w14:paraId="2077A12D" w14:textId="5ACA728C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Integrasi </w:t>
            </w:r>
            <w:r w:rsidRPr="00953F39">
              <w:rPr>
                <w:i/>
                <w:color w:val="000000"/>
                <w:sz w:val="18"/>
              </w:rPr>
              <w:t>point-to-point</w:t>
            </w:r>
            <w:r w:rsidRPr="00506302">
              <w:rPr>
                <w:color w:val="000000"/>
                <w:sz w:val="18"/>
              </w:rPr>
              <w:t>; utang teknis</w:t>
            </w:r>
          </w:p>
        </w:tc>
      </w:tr>
      <w:tr w:rsidR="00755EA4" w:rsidRPr="00755EA4" w14:paraId="20197002" w14:textId="77777777" w:rsidTr="00755EA4">
        <w:tc>
          <w:tcPr>
            <w:tcW w:w="3301" w:type="dxa"/>
          </w:tcPr>
          <w:p w14:paraId="45C0E450" w14:textId="23994A2A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IT-15 GIS</w:t>
            </w:r>
          </w:p>
        </w:tc>
        <w:tc>
          <w:tcPr>
            <w:tcW w:w="3302" w:type="dxa"/>
          </w:tcPr>
          <w:p w14:paraId="1403A0CA" w14:textId="4ABEF6E9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IT-09, IT-17, IT-20, IT-23</w:t>
            </w:r>
          </w:p>
        </w:tc>
        <w:tc>
          <w:tcPr>
            <w:tcW w:w="3302" w:type="dxa"/>
          </w:tcPr>
          <w:p w14:paraId="6A3C230C" w14:textId="1B1337B1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953F39">
              <w:rPr>
                <w:i/>
                <w:color w:val="000000"/>
                <w:sz w:val="18"/>
              </w:rPr>
              <w:t>Command center</w:t>
            </w:r>
            <w:r w:rsidRPr="00506302">
              <w:rPr>
                <w:color w:val="000000"/>
                <w:sz w:val="18"/>
              </w:rPr>
              <w:t xml:space="preserve"> tanpa peta tunggal</w:t>
            </w:r>
          </w:p>
        </w:tc>
      </w:tr>
      <w:tr w:rsidR="00755EA4" w:rsidRPr="00755EA4" w14:paraId="111C13F5" w14:textId="77777777" w:rsidTr="00755EA4">
        <w:tc>
          <w:tcPr>
            <w:tcW w:w="3301" w:type="dxa"/>
          </w:tcPr>
          <w:p w14:paraId="0AEABEBE" w14:textId="4B4C3C1E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IT-14 Data platform</w:t>
            </w:r>
          </w:p>
        </w:tc>
        <w:tc>
          <w:tcPr>
            <w:tcW w:w="3302" w:type="dxa"/>
          </w:tcPr>
          <w:p w14:paraId="6AA43379" w14:textId="46AB3B4A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IT-18, IT-21, IT-23</w:t>
            </w:r>
          </w:p>
        </w:tc>
        <w:tc>
          <w:tcPr>
            <w:tcW w:w="3302" w:type="dxa"/>
          </w:tcPr>
          <w:p w14:paraId="3857887E" w14:textId="320E7168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AI &amp; MRV tanpa data tepercaya</w:t>
            </w:r>
          </w:p>
        </w:tc>
      </w:tr>
      <w:tr w:rsidR="00755EA4" w:rsidRPr="00755EA4" w14:paraId="7B71B8C0" w14:textId="77777777" w:rsidTr="00755EA4">
        <w:tc>
          <w:tcPr>
            <w:tcW w:w="3301" w:type="dxa"/>
          </w:tcPr>
          <w:p w14:paraId="7D364ABC" w14:textId="6F216F5B" w:rsidR="00755EA4" w:rsidRPr="00506302" w:rsidRDefault="00755EA4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IT-16 IoT</w:t>
            </w:r>
          </w:p>
        </w:tc>
        <w:tc>
          <w:tcPr>
            <w:tcW w:w="3302" w:type="dxa"/>
          </w:tcPr>
          <w:p w14:paraId="26DDF8FF" w14:textId="70B9E852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IT-17, IT-18, IT-23</w:t>
            </w:r>
          </w:p>
        </w:tc>
        <w:tc>
          <w:tcPr>
            <w:tcW w:w="3302" w:type="dxa"/>
          </w:tcPr>
          <w:p w14:paraId="2CA61B4A" w14:textId="27129225" w:rsidR="00755EA4" w:rsidRPr="00506302" w:rsidRDefault="00755EA4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IEOC hanya </w:t>
            </w:r>
            <w:r w:rsidRPr="00953F39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statis</w:t>
            </w:r>
          </w:p>
        </w:tc>
      </w:tr>
    </w:tbl>
    <w:p w14:paraId="784366F4" w14:textId="56213F78" w:rsidR="00755EA4" w:rsidRPr="006F7F48" w:rsidRDefault="00755EA4" w:rsidP="00755EA4">
      <w:pPr>
        <w:pStyle w:val="Heading2"/>
      </w:pPr>
      <w:bookmarkStart w:id="152" w:name="_Toc242450764"/>
      <w:r w:rsidRPr="006F7F48">
        <w:t xml:space="preserve">15.3 </w:t>
      </w:r>
      <w:r w:rsidR="0036756A" w:rsidRPr="006F7F48">
        <w:t>Kesiapan Organisasi</w:t>
      </w:r>
      <w:bookmarkEnd w:id="152"/>
    </w:p>
    <w:p w14:paraId="7CD7E234" w14:textId="41F5F75C" w:rsidR="00755EA4" w:rsidRPr="006F7F48" w:rsidRDefault="00755EA4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2026–27. </w:t>
      </w:r>
      <w:r w:rsidRPr="00953F39">
        <w:rPr>
          <w:i/>
          <w:color w:val="000000"/>
        </w:rPr>
        <w:t>Head</w:t>
      </w:r>
      <w:r w:rsidRPr="006F7F48">
        <w:rPr>
          <w:color w:val="000000"/>
        </w:rPr>
        <w:t xml:space="preserve"> of IT, </w:t>
      </w:r>
      <w:r w:rsidRPr="00953F39">
        <w:rPr>
          <w:i/>
          <w:color w:val="000000"/>
        </w:rPr>
        <w:t>security lead</w:t>
      </w:r>
      <w:r w:rsidRPr="006F7F48">
        <w:rPr>
          <w:color w:val="000000"/>
        </w:rPr>
        <w:t xml:space="preserve"> dan </w:t>
      </w:r>
      <w:r w:rsidRPr="00953F39">
        <w:rPr>
          <w:i/>
          <w:color w:val="000000"/>
        </w:rPr>
        <w:t>architect</w:t>
      </w:r>
      <w:r w:rsidRPr="006F7F48">
        <w:rPr>
          <w:color w:val="000000"/>
        </w:rPr>
        <w:t xml:space="preserve"> terisi; </w:t>
      </w:r>
      <w:r w:rsidRPr="00953F39">
        <w:rPr>
          <w:i/>
          <w:color w:val="000000"/>
        </w:rPr>
        <w:t>business owner</w:t>
      </w:r>
      <w:r w:rsidRPr="006F7F48">
        <w:rPr>
          <w:color w:val="000000"/>
        </w:rPr>
        <w:t xml:space="preserve"> ditetapkan </w:t>
      </w:r>
      <w:r w:rsidR="005A0D07" w:rsidRPr="006F7F48">
        <w:rPr>
          <w:color w:val="000000"/>
        </w:rPr>
        <w:t xml:space="preserve">per inisiatif P1; </w:t>
      </w:r>
      <w:r w:rsidR="005A0D07" w:rsidRPr="00953F39">
        <w:rPr>
          <w:i/>
          <w:color w:val="000000"/>
        </w:rPr>
        <w:t>tenant onboarding</w:t>
      </w:r>
      <w:r w:rsidR="005A0D07" w:rsidRPr="006F7F48">
        <w:rPr>
          <w:color w:val="000000"/>
        </w:rPr>
        <w:t xml:space="preserve"> ke portal.</w:t>
      </w:r>
    </w:p>
    <w:p w14:paraId="3209A4BF" w14:textId="74A008A5" w:rsidR="00755EA4" w:rsidRPr="006F7F48" w:rsidRDefault="00755EA4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2028. </w:t>
      </w:r>
      <w:r w:rsidRPr="00953F39">
        <w:rPr>
          <w:i/>
          <w:color w:val="000000"/>
        </w:rPr>
        <w:t>Data steward</w:t>
      </w:r>
      <w:r w:rsidRPr="006F7F48">
        <w:rPr>
          <w:color w:val="000000"/>
        </w:rPr>
        <w:t xml:space="preserve"> per domain; </w:t>
      </w:r>
      <w:r w:rsidR="005A0D07" w:rsidRPr="006F7F48">
        <w:rPr>
          <w:color w:val="000000"/>
        </w:rPr>
        <w:t>pelatihan</w:t>
      </w:r>
      <w:r w:rsidRPr="006F7F48">
        <w:rPr>
          <w:color w:val="000000"/>
        </w:rPr>
        <w:t xml:space="preserve"> pengguna </w:t>
      </w:r>
      <w:r w:rsidR="00514C21" w:rsidRPr="00514C21">
        <w:rPr>
          <w:color w:val="000000"/>
        </w:rPr>
        <w:t>Odoo dan SAP</w:t>
      </w:r>
      <w:r w:rsidRPr="006F7F48">
        <w:rPr>
          <w:color w:val="000000"/>
        </w:rPr>
        <w:t>.</w:t>
      </w:r>
    </w:p>
    <w:p w14:paraId="698F1212" w14:textId="77777777" w:rsidR="002012DE" w:rsidRPr="006F7F48" w:rsidRDefault="00755EA4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2029–30. </w:t>
      </w:r>
      <w:r w:rsidRPr="006F7F48">
        <w:rPr>
          <w:color w:val="000000"/>
        </w:rPr>
        <w:t>Operator IEOC terlatih; kompetensi analitik di divisi bisnis.</w:t>
      </w:r>
    </w:p>
    <w:p w14:paraId="08EA0FE9" w14:textId="67F3BD18" w:rsidR="00755EA4" w:rsidRPr="006F7F48" w:rsidRDefault="002012DE" w:rsidP="002012DE">
      <w:r w:rsidRPr="006F7F48">
        <w:rPr>
          <w:b/>
          <w:color w:val="000000"/>
        </w:rPr>
        <w:t xml:space="preserve">Kapasitas eksekusi. </w:t>
      </w:r>
      <w:r w:rsidRPr="006F7F48">
        <w:rPr>
          <w:color w:val="000000"/>
        </w:rPr>
        <w:t xml:space="preserve">Beban portofolio memuncak pada 2027, ketika 13 dari 23 inisiatif berjalan bersamaan—terlalu besar untuk tim TI kecil bila dimulai serentak. Karena itu 2027 dijalankan dalam dua gelombang: H1 untuk fondasi (IT-02, IT-04, IT-06) dan </w:t>
      </w:r>
      <w:r w:rsidRPr="00953F39">
        <w:rPr>
          <w:i/>
          <w:color w:val="000000"/>
        </w:rPr>
        <w:t>enabler</w:t>
      </w:r>
      <w:r w:rsidRPr="006F7F48">
        <w:rPr>
          <w:color w:val="000000"/>
        </w:rPr>
        <w:t xml:space="preserve"> (IT-12, IT-13 fase 1, IT-15); H2 untuk IT-03, IT-05, IT-09 dan IT-10. IT SteerCo membatasi jumlah proyek aktif per gelombang dan menahan inisiatif baru bila </w:t>
      </w:r>
      <w:r w:rsidRPr="00953F39">
        <w:rPr>
          <w:i/>
          <w:color w:val="000000"/>
        </w:rPr>
        <w:t>business owner</w:t>
      </w:r>
      <w:r w:rsidRPr="006F7F48">
        <w:rPr>
          <w:color w:val="000000"/>
        </w:rPr>
        <w:t xml:space="preserve"> atau mitra pelaksana belum siap.</w:t>
      </w:r>
    </w:p>
    <w:p w14:paraId="1B81F41B" w14:textId="603C0B7A" w:rsidR="00CA4BA5" w:rsidRDefault="00CA4BA5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BD34CFE" w14:textId="4015630A" w:rsidR="00CA4BA5" w:rsidRPr="006F7F48" w:rsidRDefault="00CA4BA5" w:rsidP="00CA4BA5">
      <w:pPr>
        <w:pStyle w:val="Heading1"/>
      </w:pPr>
      <w:bookmarkStart w:id="153" w:name="_Toc242450765"/>
      <w:r w:rsidRPr="006F7F48">
        <w:lastRenderedPageBreak/>
        <w:t xml:space="preserve">BAB 16 — </w:t>
      </w:r>
      <w:r w:rsidR="0036756A" w:rsidRPr="006F7F48">
        <w:t>STRATEGI INVESTASI DAN PENDANAAN</w:t>
      </w:r>
      <w:bookmarkEnd w:id="153"/>
    </w:p>
    <w:p w14:paraId="63E3771C" w14:textId="209F028E" w:rsidR="00CA4BA5" w:rsidRPr="006F7F48" w:rsidRDefault="00CA4BA5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What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Data biaya TI historis dan penawaran </w:t>
      </w:r>
      <w:r w:rsidRPr="00953F39">
        <w:rPr>
          <w:i/>
          <w:color w:val="000000"/>
        </w:rPr>
        <w:t>vendor</w:t>
      </w:r>
      <w:r w:rsidRPr="006F7F48">
        <w:rPr>
          <w:color w:val="000000"/>
        </w:rPr>
        <w:t xml:space="preserve"> belum tersedia [TBD]. Karena itu RSTI tidak menetapkan angka investasi titik; RSTI menetapkan </w:t>
      </w:r>
      <w:r w:rsidRPr="00953F39">
        <w:rPr>
          <w:i/>
          <w:color w:val="000000"/>
        </w:rPr>
        <w:t>band</w:t>
      </w:r>
      <w:r w:rsidRPr="006F7F48">
        <w:rPr>
          <w:color w:val="000000"/>
        </w:rPr>
        <w:t xml:space="preserve"> estimasi, metodologi, dan mekanisme </w:t>
      </w:r>
      <w:r w:rsidRPr="00953F39">
        <w:rPr>
          <w:i/>
          <w:color w:val="000000"/>
        </w:rPr>
        <w:t>gate</w:t>
      </w:r>
      <w:r w:rsidRPr="006F7F48">
        <w:rPr>
          <w:color w:val="000000"/>
        </w:rPr>
        <w:t xml:space="preserve"> yang membuat angka menjadi pasti secara bertahap.</w:t>
      </w:r>
    </w:p>
    <w:p w14:paraId="04DBABDF" w14:textId="7C0F920D" w:rsidR="00CA4BA5" w:rsidRPr="006F7F48" w:rsidRDefault="00CA4BA5" w:rsidP="00CA4BA5">
      <w:pPr>
        <w:pStyle w:val="Heading2"/>
      </w:pPr>
      <w:bookmarkStart w:id="154" w:name="_Toc242450766"/>
      <w:r w:rsidRPr="006F7F48">
        <w:t xml:space="preserve">16.1 </w:t>
      </w:r>
      <w:r w:rsidR="0036756A" w:rsidRPr="006F7F48">
        <w:t>Prinsip Investasi TI</w:t>
      </w:r>
      <w:bookmarkEnd w:id="154"/>
    </w:p>
    <w:p w14:paraId="2084CF24" w14:textId="295815FD" w:rsidR="00CA4BA5" w:rsidRPr="006F7F48" w:rsidRDefault="00CA4BA5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Fund outcomes</w:t>
      </w:r>
      <w:r w:rsidRPr="006F7F48">
        <w:rPr>
          <w:b/>
          <w:color w:val="000000"/>
        </w:rPr>
        <w:t xml:space="preserve">, </w:t>
      </w:r>
      <w:r w:rsidRPr="00953F39">
        <w:rPr>
          <w:b/>
          <w:i/>
          <w:color w:val="000000"/>
        </w:rPr>
        <w:t>not projects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Pendanaan dilepas per tahap setelah </w:t>
      </w:r>
      <w:r w:rsidRPr="00953F39">
        <w:rPr>
          <w:i/>
          <w:color w:val="000000"/>
        </w:rPr>
        <w:t>benefit</w:t>
      </w:r>
      <w:r w:rsidRPr="006F7F48">
        <w:rPr>
          <w:color w:val="000000"/>
        </w:rPr>
        <w:t xml:space="preserve"> tahap sebelumnya terbukti.</w:t>
      </w:r>
    </w:p>
    <w:p w14:paraId="2B75AB1C" w14:textId="07AC71AD" w:rsidR="00CA4BA5" w:rsidRPr="006F7F48" w:rsidRDefault="00CA4BA5" w:rsidP="00640BA1">
      <w:pPr>
        <w:pStyle w:val="ListBullet"/>
        <w:jc w:val="both"/>
        <w:rPr>
          <w:color w:val="000000"/>
        </w:rPr>
      </w:pPr>
      <w:r w:rsidRPr="004F344A">
        <w:rPr>
          <w:b/>
          <w:i/>
          <w:color w:val="000000"/>
        </w:rPr>
        <w:t>Foundation</w:t>
      </w:r>
      <w:r w:rsidRPr="006F7F48">
        <w:rPr>
          <w:b/>
          <w:color w:val="000000"/>
        </w:rPr>
        <w:t xml:space="preserve"> </w:t>
      </w:r>
      <w:r w:rsidRPr="00953F39">
        <w:rPr>
          <w:b/>
          <w:i/>
          <w:color w:val="000000"/>
        </w:rPr>
        <w:t>first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>Fondasi P1 didanai penuh sebelum inisiatif P3/P4.</w:t>
      </w:r>
    </w:p>
    <w:p w14:paraId="596832AD" w14:textId="28A212DE" w:rsidR="00CA4BA5" w:rsidRPr="006F7F48" w:rsidRDefault="00CA4BA5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>OPEX-</w:t>
      </w:r>
      <w:r w:rsidRPr="00953F39">
        <w:rPr>
          <w:b/>
          <w:i/>
          <w:color w:val="000000"/>
        </w:rPr>
        <w:t>aware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 xml:space="preserve">SaaS dan </w:t>
      </w:r>
      <w:r w:rsidRPr="00953F39">
        <w:rPr>
          <w:i/>
          <w:color w:val="000000"/>
        </w:rPr>
        <w:t>managed service</w:t>
      </w:r>
      <w:r w:rsidRPr="006F7F48">
        <w:rPr>
          <w:color w:val="000000"/>
        </w:rPr>
        <w:t xml:space="preserve"> menggeser CAPEX ke OPEX; keduanya dinilai dalam TCO.</w:t>
      </w:r>
    </w:p>
    <w:p w14:paraId="4E632627" w14:textId="5121D347" w:rsidR="00CA4BA5" w:rsidRPr="006F7F48" w:rsidRDefault="00CA4BA5" w:rsidP="00640BA1">
      <w:pPr>
        <w:pStyle w:val="ListBullet"/>
        <w:jc w:val="both"/>
        <w:rPr>
          <w:color w:val="000000"/>
        </w:rPr>
      </w:pPr>
      <w:r w:rsidRPr="00953F39">
        <w:rPr>
          <w:b/>
          <w:i/>
          <w:color w:val="000000"/>
        </w:rPr>
        <w:t>Reuse over rebuild</w:t>
      </w:r>
      <w:r w:rsidRPr="006F7F48">
        <w:rPr>
          <w:b/>
          <w:color w:val="000000"/>
        </w:rPr>
        <w:t xml:space="preserve">. </w:t>
      </w:r>
      <w:r w:rsidRPr="006F7F48">
        <w:rPr>
          <w:color w:val="000000"/>
        </w:rPr>
        <w:t>Platform bersama didahulukan dibanding solusi per divisi.</w:t>
      </w:r>
    </w:p>
    <w:p w14:paraId="07213D15" w14:textId="5B8ED56F" w:rsidR="00CA4BA5" w:rsidRPr="006F7F48" w:rsidRDefault="00CA4BA5" w:rsidP="00CA4BA5">
      <w:pPr>
        <w:pStyle w:val="Heading2"/>
      </w:pPr>
      <w:bookmarkStart w:id="155" w:name="_Toc242450767"/>
      <w:r w:rsidRPr="006F7F48">
        <w:t xml:space="preserve">16.2 </w:t>
      </w:r>
      <w:r w:rsidR="0036756A" w:rsidRPr="006F7F48">
        <w:t>Belanja Modal (CAPEX)</w:t>
      </w:r>
      <w:bookmarkEnd w:id="155"/>
    </w:p>
    <w:p w14:paraId="7426B5B9" w14:textId="3FF8E3D5" w:rsidR="00CA4BA5" w:rsidRPr="006F7F48" w:rsidRDefault="00CA4BA5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CAPEX mencakup perangkat jaringan, </w:t>
      </w:r>
      <w:r w:rsidRPr="00953F39">
        <w:rPr>
          <w:i/>
          <w:color w:val="000000"/>
        </w:rPr>
        <w:t>edge</w:t>
      </w:r>
      <w:r w:rsidRPr="006F7F48">
        <w:rPr>
          <w:color w:val="000000"/>
        </w:rPr>
        <w:t xml:space="preserve">/OT, </w:t>
      </w:r>
      <w:r w:rsidRPr="00953F39">
        <w:rPr>
          <w:i/>
          <w:color w:val="000000"/>
        </w:rPr>
        <w:t>smart meter</w:t>
      </w:r>
      <w:r w:rsidRPr="006F7F48">
        <w:rPr>
          <w:color w:val="000000"/>
        </w:rPr>
        <w:t xml:space="preserve">, ruang IEOC dan implementasi awal. Dua </w:t>
      </w:r>
      <w:r w:rsidRPr="00953F39">
        <w:rPr>
          <w:i/>
          <w:color w:val="000000"/>
        </w:rPr>
        <w:t>charter digital</w:t>
      </w:r>
      <w:r w:rsidRPr="006F7F48">
        <w:rPr>
          <w:color w:val="000000"/>
        </w:rPr>
        <w:t xml:space="preserve"> RJPP telah memiliki estimasi CAPEX: </w:t>
      </w:r>
      <w:r w:rsidRPr="00953F39">
        <w:rPr>
          <w:i/>
          <w:color w:val="000000"/>
        </w:rPr>
        <w:t>Dashboard</w:t>
      </w:r>
      <w:r w:rsidRPr="006F7F48">
        <w:rPr>
          <w:color w:val="000000"/>
        </w:rPr>
        <w:t xml:space="preserve"> KEK </w:t>
      </w:r>
      <w:r w:rsidR="00AF0EF2" w:rsidRPr="006F7F48">
        <w:rPr>
          <w:color w:val="000000"/>
        </w:rPr>
        <w:t>Rp1,5–2,0 miliar</w:t>
      </w:r>
      <w:r w:rsidRPr="006F7F48">
        <w:rPr>
          <w:color w:val="000000"/>
        </w:rPr>
        <w:t xml:space="preserve"> dan CRM </w:t>
      </w:r>
      <w:r w:rsidR="00AF0EF2" w:rsidRPr="006F7F48">
        <w:rPr>
          <w:color w:val="000000"/>
        </w:rPr>
        <w:t>Rp1,0–1,5 miliar</w:t>
      </w:r>
      <w:r w:rsidRPr="006F7F48">
        <w:rPr>
          <w:color w:val="000000"/>
        </w:rPr>
        <w:t xml:space="preserve"> </w:t>
      </w:r>
      <w:r w:rsidR="00BC0EC6" w:rsidRPr="006F7F48">
        <w:rPr>
          <w:color w:val="000000"/>
        </w:rPr>
        <w:t>[F, RJPP hlm. 80, 83]</w:t>
      </w:r>
      <w:r w:rsidRPr="006F7F48">
        <w:rPr>
          <w:color w:val="000000"/>
        </w:rPr>
        <w:t>.</w:t>
      </w:r>
    </w:p>
    <w:p w14:paraId="6763004C" w14:textId="3C960872" w:rsidR="00CA4BA5" w:rsidRPr="006F7F48" w:rsidRDefault="00CA4BA5" w:rsidP="00CA4BA5">
      <w:pPr>
        <w:pStyle w:val="Heading2"/>
      </w:pPr>
      <w:bookmarkStart w:id="156" w:name="_Toc242450768"/>
      <w:r w:rsidRPr="006F7F48">
        <w:t xml:space="preserve">16.3 </w:t>
      </w:r>
      <w:r w:rsidR="0036756A" w:rsidRPr="006F7F48">
        <w:t>Belanja Operasional (OPEX)</w:t>
      </w:r>
      <w:bookmarkEnd w:id="156"/>
    </w:p>
    <w:p w14:paraId="366DB0C6" w14:textId="29235F38" w:rsidR="00CA4BA5" w:rsidRPr="006F7F48" w:rsidRDefault="00CA4BA5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OPEX mencakup langganan SaaS, </w:t>
      </w:r>
      <w:r w:rsidRPr="00953F39">
        <w:rPr>
          <w:i/>
          <w:color w:val="000000"/>
        </w:rPr>
        <w:t>managed service</w:t>
      </w:r>
      <w:r w:rsidRPr="006F7F48">
        <w:rPr>
          <w:color w:val="000000"/>
        </w:rPr>
        <w:t xml:space="preserve"> (</w:t>
      </w:r>
      <w:r w:rsidRPr="00953F39">
        <w:rPr>
          <w:i/>
          <w:color w:val="000000"/>
        </w:rPr>
        <w:t>service desk</w:t>
      </w:r>
      <w:r w:rsidRPr="006F7F48">
        <w:rPr>
          <w:color w:val="000000"/>
        </w:rPr>
        <w:t>, MDR, infra), konektivitas, lisensi dan pemeliharaan. Porsi OPEX diperkirakan naik seiring adopsi SaaS [H].</w:t>
      </w:r>
    </w:p>
    <w:p w14:paraId="5ECEF475" w14:textId="38CF1E18" w:rsidR="00CA4BA5" w:rsidRPr="006F7F48" w:rsidRDefault="00CA4BA5" w:rsidP="00CA4BA5">
      <w:pPr>
        <w:pStyle w:val="Heading2"/>
      </w:pPr>
      <w:bookmarkStart w:id="157" w:name="_Toc242450769"/>
      <w:r w:rsidRPr="006F7F48">
        <w:t xml:space="preserve">16.4 </w:t>
      </w:r>
      <w:r w:rsidR="0036756A" w:rsidRPr="006F7F48">
        <w:t xml:space="preserve">Alokasi </w:t>
      </w:r>
      <w:r w:rsidR="0036756A" w:rsidRPr="00953F39">
        <w:rPr>
          <w:i/>
        </w:rPr>
        <w:t>Run</w:t>
      </w:r>
      <w:r w:rsidR="0036756A" w:rsidRPr="006F7F48">
        <w:rPr>
          <w:i/>
        </w:rPr>
        <w:t>–</w:t>
      </w:r>
      <w:r w:rsidR="0036756A" w:rsidRPr="00953F39">
        <w:rPr>
          <w:i/>
        </w:rPr>
        <w:t>Grow</w:t>
      </w:r>
      <w:r w:rsidR="0036756A" w:rsidRPr="006F7F48">
        <w:rPr>
          <w:i/>
        </w:rPr>
        <w:t>–</w:t>
      </w:r>
      <w:r w:rsidR="0036756A" w:rsidRPr="00953F39">
        <w:rPr>
          <w:i/>
        </w:rPr>
        <w:t>Transform</w:t>
      </w:r>
      <w:bookmarkEnd w:id="157"/>
    </w:p>
    <w:p w14:paraId="5FF8DC3F" w14:textId="5DFC59A6" w:rsidR="00CA4BA5" w:rsidRDefault="00CA4BA5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CA4BA5">
        <w:rPr>
          <w:b/>
          <w:color w:val="1F4E78"/>
          <w:sz w:val="18"/>
        </w:rPr>
        <w:t xml:space="preserve"> 16.1 — </w:t>
      </w:r>
      <w:r w:rsidR="000636E6" w:rsidRPr="000636E6">
        <w:rPr>
          <w:b/>
          <w:color w:val="1F4E78"/>
          <w:sz w:val="18"/>
        </w:rPr>
        <w:t xml:space="preserve">Porsi </w:t>
      </w:r>
      <w:r w:rsidR="000636E6" w:rsidRPr="00953F39">
        <w:rPr>
          <w:b/>
          <w:i/>
          <w:color w:val="1F4E78"/>
          <w:sz w:val="18"/>
        </w:rPr>
        <w:t>Transform</w:t>
      </w:r>
      <w:r w:rsidR="000636E6" w:rsidRPr="000636E6">
        <w:rPr>
          <w:b/>
          <w:color w:val="1F4E78"/>
          <w:sz w:val="18"/>
        </w:rPr>
        <w:t xml:space="preserve"> meningkat seiring fondasi selesa</w:t>
      </w:r>
      <w:r w:rsidRPr="00CA4BA5">
        <w:rPr>
          <w:b/>
          <w:color w:val="1F4E78"/>
          <w:sz w:val="18"/>
        </w:rPr>
        <w:t>i [REC, TBD]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651"/>
        <w:gridCol w:w="1651"/>
        <w:gridCol w:w="1651"/>
        <w:gridCol w:w="1651"/>
        <w:gridCol w:w="1651"/>
      </w:tblGrid>
      <w:tr w:rsidR="00CA4BA5" w:rsidRPr="00CA4BA5" w14:paraId="7C4A48DD" w14:textId="77777777" w:rsidTr="00CA4BA5">
        <w:trPr>
          <w:tblHeader/>
        </w:trPr>
        <w:tc>
          <w:tcPr>
            <w:tcW w:w="1650" w:type="dxa"/>
            <w:shd w:val="clear" w:color="17365D" w:fill="17365D"/>
          </w:tcPr>
          <w:p w14:paraId="7B9CD941" w14:textId="3B5B4CBD" w:rsidR="00CA4BA5" w:rsidRPr="00CA4BA5" w:rsidRDefault="00CA4BA5" w:rsidP="00F345FF">
            <w:pPr>
              <w:spacing w:after="160"/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w="1651" w:type="dxa"/>
            <w:shd w:val="clear" w:color="17365D" w:fill="17365D"/>
          </w:tcPr>
          <w:p w14:paraId="4B477D16" w14:textId="389BB159" w:rsidR="00CA4BA5" w:rsidRPr="00CA4BA5" w:rsidRDefault="00CA4BA5" w:rsidP="00F345FF">
            <w:pPr>
              <w:spacing w:after="160"/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Definisi</w:t>
            </w:r>
          </w:p>
        </w:tc>
        <w:tc>
          <w:tcPr>
            <w:tcW w:w="1651" w:type="dxa"/>
            <w:shd w:val="clear" w:color="17365D" w:fill="17365D"/>
          </w:tcPr>
          <w:p w14:paraId="1096932E" w14:textId="47EF7022" w:rsidR="00CA4BA5" w:rsidRPr="00CA4BA5" w:rsidRDefault="00CA4BA5" w:rsidP="00F345FF">
            <w:pPr>
              <w:spacing w:after="160"/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2027</w:t>
            </w:r>
          </w:p>
        </w:tc>
        <w:tc>
          <w:tcPr>
            <w:tcW w:w="1651" w:type="dxa"/>
            <w:shd w:val="clear" w:color="17365D" w:fill="17365D"/>
          </w:tcPr>
          <w:p w14:paraId="7B990B8C" w14:textId="47ADA929" w:rsidR="00CA4BA5" w:rsidRPr="00CA4BA5" w:rsidRDefault="00CA4BA5" w:rsidP="00F345FF">
            <w:pPr>
              <w:spacing w:after="160"/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2028</w:t>
            </w:r>
          </w:p>
        </w:tc>
        <w:tc>
          <w:tcPr>
            <w:tcW w:w="1651" w:type="dxa"/>
            <w:shd w:val="clear" w:color="17365D" w:fill="17365D"/>
          </w:tcPr>
          <w:p w14:paraId="395CF0C5" w14:textId="6C3F5771" w:rsidR="00CA4BA5" w:rsidRPr="00CA4BA5" w:rsidRDefault="00CA4BA5" w:rsidP="00F345FF">
            <w:pPr>
              <w:spacing w:after="160"/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2029</w:t>
            </w:r>
          </w:p>
        </w:tc>
        <w:tc>
          <w:tcPr>
            <w:tcW w:w="1651" w:type="dxa"/>
            <w:shd w:val="clear" w:color="17365D" w:fill="17365D"/>
          </w:tcPr>
          <w:p w14:paraId="3D8D9999" w14:textId="550A8A2D" w:rsidR="00CA4BA5" w:rsidRPr="00CA4BA5" w:rsidRDefault="00CA4BA5" w:rsidP="00F345FF">
            <w:pPr>
              <w:spacing w:after="160"/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2030</w:t>
            </w:r>
          </w:p>
        </w:tc>
      </w:tr>
      <w:tr w:rsidR="00CA4BA5" w:rsidRPr="00CA4BA5" w14:paraId="41FA0C51" w14:textId="77777777" w:rsidTr="00CA4BA5">
        <w:tc>
          <w:tcPr>
            <w:tcW w:w="1650" w:type="dxa"/>
          </w:tcPr>
          <w:p w14:paraId="48DA2EA9" w14:textId="1063D16B" w:rsidR="00CA4BA5" w:rsidRPr="00CA4BA5" w:rsidRDefault="00CA4BA5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Run</w:t>
            </w:r>
          </w:p>
        </w:tc>
        <w:tc>
          <w:tcPr>
            <w:tcW w:w="1651" w:type="dxa"/>
          </w:tcPr>
          <w:p w14:paraId="753CE448" w14:textId="6065AD04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Menjaga layanan berjalan</w:t>
            </w:r>
          </w:p>
        </w:tc>
        <w:tc>
          <w:tcPr>
            <w:tcW w:w="1651" w:type="dxa"/>
          </w:tcPr>
          <w:p w14:paraId="3C0E84A9" w14:textId="37AB66AB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55%</w:t>
            </w:r>
          </w:p>
        </w:tc>
        <w:tc>
          <w:tcPr>
            <w:tcW w:w="1651" w:type="dxa"/>
          </w:tcPr>
          <w:p w14:paraId="14040D75" w14:textId="458E7D65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50%</w:t>
            </w:r>
          </w:p>
        </w:tc>
        <w:tc>
          <w:tcPr>
            <w:tcW w:w="1651" w:type="dxa"/>
          </w:tcPr>
          <w:p w14:paraId="7A84EE9C" w14:textId="066D6C47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45%</w:t>
            </w:r>
          </w:p>
        </w:tc>
        <w:tc>
          <w:tcPr>
            <w:tcW w:w="1651" w:type="dxa"/>
          </w:tcPr>
          <w:p w14:paraId="58C2BDD9" w14:textId="2EDF9871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45%</w:t>
            </w:r>
          </w:p>
        </w:tc>
      </w:tr>
      <w:tr w:rsidR="00CA4BA5" w:rsidRPr="00CA4BA5" w14:paraId="7B9CC3D2" w14:textId="77777777" w:rsidTr="00CA4BA5">
        <w:tc>
          <w:tcPr>
            <w:tcW w:w="1650" w:type="dxa"/>
          </w:tcPr>
          <w:p w14:paraId="30B75B24" w14:textId="52E7E6D0" w:rsidR="00CA4BA5" w:rsidRPr="00CA4BA5" w:rsidRDefault="00CA4BA5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Grow</w:t>
            </w:r>
          </w:p>
        </w:tc>
        <w:tc>
          <w:tcPr>
            <w:tcW w:w="1651" w:type="dxa"/>
          </w:tcPr>
          <w:p w14:paraId="05303425" w14:textId="258EA982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Meningkatkan kapabilitas eksisting</w:t>
            </w:r>
          </w:p>
        </w:tc>
        <w:tc>
          <w:tcPr>
            <w:tcW w:w="1651" w:type="dxa"/>
          </w:tcPr>
          <w:p w14:paraId="254D2E88" w14:textId="6D09A1F0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30%</w:t>
            </w:r>
          </w:p>
        </w:tc>
        <w:tc>
          <w:tcPr>
            <w:tcW w:w="1651" w:type="dxa"/>
          </w:tcPr>
          <w:p w14:paraId="1CFEEF00" w14:textId="2596597E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30%</w:t>
            </w:r>
          </w:p>
        </w:tc>
        <w:tc>
          <w:tcPr>
            <w:tcW w:w="1651" w:type="dxa"/>
          </w:tcPr>
          <w:p w14:paraId="7B23936F" w14:textId="13F4006E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30%</w:t>
            </w:r>
          </w:p>
        </w:tc>
        <w:tc>
          <w:tcPr>
            <w:tcW w:w="1651" w:type="dxa"/>
          </w:tcPr>
          <w:p w14:paraId="1EDC119F" w14:textId="12C144A5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25%</w:t>
            </w:r>
          </w:p>
        </w:tc>
      </w:tr>
      <w:tr w:rsidR="00CA4BA5" w:rsidRPr="00CA4BA5" w14:paraId="39A6496A" w14:textId="77777777" w:rsidTr="00CA4BA5">
        <w:tc>
          <w:tcPr>
            <w:tcW w:w="1650" w:type="dxa"/>
          </w:tcPr>
          <w:p w14:paraId="48113EEF" w14:textId="1B7328C3" w:rsidR="00CA4BA5" w:rsidRPr="00CA4BA5" w:rsidRDefault="00CA4BA5" w:rsidP="00F345FF">
            <w:pPr>
              <w:spacing w:after="160"/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Transform</w:t>
            </w:r>
          </w:p>
        </w:tc>
        <w:tc>
          <w:tcPr>
            <w:tcW w:w="1651" w:type="dxa"/>
          </w:tcPr>
          <w:p w14:paraId="58A82306" w14:textId="2BEF8ADF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Kapabilitas/model bisnis baru</w:t>
            </w:r>
          </w:p>
        </w:tc>
        <w:tc>
          <w:tcPr>
            <w:tcW w:w="1651" w:type="dxa"/>
          </w:tcPr>
          <w:p w14:paraId="455492F8" w14:textId="1FAF522C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15%</w:t>
            </w:r>
          </w:p>
        </w:tc>
        <w:tc>
          <w:tcPr>
            <w:tcW w:w="1651" w:type="dxa"/>
          </w:tcPr>
          <w:p w14:paraId="5896FC40" w14:textId="23F02E90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20%</w:t>
            </w:r>
          </w:p>
        </w:tc>
        <w:tc>
          <w:tcPr>
            <w:tcW w:w="1651" w:type="dxa"/>
          </w:tcPr>
          <w:p w14:paraId="3357FA05" w14:textId="50371637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25%</w:t>
            </w:r>
          </w:p>
        </w:tc>
        <w:tc>
          <w:tcPr>
            <w:tcW w:w="1651" w:type="dxa"/>
          </w:tcPr>
          <w:p w14:paraId="511F5254" w14:textId="6C5C15E4" w:rsidR="00CA4BA5" w:rsidRPr="00CA4BA5" w:rsidRDefault="00CA4BA5" w:rsidP="00F345FF">
            <w:pPr>
              <w:spacing w:after="160"/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30%</w:t>
            </w:r>
          </w:p>
        </w:tc>
      </w:tr>
    </w:tbl>
    <w:p w14:paraId="363222B9" w14:textId="639D84BA" w:rsidR="00CA4BA5" w:rsidRPr="006F7F48" w:rsidRDefault="00CA4BA5" w:rsidP="00CA4BA5">
      <w:pPr>
        <w:pStyle w:val="Heading2"/>
      </w:pPr>
      <w:bookmarkStart w:id="158" w:name="_Toc242450770"/>
      <w:r w:rsidRPr="006F7F48">
        <w:t xml:space="preserve">16.5 </w:t>
      </w:r>
      <w:r w:rsidR="0036756A" w:rsidRPr="006F7F48">
        <w:t>Prioritisasi Investasi</w:t>
      </w:r>
      <w:bookmarkEnd w:id="158"/>
    </w:p>
    <w:p w14:paraId="4110F387" w14:textId="09BC307E" w:rsidR="00CA4BA5" w:rsidRPr="006F7F48" w:rsidRDefault="00CA4BA5" w:rsidP="00640BA1">
      <w:pPr>
        <w:jc w:val="both"/>
        <w:rPr>
          <w:color w:val="000000"/>
        </w:rPr>
      </w:pPr>
      <w:r w:rsidRPr="006F7F48">
        <w:rPr>
          <w:color w:val="000000"/>
        </w:rPr>
        <w:t>Urutan pendanaan mengikuti skor prioritas (Bab 14) dan dependensi (</w:t>
      </w:r>
      <w:r w:rsidRPr="00953F39">
        <w:rPr>
          <w:i/>
          <w:color w:val="000000"/>
        </w:rPr>
        <w:t>Exhibit</w:t>
      </w:r>
      <w:r w:rsidRPr="006F7F48">
        <w:rPr>
          <w:color w:val="000000"/>
        </w:rPr>
        <w:t xml:space="preserve"> 15.4). Dalam kondisi anggaran terbatas, P3/P4 ditunda lebih dulu; P1 tidak dipotong kecuali Direksi menerima risiko </w:t>
      </w:r>
      <w:r w:rsidR="002012DE" w:rsidRPr="006F7F48">
        <w:rPr>
          <w:color w:val="000000"/>
        </w:rPr>
        <w:t xml:space="preserve">secara tertulis. Inisiatif P2 yang menjadi prasyarat inisiatif P1—IT-12 DMS dan IT-13 </w:t>
      </w:r>
      <w:r w:rsidR="002012DE" w:rsidRPr="00953F39">
        <w:rPr>
          <w:i/>
          <w:color w:val="000000"/>
        </w:rPr>
        <w:t>Integration</w:t>
      </w:r>
      <w:r w:rsidR="002012DE" w:rsidRPr="006F7F48">
        <w:rPr>
          <w:color w:val="000000"/>
        </w:rPr>
        <w:t xml:space="preserve"> untuk IT-08, IT-15 GIS untuk IT-09—diperlakukan setara P1 dalam pendanaan, karena memotongnya sama dengan menunda </w:t>
      </w:r>
      <w:r w:rsidR="002012DE" w:rsidRPr="00953F39">
        <w:rPr>
          <w:i/>
          <w:color w:val="000000"/>
        </w:rPr>
        <w:t>value case</w:t>
      </w:r>
      <w:r w:rsidR="002012DE" w:rsidRPr="006F7F48">
        <w:rPr>
          <w:color w:val="000000"/>
        </w:rPr>
        <w:t xml:space="preserve"> P1.</w:t>
      </w:r>
    </w:p>
    <w:p w14:paraId="15C8CE7F" w14:textId="1054F193" w:rsidR="00CA4BA5" w:rsidRDefault="00CA4BA5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CA4BA5">
        <w:rPr>
          <w:b/>
          <w:color w:val="1F4E78"/>
          <w:sz w:val="18"/>
        </w:rPr>
        <w:t xml:space="preserve"> 16.2 — </w:t>
      </w:r>
      <w:r w:rsidR="000636E6" w:rsidRPr="000636E6">
        <w:rPr>
          <w:b/>
          <w:color w:val="1F4E78"/>
          <w:sz w:val="18"/>
        </w:rPr>
        <w:t xml:space="preserve">Rentang TCO masih lebar karena belum ada penawaran </w:t>
      </w:r>
      <w:r w:rsidR="000636E6" w:rsidRPr="00953F39">
        <w:rPr>
          <w:b/>
          <w:i/>
          <w:color w:val="1F4E78"/>
          <w:sz w:val="18"/>
        </w:rPr>
        <w:t>vendor</w:t>
      </w:r>
      <w:r w:rsidR="000636E6" w:rsidRPr="000636E6">
        <w:rPr>
          <w:b/>
          <w:color w:val="1F4E78"/>
          <w:sz w:val="18"/>
        </w:rPr>
        <w:t xml:space="preserve">; dikalibrasi di </w:t>
      </w:r>
      <w:r w:rsidR="000636E6" w:rsidRPr="00953F39">
        <w:rPr>
          <w:b/>
          <w:i/>
          <w:color w:val="1F4E78"/>
          <w:sz w:val="18"/>
        </w:rPr>
        <w:t>Gate</w:t>
      </w:r>
      <w:r w:rsidR="000636E6" w:rsidRPr="000636E6">
        <w:rPr>
          <w:b/>
          <w:color w:val="1F4E78"/>
          <w:sz w:val="18"/>
        </w:rPr>
        <w:t xml:space="preserve"> 2 (agregasi </w:t>
      </w:r>
      <w:r w:rsidR="000636E6" w:rsidRPr="00953F39">
        <w:rPr>
          <w:b/>
          <w:i/>
          <w:color w:val="1F4E78"/>
          <w:sz w:val="18"/>
        </w:rPr>
        <w:t>band</w:t>
      </w:r>
      <w:r w:rsidR="000636E6" w:rsidRPr="000636E6">
        <w:rPr>
          <w:b/>
          <w:color w:val="1F4E78"/>
          <w:sz w:val="18"/>
        </w:rPr>
        <w:t xml:space="preserve"> per prioritas)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CA4BA5" w:rsidRPr="00CA4BA5" w14:paraId="49272BC9" w14:textId="77777777" w:rsidTr="00CA4BA5">
        <w:trPr>
          <w:tblHeader/>
        </w:trPr>
        <w:tc>
          <w:tcPr>
            <w:tcW w:w="3301" w:type="dxa"/>
            <w:shd w:val="clear" w:color="17365D" w:fill="17365D"/>
          </w:tcPr>
          <w:p w14:paraId="36379FDC" w14:textId="0362A93B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lastRenderedPageBreak/>
              <w:t>Kelompok</w:t>
            </w:r>
          </w:p>
        </w:tc>
        <w:tc>
          <w:tcPr>
            <w:tcW w:w="3302" w:type="dxa"/>
            <w:shd w:val="clear" w:color="17365D" w:fill="17365D"/>
          </w:tcPr>
          <w:p w14:paraId="0EFC87E0" w14:textId="7B02E049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Jumlah inisiatif</w:t>
            </w:r>
          </w:p>
        </w:tc>
        <w:tc>
          <w:tcPr>
            <w:tcW w:w="3302" w:type="dxa"/>
            <w:shd w:val="clear" w:color="17365D" w:fill="17365D"/>
          </w:tcPr>
          <w:p w14:paraId="08F564C2" w14:textId="38633A48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Estimasi TCO 5 tahun (Rp miliar) [TBD]</w:t>
            </w:r>
          </w:p>
        </w:tc>
      </w:tr>
      <w:tr w:rsidR="00CA4BA5" w:rsidRPr="00CA4BA5" w14:paraId="56BCC497" w14:textId="77777777" w:rsidTr="00CA4BA5">
        <w:tc>
          <w:tcPr>
            <w:tcW w:w="3301" w:type="dxa"/>
          </w:tcPr>
          <w:p w14:paraId="7EC79888" w14:textId="51BFB1A6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P1 </w:t>
            </w:r>
            <w:r w:rsidRPr="00953F39">
              <w:rPr>
                <w:b/>
                <w:i/>
                <w:color w:val="000000"/>
                <w:sz w:val="18"/>
              </w:rPr>
              <w:t>Must Do</w:t>
            </w:r>
          </w:p>
        </w:tc>
        <w:tc>
          <w:tcPr>
            <w:tcW w:w="3302" w:type="dxa"/>
          </w:tcPr>
          <w:p w14:paraId="4A33836E" w14:textId="420F10CF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9</w:t>
            </w:r>
          </w:p>
        </w:tc>
        <w:tc>
          <w:tcPr>
            <w:tcW w:w="3302" w:type="dxa"/>
          </w:tcPr>
          <w:p w14:paraId="3545EDB3" w14:textId="4571EF6B" w:rsidR="00CA4BA5" w:rsidRPr="00506302" w:rsidRDefault="00AF0EF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20,5–71</w:t>
            </w:r>
          </w:p>
        </w:tc>
      </w:tr>
      <w:tr w:rsidR="00CA4BA5" w:rsidRPr="00CA4BA5" w14:paraId="6E1FDDBD" w14:textId="77777777" w:rsidTr="00CA4BA5">
        <w:tc>
          <w:tcPr>
            <w:tcW w:w="3301" w:type="dxa"/>
          </w:tcPr>
          <w:p w14:paraId="22CEC985" w14:textId="6AFDD5D1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P2 </w:t>
            </w:r>
            <w:r w:rsidRPr="00953F39">
              <w:rPr>
                <w:b/>
                <w:i/>
                <w:color w:val="000000"/>
                <w:sz w:val="18"/>
              </w:rPr>
              <w:t>Should Do</w:t>
            </w:r>
          </w:p>
        </w:tc>
        <w:tc>
          <w:tcPr>
            <w:tcW w:w="3302" w:type="dxa"/>
          </w:tcPr>
          <w:p w14:paraId="7215C609" w14:textId="2700B17B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9</w:t>
            </w:r>
          </w:p>
        </w:tc>
        <w:tc>
          <w:tcPr>
            <w:tcW w:w="3302" w:type="dxa"/>
          </w:tcPr>
          <w:p w14:paraId="485B357D" w14:textId="60A58D94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25–85</w:t>
            </w:r>
          </w:p>
        </w:tc>
      </w:tr>
      <w:tr w:rsidR="00CA4BA5" w:rsidRPr="00CA4BA5" w14:paraId="565A19D9" w14:textId="77777777" w:rsidTr="00CA4BA5">
        <w:tc>
          <w:tcPr>
            <w:tcW w:w="3301" w:type="dxa"/>
          </w:tcPr>
          <w:p w14:paraId="578A99FD" w14:textId="4A35550F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P3 </w:t>
            </w:r>
            <w:r w:rsidRPr="00953F39">
              <w:rPr>
                <w:b/>
                <w:i/>
                <w:color w:val="000000"/>
                <w:sz w:val="18"/>
              </w:rPr>
              <w:t>Could Do</w:t>
            </w:r>
          </w:p>
        </w:tc>
        <w:tc>
          <w:tcPr>
            <w:tcW w:w="3302" w:type="dxa"/>
          </w:tcPr>
          <w:p w14:paraId="7B426230" w14:textId="7B0D08AC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3</w:t>
            </w:r>
          </w:p>
        </w:tc>
        <w:tc>
          <w:tcPr>
            <w:tcW w:w="3302" w:type="dxa"/>
          </w:tcPr>
          <w:p w14:paraId="3CBDBF21" w14:textId="3E12A1B9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3–15</w:t>
            </w:r>
          </w:p>
        </w:tc>
      </w:tr>
      <w:tr w:rsidR="00CA4BA5" w:rsidRPr="00CA4BA5" w14:paraId="4D604675" w14:textId="77777777" w:rsidTr="00CA4BA5">
        <w:tc>
          <w:tcPr>
            <w:tcW w:w="3301" w:type="dxa"/>
          </w:tcPr>
          <w:p w14:paraId="599E70E6" w14:textId="6BD31DFB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P4 </w:t>
            </w:r>
            <w:r w:rsidRPr="00953F39">
              <w:rPr>
                <w:b/>
                <w:i/>
                <w:color w:val="000000"/>
                <w:sz w:val="18"/>
              </w:rPr>
              <w:t>Explore</w:t>
            </w:r>
          </w:p>
        </w:tc>
        <w:tc>
          <w:tcPr>
            <w:tcW w:w="3302" w:type="dxa"/>
          </w:tcPr>
          <w:p w14:paraId="2E5E03F1" w14:textId="1D3215FB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</w:t>
            </w:r>
          </w:p>
        </w:tc>
        <w:tc>
          <w:tcPr>
            <w:tcW w:w="3302" w:type="dxa"/>
          </w:tcPr>
          <w:p w14:paraId="67CA0CF7" w14:textId="2581F1F6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6–20</w:t>
            </w:r>
          </w:p>
        </w:tc>
      </w:tr>
      <w:tr w:rsidR="00CA4BA5" w:rsidRPr="00CA4BA5" w14:paraId="225DCBDD" w14:textId="77777777" w:rsidTr="00CA4BA5">
        <w:tc>
          <w:tcPr>
            <w:tcW w:w="3301" w:type="dxa"/>
          </w:tcPr>
          <w:p w14:paraId="017BD179" w14:textId="052C318E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Total portfolio</w:t>
            </w:r>
          </w:p>
        </w:tc>
        <w:tc>
          <w:tcPr>
            <w:tcW w:w="3302" w:type="dxa"/>
          </w:tcPr>
          <w:p w14:paraId="061FAFB4" w14:textId="0B75B722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23</w:t>
            </w:r>
          </w:p>
        </w:tc>
        <w:tc>
          <w:tcPr>
            <w:tcW w:w="3302" w:type="dxa"/>
          </w:tcPr>
          <w:p w14:paraId="08A44E55" w14:textId="744C76E4" w:rsidR="00CA4BA5" w:rsidRPr="00506302" w:rsidRDefault="00AF0EF2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54,5–191</w:t>
            </w:r>
          </w:p>
        </w:tc>
      </w:tr>
    </w:tbl>
    <w:p w14:paraId="4F97D616" w14:textId="18EADAF7" w:rsidR="00CA4BA5" w:rsidRPr="006F7F48" w:rsidRDefault="00CA4BA5" w:rsidP="00640BA1">
      <w:pPr>
        <w:jc w:val="both"/>
        <w:rPr>
          <w:color w:val="000000"/>
        </w:rPr>
      </w:pPr>
      <w:r w:rsidRPr="006F7F48">
        <w:rPr>
          <w:b/>
          <w:color w:val="1F4E78"/>
        </w:rPr>
        <w:t xml:space="preserve">Cara membaca. </w:t>
      </w:r>
      <w:r w:rsidRPr="006F7F48">
        <w:rPr>
          <w:color w:val="000000"/>
        </w:rPr>
        <w:t xml:space="preserve">Rentang lebar mencerminkan ketidakpastian sebelum diagnostic dan </w:t>
      </w:r>
      <w:r w:rsidRPr="00953F39">
        <w:rPr>
          <w:i/>
          <w:color w:val="000000"/>
        </w:rPr>
        <w:t>market sounding</w:t>
      </w:r>
      <w:r w:rsidRPr="006F7F48">
        <w:rPr>
          <w:color w:val="000000"/>
        </w:rPr>
        <w:t xml:space="preserve">. Batas bawah adalah skenario SaaS standar; batas atas mencakup kustomisasi dan skala penuh IoT. Rentang dipersempit menjadi ±20% pada </w:t>
      </w:r>
      <w:r w:rsidRPr="00953F39">
        <w:rPr>
          <w:i/>
          <w:color w:val="000000"/>
        </w:rPr>
        <w:t>Gate</w:t>
      </w:r>
      <w:r w:rsidRPr="006F7F48">
        <w:rPr>
          <w:color w:val="000000"/>
        </w:rPr>
        <w:t xml:space="preserve"> 2 (</w:t>
      </w:r>
      <w:r w:rsidRPr="00953F39">
        <w:rPr>
          <w:i/>
          <w:color w:val="000000"/>
        </w:rPr>
        <w:t>business case</w:t>
      </w:r>
      <w:r w:rsidRPr="006F7F48">
        <w:rPr>
          <w:color w:val="000000"/>
        </w:rPr>
        <w:t>) setiap inisiatif.</w:t>
      </w:r>
    </w:p>
    <w:p w14:paraId="777FDE18" w14:textId="7F78382D" w:rsidR="00CA4BA5" w:rsidRPr="00CA4BA5" w:rsidRDefault="00CA4BA5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CA4BA5">
        <w:rPr>
          <w:b/>
          <w:color w:val="1F4E78"/>
          <w:sz w:val="18"/>
        </w:rPr>
        <w:t xml:space="preserve"> 16.3 — </w:t>
      </w:r>
      <w:r w:rsidRPr="00953F39">
        <w:rPr>
          <w:b/>
          <w:i/>
          <w:color w:val="1F4E78"/>
          <w:sz w:val="18"/>
        </w:rPr>
        <w:t>Investment Roadmap</w:t>
      </w:r>
      <w:r w:rsidRPr="00CA4BA5">
        <w:rPr>
          <w:b/>
          <w:color w:val="1F4E78"/>
          <w:sz w:val="18"/>
        </w:rPr>
        <w:t xml:space="preserve"> (intensitas pendanaan per tahun)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651"/>
        <w:gridCol w:w="1651"/>
        <w:gridCol w:w="1651"/>
        <w:gridCol w:w="1651"/>
        <w:gridCol w:w="1651"/>
      </w:tblGrid>
      <w:tr w:rsidR="00CA4BA5" w:rsidRPr="00CA4BA5" w14:paraId="77B32518" w14:textId="77777777" w:rsidTr="00CA4BA5">
        <w:trPr>
          <w:tblHeader/>
        </w:trPr>
        <w:tc>
          <w:tcPr>
            <w:tcW w:w="1650" w:type="dxa"/>
            <w:shd w:val="clear" w:color="17365D" w:fill="17365D"/>
          </w:tcPr>
          <w:p w14:paraId="111CB537" w14:textId="1B8800A3" w:rsidR="00CA4BA5" w:rsidRPr="00CA4BA5" w:rsidRDefault="00CA4BA5" w:rsidP="00CA4BA5">
            <w:pPr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Kelompok</w:t>
            </w:r>
          </w:p>
        </w:tc>
        <w:tc>
          <w:tcPr>
            <w:tcW w:w="1651" w:type="dxa"/>
            <w:shd w:val="clear" w:color="17365D" w:fill="17365D"/>
          </w:tcPr>
          <w:p w14:paraId="1560C843" w14:textId="4B8D2603" w:rsidR="00CA4BA5" w:rsidRPr="00CA4BA5" w:rsidRDefault="00CA4BA5" w:rsidP="00CA4BA5">
            <w:pPr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H2 2026</w:t>
            </w:r>
          </w:p>
        </w:tc>
        <w:tc>
          <w:tcPr>
            <w:tcW w:w="1651" w:type="dxa"/>
            <w:shd w:val="clear" w:color="17365D" w:fill="17365D"/>
          </w:tcPr>
          <w:p w14:paraId="3CEF7E8B" w14:textId="00F80ECB" w:rsidR="00CA4BA5" w:rsidRPr="00CA4BA5" w:rsidRDefault="00CA4BA5" w:rsidP="00CA4BA5">
            <w:pPr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2027</w:t>
            </w:r>
          </w:p>
        </w:tc>
        <w:tc>
          <w:tcPr>
            <w:tcW w:w="1651" w:type="dxa"/>
            <w:shd w:val="clear" w:color="17365D" w:fill="17365D"/>
          </w:tcPr>
          <w:p w14:paraId="4AD669EB" w14:textId="475C4315" w:rsidR="00CA4BA5" w:rsidRPr="00CA4BA5" w:rsidRDefault="00CA4BA5" w:rsidP="00CA4BA5">
            <w:pPr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2028</w:t>
            </w:r>
          </w:p>
        </w:tc>
        <w:tc>
          <w:tcPr>
            <w:tcW w:w="1651" w:type="dxa"/>
            <w:shd w:val="clear" w:color="17365D" w:fill="17365D"/>
          </w:tcPr>
          <w:p w14:paraId="1EAA4AE5" w14:textId="39866575" w:rsidR="00CA4BA5" w:rsidRPr="00CA4BA5" w:rsidRDefault="00CA4BA5" w:rsidP="00CA4BA5">
            <w:pPr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2029</w:t>
            </w:r>
          </w:p>
        </w:tc>
        <w:tc>
          <w:tcPr>
            <w:tcW w:w="1651" w:type="dxa"/>
            <w:shd w:val="clear" w:color="17365D" w:fill="17365D"/>
          </w:tcPr>
          <w:p w14:paraId="0607E399" w14:textId="73EEFCDD" w:rsidR="00CA4BA5" w:rsidRPr="00CA4BA5" w:rsidRDefault="00CA4BA5" w:rsidP="00CA4BA5">
            <w:pPr>
              <w:rPr>
                <w:b/>
                <w:color w:val="FFFFFF"/>
                <w:sz w:val="17"/>
              </w:rPr>
            </w:pPr>
            <w:r w:rsidRPr="00CA4BA5">
              <w:rPr>
                <w:b/>
                <w:color w:val="FFFFFF"/>
                <w:sz w:val="17"/>
              </w:rPr>
              <w:t>2030</w:t>
            </w:r>
          </w:p>
        </w:tc>
      </w:tr>
      <w:tr w:rsidR="00CA4BA5" w:rsidRPr="00CA4BA5" w14:paraId="63355041" w14:textId="77777777" w:rsidTr="00CA4BA5">
        <w:tc>
          <w:tcPr>
            <w:tcW w:w="1650" w:type="dxa"/>
          </w:tcPr>
          <w:p w14:paraId="2EA2F29F" w14:textId="32678F71" w:rsidR="00CA4BA5" w:rsidRPr="00CA4BA5" w:rsidRDefault="00CA4BA5" w:rsidP="00CA4BA5">
            <w:pPr>
              <w:rPr>
                <w:b/>
                <w:color w:val="000000"/>
                <w:sz w:val="17"/>
              </w:rPr>
            </w:pPr>
            <w:r w:rsidRPr="00CA4BA5">
              <w:rPr>
                <w:b/>
                <w:color w:val="000000"/>
                <w:sz w:val="17"/>
              </w:rPr>
              <w:t>Fondasi P1 (IT-01–06)</w:t>
            </w:r>
          </w:p>
        </w:tc>
        <w:tc>
          <w:tcPr>
            <w:tcW w:w="1651" w:type="dxa"/>
            <w:shd w:val="clear" w:color="E2EFDA" w:fill="E2EFDA"/>
          </w:tcPr>
          <w:p w14:paraId="3C427CA1" w14:textId="49F69DC5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  <w:tc>
          <w:tcPr>
            <w:tcW w:w="1651" w:type="dxa"/>
            <w:shd w:val="clear" w:color="F4B183" w:fill="F4B183"/>
          </w:tcPr>
          <w:p w14:paraId="5DB3EF2C" w14:textId="150F5F7E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●●●</w:t>
            </w:r>
          </w:p>
        </w:tc>
        <w:tc>
          <w:tcPr>
            <w:tcW w:w="1651" w:type="dxa"/>
            <w:shd w:val="clear" w:color="FFE699" w:fill="FFE699"/>
          </w:tcPr>
          <w:p w14:paraId="5AEB5E26" w14:textId="09CF1ED9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●●</w:t>
            </w:r>
          </w:p>
        </w:tc>
        <w:tc>
          <w:tcPr>
            <w:tcW w:w="1651" w:type="dxa"/>
            <w:shd w:val="clear" w:color="E2EFDA" w:fill="E2EFDA"/>
          </w:tcPr>
          <w:p w14:paraId="1287B89D" w14:textId="69DF158A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  <w:tc>
          <w:tcPr>
            <w:tcW w:w="1651" w:type="dxa"/>
            <w:shd w:val="clear" w:color="E2EFDA" w:fill="E2EFDA"/>
          </w:tcPr>
          <w:p w14:paraId="7BC22C95" w14:textId="2E4A3D81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</w:tr>
      <w:tr w:rsidR="00CA4BA5" w:rsidRPr="00CA4BA5" w14:paraId="6D8A5274" w14:textId="77777777" w:rsidTr="00CA4BA5">
        <w:tc>
          <w:tcPr>
            <w:tcW w:w="1650" w:type="dxa"/>
          </w:tcPr>
          <w:p w14:paraId="0F54BEAF" w14:textId="712646B1" w:rsidR="00CA4BA5" w:rsidRPr="00CA4BA5" w:rsidRDefault="00CA4BA5" w:rsidP="00CA4BA5">
            <w:pPr>
              <w:rPr>
                <w:b/>
                <w:color w:val="000000"/>
                <w:sz w:val="17"/>
              </w:rPr>
            </w:pPr>
            <w:r w:rsidRPr="00953F39">
              <w:rPr>
                <w:b/>
                <w:i/>
                <w:color w:val="000000"/>
                <w:sz w:val="17"/>
              </w:rPr>
              <w:t>Value case</w:t>
            </w:r>
            <w:r w:rsidRPr="00CA4BA5">
              <w:rPr>
                <w:b/>
                <w:color w:val="000000"/>
                <w:sz w:val="17"/>
              </w:rPr>
              <w:t xml:space="preserve"> P1 (IT-07–09)</w:t>
            </w:r>
          </w:p>
        </w:tc>
        <w:tc>
          <w:tcPr>
            <w:tcW w:w="1651" w:type="dxa"/>
            <w:shd w:val="clear" w:color="E2EFDA" w:fill="E2EFDA"/>
          </w:tcPr>
          <w:p w14:paraId="4123F6B9" w14:textId="6472E36B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  <w:tc>
          <w:tcPr>
            <w:tcW w:w="1651" w:type="dxa"/>
            <w:shd w:val="clear" w:color="FFE699" w:fill="FFE699"/>
          </w:tcPr>
          <w:p w14:paraId="1BBCE50F" w14:textId="626D2FCF" w:rsidR="00CA4BA5" w:rsidRPr="00CA4BA5" w:rsidRDefault="002012DE" w:rsidP="00CA4BA5">
            <w:pPr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●●●</w:t>
            </w:r>
          </w:p>
        </w:tc>
        <w:tc>
          <w:tcPr>
            <w:tcW w:w="1651" w:type="dxa"/>
            <w:shd w:val="clear" w:color="F4B183" w:fill="F4B183"/>
          </w:tcPr>
          <w:p w14:paraId="38AC3FB9" w14:textId="73F7DF1C" w:rsidR="00CA4BA5" w:rsidRPr="00CA4BA5" w:rsidRDefault="002012DE" w:rsidP="00CA4BA5">
            <w:pPr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●●</w:t>
            </w:r>
          </w:p>
        </w:tc>
        <w:tc>
          <w:tcPr>
            <w:tcW w:w="1651" w:type="dxa"/>
            <w:shd w:val="clear" w:color="E2EFDA" w:fill="E2EFDA"/>
          </w:tcPr>
          <w:p w14:paraId="43157CCA" w14:textId="2C12C5C8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  <w:tc>
          <w:tcPr>
            <w:tcW w:w="1651" w:type="dxa"/>
            <w:shd w:val="clear" w:color="E2EFDA" w:fill="E2EFDA"/>
          </w:tcPr>
          <w:p w14:paraId="2A613065" w14:textId="673A5315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</w:tr>
      <w:tr w:rsidR="00CA4BA5" w:rsidRPr="00CA4BA5" w14:paraId="171AD2B2" w14:textId="77777777" w:rsidTr="00CA4BA5">
        <w:tc>
          <w:tcPr>
            <w:tcW w:w="1650" w:type="dxa"/>
          </w:tcPr>
          <w:p w14:paraId="6E8A1C15" w14:textId="43924D22" w:rsidR="00CA4BA5" w:rsidRPr="00CA4BA5" w:rsidRDefault="00CA4BA5" w:rsidP="00CA4BA5">
            <w:pPr>
              <w:rPr>
                <w:b/>
                <w:color w:val="000000"/>
                <w:sz w:val="17"/>
              </w:rPr>
            </w:pPr>
            <w:r w:rsidRPr="00CA4BA5">
              <w:rPr>
                <w:b/>
                <w:color w:val="000000"/>
                <w:sz w:val="17"/>
              </w:rPr>
              <w:t xml:space="preserve">P2 </w:t>
            </w:r>
            <w:r w:rsidRPr="00953F39">
              <w:rPr>
                <w:b/>
                <w:i/>
                <w:color w:val="000000"/>
                <w:sz w:val="17"/>
              </w:rPr>
              <w:t>platform &amp; smart</w:t>
            </w:r>
          </w:p>
        </w:tc>
        <w:tc>
          <w:tcPr>
            <w:tcW w:w="1651" w:type="dxa"/>
          </w:tcPr>
          <w:p w14:paraId="436439B4" w14:textId="5EA5D888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—</w:t>
            </w:r>
          </w:p>
        </w:tc>
        <w:tc>
          <w:tcPr>
            <w:tcW w:w="1651" w:type="dxa"/>
            <w:shd w:val="clear" w:color="E2EFDA" w:fill="E2EFDA"/>
          </w:tcPr>
          <w:p w14:paraId="770693C4" w14:textId="1B70C8AD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  <w:tc>
          <w:tcPr>
            <w:tcW w:w="1651" w:type="dxa"/>
            <w:shd w:val="clear" w:color="FFE699" w:fill="FFE699"/>
          </w:tcPr>
          <w:p w14:paraId="525FBD30" w14:textId="50CF6492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●●</w:t>
            </w:r>
          </w:p>
        </w:tc>
        <w:tc>
          <w:tcPr>
            <w:tcW w:w="1651" w:type="dxa"/>
            <w:shd w:val="clear" w:color="F4B183" w:fill="F4B183"/>
          </w:tcPr>
          <w:p w14:paraId="3DE9C55C" w14:textId="3F521912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●●●</w:t>
            </w:r>
          </w:p>
        </w:tc>
        <w:tc>
          <w:tcPr>
            <w:tcW w:w="1651" w:type="dxa"/>
            <w:shd w:val="clear" w:color="FFE699" w:fill="FFE699"/>
          </w:tcPr>
          <w:p w14:paraId="4C453BFA" w14:textId="4B988DD2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●●</w:t>
            </w:r>
          </w:p>
        </w:tc>
      </w:tr>
      <w:tr w:rsidR="00CA4BA5" w:rsidRPr="00CA4BA5" w14:paraId="6941C74F" w14:textId="77777777" w:rsidTr="00CA4BA5">
        <w:tc>
          <w:tcPr>
            <w:tcW w:w="1650" w:type="dxa"/>
          </w:tcPr>
          <w:p w14:paraId="7B11A737" w14:textId="368599AA" w:rsidR="00CA4BA5" w:rsidRPr="00CA4BA5" w:rsidRDefault="00CA4BA5" w:rsidP="00CA4BA5">
            <w:pPr>
              <w:rPr>
                <w:b/>
                <w:color w:val="000000"/>
                <w:sz w:val="17"/>
              </w:rPr>
            </w:pPr>
            <w:r w:rsidRPr="00CA4BA5">
              <w:rPr>
                <w:b/>
                <w:color w:val="000000"/>
                <w:sz w:val="17"/>
              </w:rPr>
              <w:t xml:space="preserve">P3/P4 </w:t>
            </w:r>
            <w:r w:rsidRPr="00953F39">
              <w:rPr>
                <w:b/>
                <w:i/>
                <w:color w:val="000000"/>
                <w:sz w:val="17"/>
              </w:rPr>
              <w:t>explore</w:t>
            </w:r>
          </w:p>
        </w:tc>
        <w:tc>
          <w:tcPr>
            <w:tcW w:w="1651" w:type="dxa"/>
          </w:tcPr>
          <w:p w14:paraId="6F48DDCB" w14:textId="3E64E992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—</w:t>
            </w:r>
          </w:p>
        </w:tc>
        <w:tc>
          <w:tcPr>
            <w:tcW w:w="1651" w:type="dxa"/>
          </w:tcPr>
          <w:p w14:paraId="5971957A" w14:textId="40616593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color w:val="000000"/>
                <w:sz w:val="17"/>
              </w:rPr>
              <w:t>—</w:t>
            </w:r>
          </w:p>
        </w:tc>
        <w:tc>
          <w:tcPr>
            <w:tcW w:w="1651" w:type="dxa"/>
            <w:shd w:val="clear" w:color="E2EFDA" w:fill="E2EFDA"/>
          </w:tcPr>
          <w:p w14:paraId="75805657" w14:textId="73828294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  <w:tc>
          <w:tcPr>
            <w:tcW w:w="1651" w:type="dxa"/>
            <w:shd w:val="clear" w:color="E2EFDA" w:fill="E2EFDA"/>
          </w:tcPr>
          <w:p w14:paraId="577D2C75" w14:textId="70D86139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</w:t>
            </w:r>
          </w:p>
        </w:tc>
        <w:tc>
          <w:tcPr>
            <w:tcW w:w="1651" w:type="dxa"/>
            <w:shd w:val="clear" w:color="FFE699" w:fill="FFE699"/>
          </w:tcPr>
          <w:p w14:paraId="781F7112" w14:textId="3816B27B" w:rsidR="00CA4BA5" w:rsidRPr="00CA4BA5" w:rsidRDefault="00CA4BA5" w:rsidP="00CA4BA5">
            <w:pPr>
              <w:rPr>
                <w:color w:val="000000"/>
                <w:sz w:val="17"/>
              </w:rPr>
            </w:pPr>
            <w:r w:rsidRPr="00CA4BA5">
              <w:rPr>
                <w:rFonts w:hint="eastAsia"/>
                <w:color w:val="000000"/>
                <w:sz w:val="17"/>
              </w:rPr>
              <w:t>●●</w:t>
            </w:r>
          </w:p>
        </w:tc>
      </w:tr>
    </w:tbl>
    <w:p w14:paraId="7B07D5F4" w14:textId="77777777" w:rsidR="00CA4BA5" w:rsidRPr="00CA4BA5" w:rsidRDefault="00CA4BA5" w:rsidP="00CA4BA5">
      <w:pPr>
        <w:rPr>
          <w:sz w:val="8"/>
        </w:rPr>
      </w:pPr>
    </w:p>
    <w:p w14:paraId="327E1AF5" w14:textId="6EDACD17" w:rsidR="00CA4BA5" w:rsidRPr="006F7F48" w:rsidRDefault="00CA4BA5" w:rsidP="00CA4BA5">
      <w:pPr>
        <w:pStyle w:val="Heading2"/>
      </w:pPr>
      <w:bookmarkStart w:id="159" w:name="_Toc242450771"/>
      <w:r w:rsidRPr="006F7F48">
        <w:t xml:space="preserve">16.6 </w:t>
      </w:r>
      <w:r w:rsidR="0036756A" w:rsidRPr="006F7F48">
        <w:t>Kajian Kelayakan (</w:t>
      </w:r>
      <w:r w:rsidR="0036756A" w:rsidRPr="00953F39">
        <w:rPr>
          <w:i/>
        </w:rPr>
        <w:t>Business Case</w:t>
      </w:r>
      <w:r w:rsidR="0036756A" w:rsidRPr="006F7F48">
        <w:t>)</w:t>
      </w:r>
      <w:bookmarkEnd w:id="159"/>
    </w:p>
    <w:p w14:paraId="33023BD7" w14:textId="77BE74CE" w:rsidR="00CA4BA5" w:rsidRPr="006F7F48" w:rsidRDefault="00CA4BA5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Setiap inisiatif M ke atas wajib </w:t>
      </w:r>
      <w:r w:rsidRPr="00953F39">
        <w:rPr>
          <w:i/>
          <w:color w:val="000000"/>
        </w:rPr>
        <w:t>business case</w:t>
      </w:r>
      <w:r w:rsidRPr="006F7F48">
        <w:rPr>
          <w:color w:val="000000"/>
        </w:rPr>
        <w:t xml:space="preserve"> satu halaman: masalah bisnis, opsi (termasuk </w:t>
      </w:r>
      <w:r w:rsidRPr="00953F39">
        <w:rPr>
          <w:i/>
          <w:color w:val="000000"/>
        </w:rPr>
        <w:t>do-nothing</w:t>
      </w:r>
      <w:r w:rsidRPr="006F7F48">
        <w:rPr>
          <w:color w:val="000000"/>
        </w:rPr>
        <w:t xml:space="preserve">), biaya TCO, </w:t>
      </w:r>
      <w:r w:rsidRPr="00953F39">
        <w:rPr>
          <w:i/>
          <w:color w:val="000000"/>
        </w:rPr>
        <w:t>benefit</w:t>
      </w:r>
      <w:r w:rsidRPr="006F7F48">
        <w:rPr>
          <w:color w:val="000000"/>
        </w:rPr>
        <w:t xml:space="preserve"> kuantitatif dan kualitatif, risiko, KPI, dan </w:t>
      </w:r>
      <w:r w:rsidRPr="00953F39">
        <w:rPr>
          <w:i/>
          <w:color w:val="000000"/>
        </w:rPr>
        <w:t>benefit owner</w:t>
      </w:r>
      <w:r w:rsidRPr="006F7F48">
        <w:rPr>
          <w:color w:val="000000"/>
        </w:rPr>
        <w:t>.</w:t>
      </w:r>
    </w:p>
    <w:p w14:paraId="25997299" w14:textId="1CAC8C01" w:rsidR="00CA4BA5" w:rsidRPr="006F7F48" w:rsidRDefault="00CA4BA5" w:rsidP="00CA4BA5">
      <w:pPr>
        <w:pStyle w:val="Heading2"/>
      </w:pPr>
      <w:bookmarkStart w:id="160" w:name="_Toc242450772"/>
      <w:r w:rsidRPr="006F7F48">
        <w:t xml:space="preserve">16.7 </w:t>
      </w:r>
      <w:r w:rsidR="0036756A" w:rsidRPr="006F7F48">
        <w:t>Total Biaya Kepemilikan (TCO)</w:t>
      </w:r>
      <w:bookmarkEnd w:id="160"/>
    </w:p>
    <w:p w14:paraId="6530B633" w14:textId="317001B7" w:rsidR="00CA4BA5" w:rsidRPr="006F7F48" w:rsidRDefault="00CA4BA5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TCO 5 tahun = biaya implementasi + lisensi/langganan + infrastruktur + integrasi + operasi &amp; dukungan + pelatihan &amp; </w:t>
      </w:r>
      <w:r w:rsidRPr="00953F39">
        <w:rPr>
          <w:i/>
          <w:color w:val="000000"/>
        </w:rPr>
        <w:t>change management</w:t>
      </w:r>
      <w:r w:rsidRPr="006F7F48">
        <w:rPr>
          <w:color w:val="000000"/>
        </w:rPr>
        <w:t xml:space="preserve"> + biaya keluar (</w:t>
      </w:r>
      <w:r w:rsidRPr="00953F39">
        <w:rPr>
          <w:i/>
          <w:color w:val="000000"/>
        </w:rPr>
        <w:t>exit</w:t>
      </w:r>
      <w:r w:rsidRPr="006F7F48">
        <w:rPr>
          <w:color w:val="000000"/>
        </w:rPr>
        <w:t xml:space="preserve">). Estimasi menggunakan triangulasi: </w:t>
      </w:r>
      <w:r w:rsidRPr="00953F39">
        <w:rPr>
          <w:i/>
          <w:color w:val="000000"/>
        </w:rPr>
        <w:t>benchmark</w:t>
      </w:r>
      <w:r w:rsidRPr="006F7F48">
        <w:rPr>
          <w:color w:val="000000"/>
        </w:rPr>
        <w:t xml:space="preserve"> industri, minimal tiga indikasi harga </w:t>
      </w:r>
      <w:r w:rsidRPr="00953F39">
        <w:rPr>
          <w:i/>
          <w:color w:val="000000"/>
        </w:rPr>
        <w:t>vendor</w:t>
      </w:r>
      <w:r w:rsidRPr="006F7F48">
        <w:rPr>
          <w:color w:val="000000"/>
        </w:rPr>
        <w:t>, dan analog proyek grup PTPN [TBD].</w:t>
      </w:r>
    </w:p>
    <w:p w14:paraId="338195D3" w14:textId="0E5DC745" w:rsidR="00CA4BA5" w:rsidRPr="006F7F48" w:rsidRDefault="00CA4BA5" w:rsidP="00CA4BA5">
      <w:pPr>
        <w:pStyle w:val="Heading2"/>
      </w:pPr>
      <w:bookmarkStart w:id="161" w:name="_Toc242450773"/>
      <w:r w:rsidRPr="006F7F48">
        <w:t xml:space="preserve">16.8 </w:t>
      </w:r>
      <w:r w:rsidR="0036756A" w:rsidRPr="006F7F48">
        <w:t>Imbal Hasil dan Nilai (ROI)</w:t>
      </w:r>
      <w:bookmarkEnd w:id="161"/>
    </w:p>
    <w:p w14:paraId="1EA25122" w14:textId="77777777" w:rsidR="00CA4BA5" w:rsidRDefault="00CA4BA5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CA4BA5">
        <w:rPr>
          <w:b/>
          <w:color w:val="1F4E78"/>
          <w:sz w:val="18"/>
        </w:rPr>
        <w:t xml:space="preserve"> 16.4 — Kerangka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CA4BA5" w:rsidRPr="00CA4BA5" w14:paraId="2E7B2EAA" w14:textId="77777777" w:rsidTr="00CA4BA5">
        <w:trPr>
          <w:tblHeader/>
        </w:trPr>
        <w:tc>
          <w:tcPr>
            <w:tcW w:w="3301" w:type="dxa"/>
            <w:shd w:val="clear" w:color="17365D" w:fill="17365D"/>
          </w:tcPr>
          <w:p w14:paraId="41C152EB" w14:textId="636E9F70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Jenis nilai</w:t>
            </w:r>
          </w:p>
        </w:tc>
        <w:tc>
          <w:tcPr>
            <w:tcW w:w="3302" w:type="dxa"/>
            <w:shd w:val="clear" w:color="17365D" w:fill="17365D"/>
          </w:tcPr>
          <w:p w14:paraId="3096DDAF" w14:textId="25E765E7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Contoh ukuran</w:t>
            </w:r>
          </w:p>
        </w:tc>
        <w:tc>
          <w:tcPr>
            <w:tcW w:w="3302" w:type="dxa"/>
            <w:shd w:val="clear" w:color="17365D" w:fill="17365D"/>
          </w:tcPr>
          <w:p w14:paraId="26C35406" w14:textId="393D1D12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Inisiatif</w:t>
            </w:r>
          </w:p>
        </w:tc>
      </w:tr>
      <w:tr w:rsidR="00CA4BA5" w:rsidRPr="00CA4BA5" w14:paraId="4565159E" w14:textId="77777777" w:rsidTr="00CA4BA5">
        <w:tc>
          <w:tcPr>
            <w:tcW w:w="3301" w:type="dxa"/>
          </w:tcPr>
          <w:p w14:paraId="46BA0A59" w14:textId="78910052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Revenue</w:t>
            </w:r>
          </w:p>
        </w:tc>
        <w:tc>
          <w:tcPr>
            <w:tcW w:w="3302" w:type="dxa"/>
          </w:tcPr>
          <w:p w14:paraId="6A2BC2F5" w14:textId="6DC64040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Konversi </w:t>
            </w:r>
            <w:r w:rsidRPr="00953F39">
              <w:rPr>
                <w:i/>
                <w:color w:val="000000"/>
                <w:sz w:val="18"/>
              </w:rPr>
              <w:t>pipeline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953F39">
              <w:rPr>
                <w:i/>
                <w:color w:val="000000"/>
                <w:sz w:val="18"/>
              </w:rPr>
              <w:t>revenue leakage</w:t>
            </w:r>
            <w:r w:rsidRPr="00506302">
              <w:rPr>
                <w:color w:val="000000"/>
                <w:sz w:val="18"/>
              </w:rPr>
              <w:t xml:space="preserve"> utilitas yang dipulihkan</w:t>
            </w:r>
          </w:p>
        </w:tc>
        <w:tc>
          <w:tcPr>
            <w:tcW w:w="3302" w:type="dxa"/>
          </w:tcPr>
          <w:p w14:paraId="2BE32DE9" w14:textId="699BB7D5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IT-07, IT-09, IT-10</w:t>
            </w:r>
          </w:p>
        </w:tc>
      </w:tr>
      <w:tr w:rsidR="00CA4BA5" w:rsidRPr="00CA4BA5" w14:paraId="4C45EF30" w14:textId="77777777" w:rsidTr="00CA4BA5">
        <w:tc>
          <w:tcPr>
            <w:tcW w:w="3301" w:type="dxa"/>
          </w:tcPr>
          <w:p w14:paraId="51FB1D4C" w14:textId="15E84577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Cost</w:t>
            </w:r>
          </w:p>
        </w:tc>
        <w:tc>
          <w:tcPr>
            <w:tcW w:w="3302" w:type="dxa"/>
          </w:tcPr>
          <w:p w14:paraId="299FD0B7" w14:textId="0ABDACF7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Jam kerja manual yang dihapus, biaya per permintaan </w:t>
            </w:r>
            <w:r w:rsidRPr="00953F39">
              <w:rPr>
                <w:i/>
                <w:color w:val="000000"/>
                <w:sz w:val="18"/>
              </w:rPr>
              <w:t>tenant</w:t>
            </w:r>
          </w:p>
        </w:tc>
        <w:tc>
          <w:tcPr>
            <w:tcW w:w="3302" w:type="dxa"/>
          </w:tcPr>
          <w:p w14:paraId="7316C9BB" w14:textId="29A14531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IT-08, IT-11, IT-12</w:t>
            </w:r>
          </w:p>
        </w:tc>
      </w:tr>
      <w:tr w:rsidR="00CA4BA5" w:rsidRPr="00CA4BA5" w14:paraId="2984AEA3" w14:textId="77777777" w:rsidTr="00CA4BA5">
        <w:tc>
          <w:tcPr>
            <w:tcW w:w="3301" w:type="dxa"/>
          </w:tcPr>
          <w:p w14:paraId="31F5DFA0" w14:textId="2AE82AE4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Risk</w:t>
            </w:r>
          </w:p>
        </w:tc>
        <w:tc>
          <w:tcPr>
            <w:tcW w:w="3302" w:type="dxa"/>
          </w:tcPr>
          <w:p w14:paraId="4090D923" w14:textId="27C22840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Penurunan </w:t>
            </w:r>
            <w:r w:rsidRPr="00953F39">
              <w:rPr>
                <w:i/>
                <w:color w:val="000000"/>
                <w:sz w:val="18"/>
              </w:rPr>
              <w:t>expected loss</w:t>
            </w:r>
            <w:r w:rsidRPr="00506302">
              <w:rPr>
                <w:color w:val="000000"/>
                <w:sz w:val="18"/>
              </w:rPr>
              <w:t xml:space="preserve"> insiden siber/</w:t>
            </w:r>
            <w:r w:rsidRPr="00953F39">
              <w:rPr>
                <w:i/>
                <w:color w:val="000000"/>
                <w:sz w:val="18"/>
              </w:rPr>
              <w:t>outage</w:t>
            </w:r>
          </w:p>
        </w:tc>
        <w:tc>
          <w:tcPr>
            <w:tcW w:w="3302" w:type="dxa"/>
          </w:tcPr>
          <w:p w14:paraId="0FE6EFA8" w14:textId="5E8ED44C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IT-03 s.d. IT-06</w:t>
            </w:r>
          </w:p>
        </w:tc>
      </w:tr>
      <w:tr w:rsidR="00CA4BA5" w:rsidRPr="00CA4BA5" w14:paraId="1C4D7AD9" w14:textId="77777777" w:rsidTr="00CA4BA5">
        <w:tc>
          <w:tcPr>
            <w:tcW w:w="3301" w:type="dxa"/>
          </w:tcPr>
          <w:p w14:paraId="622C7C4E" w14:textId="28735887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Strategic</w:t>
            </w:r>
          </w:p>
        </w:tc>
        <w:tc>
          <w:tcPr>
            <w:tcW w:w="3302" w:type="dxa"/>
          </w:tcPr>
          <w:p w14:paraId="5FA9950D" w14:textId="6C18029D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Kepuasan </w:t>
            </w:r>
            <w:r w:rsidRPr="00953F39">
              <w:rPr>
                <w:i/>
                <w:color w:val="000000"/>
                <w:sz w:val="18"/>
              </w:rPr>
              <w:t>tenant</w:t>
            </w:r>
            <w:r w:rsidRPr="00506302">
              <w:rPr>
                <w:color w:val="000000"/>
                <w:sz w:val="18"/>
              </w:rPr>
              <w:t>, ESG, kecepatan keputusan</w:t>
            </w:r>
          </w:p>
        </w:tc>
        <w:tc>
          <w:tcPr>
            <w:tcW w:w="3302" w:type="dxa"/>
          </w:tcPr>
          <w:p w14:paraId="07C7EFF7" w14:textId="70293D7D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IT-14, IT-18</w:t>
            </w:r>
          </w:p>
        </w:tc>
      </w:tr>
    </w:tbl>
    <w:p w14:paraId="2F28002F" w14:textId="14AEF58E" w:rsidR="00CA4BA5" w:rsidRPr="006F7F48" w:rsidRDefault="00CA4BA5" w:rsidP="00CA4BA5">
      <w:pPr>
        <w:pStyle w:val="Heading2"/>
      </w:pPr>
      <w:bookmarkStart w:id="162" w:name="_Toc242450774"/>
      <w:r w:rsidRPr="006F7F48">
        <w:lastRenderedPageBreak/>
        <w:t xml:space="preserve">16.9 </w:t>
      </w:r>
      <w:r w:rsidR="0036756A" w:rsidRPr="006F7F48">
        <w:t>Model Pendanaan</w:t>
      </w:r>
      <w:bookmarkEnd w:id="162"/>
    </w:p>
    <w:p w14:paraId="2826A69F" w14:textId="3F64AE28" w:rsidR="00CA4BA5" w:rsidRPr="006F7F48" w:rsidRDefault="00CA4BA5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Anggaran TI diajukan melalui RKAP dengan dua pos: </w:t>
      </w:r>
      <w:r w:rsidRPr="00953F39">
        <w:rPr>
          <w:i/>
          <w:color w:val="000000"/>
        </w:rPr>
        <w:t>run</w:t>
      </w:r>
      <w:r w:rsidRPr="006F7F48">
        <w:rPr>
          <w:color w:val="000000"/>
        </w:rPr>
        <w:t xml:space="preserve"> (dasar) dan </w:t>
      </w:r>
      <w:r w:rsidRPr="00953F39">
        <w:rPr>
          <w:i/>
          <w:color w:val="000000"/>
        </w:rPr>
        <w:t>change</w:t>
      </w:r>
      <w:r w:rsidRPr="006F7F48">
        <w:rPr>
          <w:color w:val="000000"/>
        </w:rPr>
        <w:t xml:space="preserve"> portfolio (dilepas per </w:t>
      </w:r>
      <w:r w:rsidRPr="00953F39">
        <w:rPr>
          <w:i/>
          <w:color w:val="000000"/>
        </w:rPr>
        <w:t>gate</w:t>
      </w:r>
      <w:r w:rsidRPr="006F7F48">
        <w:rPr>
          <w:color w:val="000000"/>
        </w:rPr>
        <w:t xml:space="preserve">). Opsi tambahan: pendanaan bersama mitra </w:t>
      </w:r>
      <w:r w:rsidR="00210365" w:rsidRPr="006F7F48">
        <w:rPr>
          <w:color w:val="000000"/>
        </w:rPr>
        <w:t>pembangkit listrik swasta/operator</w:t>
      </w:r>
      <w:r w:rsidRPr="006F7F48">
        <w:rPr>
          <w:color w:val="000000"/>
        </w:rPr>
        <w:t xml:space="preserve"> untuk </w:t>
      </w:r>
      <w:r w:rsidRPr="00953F39">
        <w:rPr>
          <w:i/>
          <w:color w:val="000000"/>
        </w:rPr>
        <w:t>smart metering</w:t>
      </w:r>
      <w:r w:rsidRPr="006F7F48">
        <w:rPr>
          <w:color w:val="000000"/>
        </w:rPr>
        <w:t xml:space="preserve"> dan IoT, skema as-</w:t>
      </w:r>
      <w:r w:rsidRPr="00953F39">
        <w:rPr>
          <w:i/>
          <w:color w:val="000000"/>
        </w:rPr>
        <w:t>a-service</w:t>
      </w:r>
      <w:r w:rsidRPr="006F7F48">
        <w:rPr>
          <w:color w:val="000000"/>
        </w:rPr>
        <w:t>, dan sinergi platform dengan grup PTPN [TBD].</w:t>
      </w:r>
    </w:p>
    <w:p w14:paraId="642AE47D" w14:textId="77777777" w:rsidR="00CA4BA5" w:rsidRDefault="00CA4BA5" w:rsidP="00640BA1">
      <w:pPr>
        <w:spacing w:before="160" w:after="60"/>
        <w:jc w:val="both"/>
        <w:rPr>
          <w:b/>
          <w:color w:val="1F4E78"/>
          <w:sz w:val="18"/>
        </w:rPr>
      </w:pPr>
      <w:r w:rsidRPr="00953F39">
        <w:rPr>
          <w:b/>
          <w:i/>
          <w:color w:val="1F4E78"/>
          <w:sz w:val="18"/>
        </w:rPr>
        <w:t>Exhibit</w:t>
      </w:r>
      <w:r w:rsidRPr="00CA4BA5">
        <w:rPr>
          <w:b/>
          <w:color w:val="1F4E78"/>
          <w:sz w:val="18"/>
        </w:rPr>
        <w:t xml:space="preserve"> 16.5 — </w:t>
      </w:r>
      <w:r w:rsidRPr="00953F39">
        <w:rPr>
          <w:b/>
          <w:i/>
          <w:color w:val="1F4E78"/>
          <w:sz w:val="18"/>
        </w:rPr>
        <w:t>Investment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CA4BA5" w:rsidRPr="00CA4BA5" w14:paraId="7BBCC9BA" w14:textId="77777777" w:rsidTr="00CA4BA5">
        <w:trPr>
          <w:tblHeader/>
        </w:trPr>
        <w:tc>
          <w:tcPr>
            <w:tcW w:w="3301" w:type="dxa"/>
            <w:shd w:val="clear" w:color="17365D" w:fill="17365D"/>
          </w:tcPr>
          <w:p w14:paraId="2141B079" w14:textId="139ED272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953F39">
              <w:rPr>
                <w:b/>
                <w:i/>
                <w:color w:val="FFFFFF"/>
                <w:sz w:val="18"/>
              </w:rPr>
              <w:t>Gate</w:t>
            </w:r>
          </w:p>
        </w:tc>
        <w:tc>
          <w:tcPr>
            <w:tcW w:w="3302" w:type="dxa"/>
            <w:shd w:val="clear" w:color="17365D" w:fill="17365D"/>
          </w:tcPr>
          <w:p w14:paraId="701BE7E6" w14:textId="4EFC09D3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w="3302" w:type="dxa"/>
            <w:shd w:val="clear" w:color="17365D" w:fill="17365D"/>
          </w:tcPr>
          <w:p w14:paraId="799C4981" w14:textId="3611B626" w:rsidR="00CA4BA5" w:rsidRPr="00506302" w:rsidRDefault="00CA4BA5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Pemutus</w:t>
            </w:r>
          </w:p>
        </w:tc>
      </w:tr>
      <w:tr w:rsidR="00CA4BA5" w:rsidRPr="00CA4BA5" w14:paraId="507A813A" w14:textId="77777777" w:rsidTr="00CA4BA5">
        <w:tc>
          <w:tcPr>
            <w:tcW w:w="3301" w:type="dxa"/>
          </w:tcPr>
          <w:p w14:paraId="1493EC1E" w14:textId="6085A91E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Gate</w:t>
            </w:r>
            <w:r w:rsidRPr="00506302">
              <w:rPr>
                <w:b/>
                <w:color w:val="000000"/>
                <w:sz w:val="18"/>
              </w:rPr>
              <w:t xml:space="preserve"> 0 — Ide</w:t>
            </w:r>
          </w:p>
        </w:tc>
        <w:tc>
          <w:tcPr>
            <w:tcW w:w="3302" w:type="dxa"/>
          </w:tcPr>
          <w:p w14:paraId="09D60502" w14:textId="02B5D186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Masuk </w:t>
            </w:r>
            <w:r w:rsidRPr="00953F39">
              <w:rPr>
                <w:i/>
                <w:color w:val="000000"/>
                <w:sz w:val="18"/>
              </w:rPr>
              <w:t>backlog</w:t>
            </w:r>
            <w:r w:rsidRPr="00506302">
              <w:rPr>
                <w:color w:val="000000"/>
                <w:sz w:val="18"/>
              </w:rPr>
              <w:t xml:space="preserve"> portfolio</w:t>
            </w:r>
          </w:p>
        </w:tc>
        <w:tc>
          <w:tcPr>
            <w:tcW w:w="3302" w:type="dxa"/>
          </w:tcPr>
          <w:p w14:paraId="728AC37D" w14:textId="1433AB31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Unit TI</w:t>
            </w:r>
          </w:p>
        </w:tc>
      </w:tr>
      <w:tr w:rsidR="00CA4BA5" w:rsidRPr="00CA4BA5" w14:paraId="010C4E79" w14:textId="77777777" w:rsidTr="00CA4BA5">
        <w:tc>
          <w:tcPr>
            <w:tcW w:w="3301" w:type="dxa"/>
          </w:tcPr>
          <w:p w14:paraId="06BC80CA" w14:textId="1D3B4269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Gate</w:t>
            </w:r>
            <w:r w:rsidRPr="00506302">
              <w:rPr>
                <w:b/>
                <w:color w:val="000000"/>
                <w:sz w:val="18"/>
              </w:rPr>
              <w:t xml:space="preserve"> 1 — Konsep</w:t>
            </w:r>
          </w:p>
        </w:tc>
        <w:tc>
          <w:tcPr>
            <w:tcW w:w="3302" w:type="dxa"/>
          </w:tcPr>
          <w:p w14:paraId="08A57C62" w14:textId="056F64D4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Dana studi &amp; desain</w:t>
            </w:r>
          </w:p>
        </w:tc>
        <w:tc>
          <w:tcPr>
            <w:tcW w:w="3302" w:type="dxa"/>
          </w:tcPr>
          <w:p w14:paraId="4FA17B84" w14:textId="1D7BD2B6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 SteerCo</w:t>
            </w:r>
          </w:p>
        </w:tc>
      </w:tr>
      <w:tr w:rsidR="00CA4BA5" w:rsidRPr="00CA4BA5" w14:paraId="2B01A934" w14:textId="77777777" w:rsidTr="00CA4BA5">
        <w:tc>
          <w:tcPr>
            <w:tcW w:w="3301" w:type="dxa"/>
          </w:tcPr>
          <w:p w14:paraId="502B316D" w14:textId="324F64B6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Gate</w:t>
            </w:r>
            <w:r w:rsidRPr="00506302">
              <w:rPr>
                <w:b/>
                <w:color w:val="000000"/>
                <w:sz w:val="18"/>
              </w:rPr>
              <w:t xml:space="preserve"> 2 — </w:t>
            </w:r>
            <w:r w:rsidRPr="00953F39">
              <w:rPr>
                <w:b/>
                <w:i/>
                <w:color w:val="000000"/>
                <w:sz w:val="18"/>
              </w:rPr>
              <w:t>Business case</w:t>
            </w:r>
          </w:p>
        </w:tc>
        <w:tc>
          <w:tcPr>
            <w:tcW w:w="3302" w:type="dxa"/>
          </w:tcPr>
          <w:p w14:paraId="241408A7" w14:textId="2AD776BB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Dana implementasi (estimasi ±20%)</w:t>
            </w:r>
          </w:p>
        </w:tc>
        <w:tc>
          <w:tcPr>
            <w:tcW w:w="3302" w:type="dxa"/>
          </w:tcPr>
          <w:p w14:paraId="2F9CBCBF" w14:textId="26F2AAE4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 SteerCo / Direksi</w:t>
            </w:r>
          </w:p>
        </w:tc>
      </w:tr>
      <w:tr w:rsidR="00CA4BA5" w:rsidRPr="00CA4BA5" w14:paraId="7868E4EA" w14:textId="77777777" w:rsidTr="00CA4BA5">
        <w:tc>
          <w:tcPr>
            <w:tcW w:w="3301" w:type="dxa"/>
          </w:tcPr>
          <w:p w14:paraId="79C5041B" w14:textId="4692C731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Gate</w:t>
            </w:r>
            <w:r w:rsidRPr="00506302">
              <w:rPr>
                <w:b/>
                <w:color w:val="000000"/>
                <w:sz w:val="18"/>
              </w:rPr>
              <w:t xml:space="preserve"> 3 — </w:t>
            </w:r>
            <w:r w:rsidRPr="00953F39">
              <w:rPr>
                <w:b/>
                <w:i/>
                <w:color w:val="000000"/>
                <w:sz w:val="18"/>
              </w:rPr>
              <w:t>Go-live</w:t>
            </w:r>
          </w:p>
        </w:tc>
        <w:tc>
          <w:tcPr>
            <w:tcW w:w="3302" w:type="dxa"/>
          </w:tcPr>
          <w:p w14:paraId="163B864F" w14:textId="07F07EE4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Kesiapan operasi &amp; keamanan</w:t>
            </w:r>
          </w:p>
        </w:tc>
        <w:tc>
          <w:tcPr>
            <w:tcW w:w="3302" w:type="dxa"/>
          </w:tcPr>
          <w:p w14:paraId="049C39FA" w14:textId="3040AD5F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 SteerCo</w:t>
            </w:r>
          </w:p>
        </w:tc>
      </w:tr>
      <w:tr w:rsidR="00CA4BA5" w:rsidRPr="00CA4BA5" w14:paraId="2EB2922F" w14:textId="77777777" w:rsidTr="00CA4BA5">
        <w:tc>
          <w:tcPr>
            <w:tcW w:w="3301" w:type="dxa"/>
          </w:tcPr>
          <w:p w14:paraId="6B22CE94" w14:textId="3C47E65C" w:rsidR="00CA4BA5" w:rsidRPr="00506302" w:rsidRDefault="00CA4BA5" w:rsidP="00F345FF">
            <w:pPr>
              <w:spacing w:after="160"/>
              <w:rPr>
                <w:b/>
                <w:color w:val="000000"/>
                <w:sz w:val="18"/>
              </w:rPr>
            </w:pPr>
            <w:r w:rsidRPr="00953F39">
              <w:rPr>
                <w:b/>
                <w:i/>
                <w:color w:val="000000"/>
                <w:sz w:val="18"/>
              </w:rPr>
              <w:t>Gate</w:t>
            </w:r>
            <w:r w:rsidRPr="00506302">
              <w:rPr>
                <w:b/>
                <w:color w:val="000000"/>
                <w:sz w:val="18"/>
              </w:rPr>
              <w:t xml:space="preserve"> 4 — </w:t>
            </w:r>
            <w:r w:rsidRPr="00953F39">
              <w:rPr>
                <w:b/>
                <w:i/>
                <w:color w:val="000000"/>
                <w:sz w:val="18"/>
              </w:rPr>
              <w:t>Benefit review</w:t>
            </w:r>
          </w:p>
        </w:tc>
        <w:tc>
          <w:tcPr>
            <w:tcW w:w="3302" w:type="dxa"/>
          </w:tcPr>
          <w:p w14:paraId="315C016C" w14:textId="2D5D30E3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Lanjut, ubah, atau hentikan</w:t>
            </w:r>
          </w:p>
        </w:tc>
        <w:tc>
          <w:tcPr>
            <w:tcW w:w="3302" w:type="dxa"/>
          </w:tcPr>
          <w:p w14:paraId="31AF573D" w14:textId="6B2949A8" w:rsidR="00CA4BA5" w:rsidRPr="00506302" w:rsidRDefault="00CA4BA5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 SteerCo</w:t>
            </w:r>
          </w:p>
        </w:tc>
      </w:tr>
    </w:tbl>
    <w:p w14:paraId="7A914379" w14:textId="306AB7EA" w:rsidR="00F23000" w:rsidRDefault="00F23000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26AA7CE" w14:textId="37106293" w:rsidR="00F23000" w:rsidRPr="006F7F48" w:rsidRDefault="00F23000" w:rsidP="00F23000">
      <w:pPr>
        <w:pStyle w:val="Heading1"/>
      </w:pPr>
      <w:bookmarkStart w:id="163" w:name="_Toc242450775"/>
      <w:r w:rsidRPr="006F7F48">
        <w:lastRenderedPageBreak/>
        <w:t xml:space="preserve">BAB 17 — </w:t>
      </w:r>
      <w:r w:rsidR="0036756A" w:rsidRPr="006F7F48">
        <w:t>TATA KELOLA DAN IMPLEMENTASI</w:t>
      </w:r>
      <w:bookmarkEnd w:id="163"/>
    </w:p>
    <w:p w14:paraId="09CA6360" w14:textId="6F7F1B06" w:rsidR="00F23000" w:rsidRPr="006F7F48" w:rsidRDefault="00F23000" w:rsidP="00640BA1">
      <w:pPr>
        <w:jc w:val="both"/>
        <w:rPr>
          <w:color w:val="000000"/>
        </w:rPr>
      </w:pPr>
      <w:r w:rsidRPr="00953F39">
        <w:rPr>
          <w:b/>
          <w:i/>
          <w:color w:val="1F4E78"/>
        </w:rPr>
        <w:t>Why</w:t>
      </w:r>
      <w:r w:rsidRPr="006F7F48">
        <w:rPr>
          <w:b/>
          <w:color w:val="1F4E78"/>
        </w:rPr>
        <w:t xml:space="preserve">. </w:t>
      </w:r>
      <w:r w:rsidRPr="006F7F48">
        <w:rPr>
          <w:color w:val="000000"/>
        </w:rPr>
        <w:t xml:space="preserve">Strategi TI gagal lebih sering karena eksekusi daripada karena desain. </w:t>
      </w:r>
      <w:r w:rsidRPr="00953F39">
        <w:rPr>
          <w:i/>
          <w:color w:val="000000"/>
        </w:rPr>
        <w:t>Governance</w:t>
      </w:r>
      <w:r w:rsidRPr="006F7F48">
        <w:rPr>
          <w:color w:val="000000"/>
        </w:rPr>
        <w:t xml:space="preserve"> RSTI mengikuti prinsip COBIT 2019: </w:t>
      </w:r>
      <w:r w:rsidRPr="00693997">
        <w:rPr>
          <w:i/>
          <w:color w:val="000000"/>
        </w:rPr>
        <w:t>governance</w:t>
      </w:r>
      <w:r w:rsidRPr="006F7F48">
        <w:rPr>
          <w:color w:val="000000"/>
        </w:rPr>
        <w:t xml:space="preserve"> (</w:t>
      </w:r>
      <w:r w:rsidRPr="00693997">
        <w:rPr>
          <w:i/>
          <w:color w:val="000000"/>
        </w:rPr>
        <w:t>evaluate</w:t>
      </w:r>
      <w:r w:rsidRPr="006F7F48">
        <w:rPr>
          <w:color w:val="000000"/>
        </w:rPr>
        <w:t>–</w:t>
      </w:r>
      <w:r w:rsidRPr="00693997">
        <w:rPr>
          <w:i/>
          <w:color w:val="000000"/>
        </w:rPr>
        <w:t>direct</w:t>
      </w:r>
      <w:r w:rsidRPr="006F7F48">
        <w:rPr>
          <w:color w:val="000000"/>
        </w:rPr>
        <w:t xml:space="preserve">–monitor) dipisahkan dari </w:t>
      </w:r>
      <w:r w:rsidRPr="00693997">
        <w:rPr>
          <w:i/>
          <w:color w:val="000000"/>
        </w:rPr>
        <w:t>management</w:t>
      </w:r>
      <w:r w:rsidRPr="006F7F48">
        <w:rPr>
          <w:color w:val="000000"/>
        </w:rPr>
        <w:t xml:space="preserve"> (</w:t>
      </w:r>
      <w:r w:rsidRPr="00693997">
        <w:rPr>
          <w:i/>
          <w:color w:val="000000"/>
        </w:rPr>
        <w:t>plan</w:t>
      </w:r>
      <w:r w:rsidRPr="006F7F48">
        <w:rPr>
          <w:color w:val="000000"/>
        </w:rPr>
        <w:t>–</w:t>
      </w:r>
      <w:r w:rsidRPr="00693997">
        <w:rPr>
          <w:i/>
          <w:color w:val="000000"/>
        </w:rPr>
        <w:t>build</w:t>
      </w:r>
      <w:r w:rsidRPr="006F7F48">
        <w:rPr>
          <w:color w:val="000000"/>
        </w:rPr>
        <w:t>–</w:t>
      </w:r>
      <w:r w:rsidRPr="00693997">
        <w:rPr>
          <w:i/>
          <w:color w:val="000000"/>
        </w:rPr>
        <w:t>run</w:t>
      </w:r>
      <w:r w:rsidRPr="006F7F48">
        <w:rPr>
          <w:color w:val="000000"/>
        </w:rPr>
        <w:t>–monitor).</w:t>
      </w:r>
    </w:p>
    <w:p w14:paraId="02192F9E" w14:textId="439C25E4" w:rsidR="00F23000" w:rsidRPr="006F7F48" w:rsidRDefault="00F23000" w:rsidP="00F23000">
      <w:pPr>
        <w:pStyle w:val="Heading2"/>
      </w:pPr>
      <w:bookmarkStart w:id="164" w:name="_Toc242450776"/>
      <w:r w:rsidRPr="006F7F48">
        <w:t xml:space="preserve">17.1 </w:t>
      </w:r>
      <w:r w:rsidR="0036756A" w:rsidRPr="006F7F48">
        <w:t>Tata Kelola TI</w:t>
      </w:r>
      <w:bookmarkEnd w:id="164"/>
    </w:p>
    <w:p w14:paraId="187512AC" w14:textId="77777777" w:rsidR="00F23000" w:rsidRDefault="00F23000" w:rsidP="00640BA1">
      <w:pPr>
        <w:spacing w:before="160" w:after="60"/>
        <w:jc w:val="both"/>
        <w:rPr>
          <w:b/>
          <w:color w:val="1F4E78"/>
          <w:sz w:val="18"/>
        </w:rPr>
      </w:pPr>
      <w:r w:rsidRPr="00693997">
        <w:rPr>
          <w:b/>
          <w:i/>
          <w:color w:val="1F4E78"/>
          <w:sz w:val="18"/>
        </w:rPr>
        <w:t>Exhibit</w:t>
      </w:r>
      <w:r w:rsidRPr="00F23000">
        <w:rPr>
          <w:b/>
          <w:color w:val="1F4E78"/>
          <w:sz w:val="18"/>
        </w:rPr>
        <w:t xml:space="preserve"> 17.1 — Struktur </w:t>
      </w:r>
      <w:r w:rsidRPr="00693997">
        <w:rPr>
          <w:b/>
          <w:i/>
          <w:color w:val="1F4E78"/>
          <w:sz w:val="18"/>
        </w:rPr>
        <w:t>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7"/>
      </w:tblGrid>
      <w:tr w:rsidR="00F23000" w:rsidRPr="00F23000" w14:paraId="0B0D307E" w14:textId="77777777" w:rsidTr="00F23000">
        <w:trPr>
          <w:tblHeader/>
        </w:trPr>
        <w:tc>
          <w:tcPr>
            <w:tcW w:w="2476" w:type="dxa"/>
            <w:shd w:val="clear" w:color="17365D" w:fill="17365D"/>
          </w:tcPr>
          <w:p w14:paraId="3F9B9E44" w14:textId="5FAE14C2" w:rsidR="00F23000" w:rsidRPr="00506302" w:rsidRDefault="00F2300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Forum</w:t>
            </w:r>
          </w:p>
        </w:tc>
        <w:tc>
          <w:tcPr>
            <w:tcW w:w="2476" w:type="dxa"/>
            <w:shd w:val="clear" w:color="17365D" w:fill="17365D"/>
          </w:tcPr>
          <w:p w14:paraId="50138020" w14:textId="345F4957" w:rsidR="00F23000" w:rsidRPr="00506302" w:rsidRDefault="00F2300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Ketua</w:t>
            </w:r>
          </w:p>
        </w:tc>
        <w:tc>
          <w:tcPr>
            <w:tcW w:w="2476" w:type="dxa"/>
            <w:shd w:val="clear" w:color="17365D" w:fill="17365D"/>
          </w:tcPr>
          <w:p w14:paraId="17273B45" w14:textId="468D4BE6" w:rsidR="00F23000" w:rsidRPr="00506302" w:rsidRDefault="00F2300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Frekuensi</w:t>
            </w:r>
          </w:p>
        </w:tc>
        <w:tc>
          <w:tcPr>
            <w:tcW w:w="2477" w:type="dxa"/>
            <w:shd w:val="clear" w:color="17365D" w:fill="17365D"/>
          </w:tcPr>
          <w:p w14:paraId="57199244" w14:textId="35A5805C" w:rsidR="00F23000" w:rsidRPr="00506302" w:rsidRDefault="00F23000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Mandat</w:t>
            </w:r>
          </w:p>
        </w:tc>
      </w:tr>
      <w:tr w:rsidR="00F23000" w:rsidRPr="00F23000" w14:paraId="720789CA" w14:textId="77777777" w:rsidTr="00F23000">
        <w:tc>
          <w:tcPr>
            <w:tcW w:w="2476" w:type="dxa"/>
          </w:tcPr>
          <w:p w14:paraId="140A19EF" w14:textId="293A200A" w:rsidR="00F23000" w:rsidRPr="00506302" w:rsidRDefault="00F2300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Direksi</w:t>
            </w:r>
          </w:p>
        </w:tc>
        <w:tc>
          <w:tcPr>
            <w:tcW w:w="2476" w:type="dxa"/>
          </w:tcPr>
          <w:p w14:paraId="6291963A" w14:textId="35EBF893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Direktur</w:t>
            </w:r>
          </w:p>
        </w:tc>
        <w:tc>
          <w:tcPr>
            <w:tcW w:w="2476" w:type="dxa"/>
          </w:tcPr>
          <w:p w14:paraId="063D15F3" w14:textId="38ABEA2E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Triwulanan (agenda TI)</w:t>
            </w:r>
          </w:p>
        </w:tc>
        <w:tc>
          <w:tcPr>
            <w:tcW w:w="2477" w:type="dxa"/>
          </w:tcPr>
          <w:p w14:paraId="707FCDD0" w14:textId="3643CB31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Menyetujui RSTI, anggaran, </w:t>
            </w:r>
            <w:r w:rsidRPr="00693997">
              <w:rPr>
                <w:i/>
                <w:color w:val="000000"/>
                <w:sz w:val="18"/>
              </w:rPr>
              <w:t>risk acceptance</w:t>
            </w:r>
          </w:p>
        </w:tc>
      </w:tr>
      <w:tr w:rsidR="00F23000" w:rsidRPr="00F23000" w14:paraId="06C67FB7" w14:textId="77777777" w:rsidTr="00F23000">
        <w:tc>
          <w:tcPr>
            <w:tcW w:w="2476" w:type="dxa"/>
          </w:tcPr>
          <w:p w14:paraId="263DF382" w14:textId="61D6E087" w:rsidR="00F23000" w:rsidRPr="00506302" w:rsidRDefault="00F2300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 xml:space="preserve">IT </w:t>
            </w:r>
            <w:r w:rsidRPr="00693997">
              <w:rPr>
                <w:b/>
                <w:i/>
                <w:color w:val="000000"/>
                <w:sz w:val="18"/>
              </w:rPr>
              <w:t>Steering Committee</w:t>
            </w:r>
          </w:p>
        </w:tc>
        <w:tc>
          <w:tcPr>
            <w:tcW w:w="2476" w:type="dxa"/>
          </w:tcPr>
          <w:p w14:paraId="31B39613" w14:textId="0B70910F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SEVP </w:t>
            </w:r>
            <w:r w:rsidRPr="00693997">
              <w:rPr>
                <w:i/>
                <w:color w:val="000000"/>
                <w:sz w:val="18"/>
              </w:rPr>
              <w:t>Business Support</w:t>
            </w:r>
          </w:p>
        </w:tc>
        <w:tc>
          <w:tcPr>
            <w:tcW w:w="2476" w:type="dxa"/>
          </w:tcPr>
          <w:p w14:paraId="51911431" w14:textId="7879A325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Bulanan</w:t>
            </w:r>
          </w:p>
        </w:tc>
        <w:tc>
          <w:tcPr>
            <w:tcW w:w="2477" w:type="dxa"/>
          </w:tcPr>
          <w:p w14:paraId="45C08BF8" w14:textId="6D74B335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Prioritas portfolio, </w:t>
            </w:r>
            <w:r w:rsidRPr="00693997">
              <w:rPr>
                <w:i/>
                <w:color w:val="000000"/>
                <w:sz w:val="18"/>
              </w:rPr>
              <w:t>gate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benefit review</w:t>
            </w:r>
          </w:p>
        </w:tc>
      </w:tr>
      <w:tr w:rsidR="00F23000" w:rsidRPr="00F23000" w14:paraId="6F8F7349" w14:textId="77777777" w:rsidTr="00F23000">
        <w:tc>
          <w:tcPr>
            <w:tcW w:w="2476" w:type="dxa"/>
          </w:tcPr>
          <w:p w14:paraId="081E4210" w14:textId="310BE055" w:rsidR="00F23000" w:rsidRPr="00506302" w:rsidRDefault="00F2300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693997">
              <w:rPr>
                <w:b/>
                <w:i/>
                <w:color w:val="000000"/>
                <w:sz w:val="18"/>
              </w:rPr>
              <w:t>Architecture Review Board</w:t>
            </w:r>
          </w:p>
        </w:tc>
        <w:tc>
          <w:tcPr>
            <w:tcW w:w="2476" w:type="dxa"/>
          </w:tcPr>
          <w:p w14:paraId="0BD9043B" w14:textId="2FA9DBE5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Head</w:t>
            </w:r>
            <w:r w:rsidRPr="00506302">
              <w:rPr>
                <w:color w:val="000000"/>
                <w:sz w:val="18"/>
              </w:rPr>
              <w:t xml:space="preserve"> of IT</w:t>
            </w:r>
          </w:p>
        </w:tc>
        <w:tc>
          <w:tcPr>
            <w:tcW w:w="2476" w:type="dxa"/>
          </w:tcPr>
          <w:p w14:paraId="1F84098D" w14:textId="2265B0D1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Dua mingguan</w:t>
            </w:r>
          </w:p>
        </w:tc>
        <w:tc>
          <w:tcPr>
            <w:tcW w:w="2477" w:type="dxa"/>
          </w:tcPr>
          <w:p w14:paraId="276F2FF4" w14:textId="323D067D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Standar &amp; </w:t>
            </w:r>
            <w:r w:rsidRPr="00693997">
              <w:rPr>
                <w:i/>
                <w:color w:val="000000"/>
                <w:sz w:val="18"/>
              </w:rPr>
              <w:t>design review</w:t>
            </w:r>
          </w:p>
        </w:tc>
      </w:tr>
      <w:tr w:rsidR="00F23000" w:rsidRPr="00F23000" w14:paraId="01E6527F" w14:textId="77777777" w:rsidTr="00F23000">
        <w:tc>
          <w:tcPr>
            <w:tcW w:w="2476" w:type="dxa"/>
          </w:tcPr>
          <w:p w14:paraId="6D46BAF1" w14:textId="6A2EA49A" w:rsidR="00F23000" w:rsidRPr="00506302" w:rsidRDefault="00F2300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693997">
              <w:rPr>
                <w:b/>
                <w:i/>
                <w:color w:val="000000"/>
                <w:sz w:val="18"/>
              </w:rPr>
              <w:t>Information Security &amp; Risk</w:t>
            </w:r>
            <w:r w:rsidRPr="00506302">
              <w:rPr>
                <w:b/>
                <w:color w:val="000000"/>
                <w:sz w:val="18"/>
              </w:rPr>
              <w:t xml:space="preserve"> Forum</w:t>
            </w:r>
          </w:p>
        </w:tc>
        <w:tc>
          <w:tcPr>
            <w:tcW w:w="2476" w:type="dxa"/>
          </w:tcPr>
          <w:p w14:paraId="4D7EA051" w14:textId="1A6D94D2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Head</w:t>
            </w:r>
            <w:r w:rsidRPr="00506302">
              <w:rPr>
                <w:color w:val="000000"/>
                <w:sz w:val="18"/>
              </w:rPr>
              <w:t xml:space="preserve"> of IT + Manajemen Risiko</w:t>
            </w:r>
          </w:p>
        </w:tc>
        <w:tc>
          <w:tcPr>
            <w:tcW w:w="2476" w:type="dxa"/>
          </w:tcPr>
          <w:p w14:paraId="0DD92B81" w14:textId="78F2ECD7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Bulanan</w:t>
            </w:r>
          </w:p>
        </w:tc>
        <w:tc>
          <w:tcPr>
            <w:tcW w:w="2477" w:type="dxa"/>
          </w:tcPr>
          <w:p w14:paraId="5F66B2CD" w14:textId="1A74E8EC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Risiko siber, insiden, kepatuhan</w:t>
            </w:r>
          </w:p>
        </w:tc>
      </w:tr>
      <w:tr w:rsidR="00F23000" w:rsidRPr="00F23000" w14:paraId="76DAE3CE" w14:textId="77777777" w:rsidTr="00F23000">
        <w:tc>
          <w:tcPr>
            <w:tcW w:w="2476" w:type="dxa"/>
          </w:tcPr>
          <w:p w14:paraId="7BF77473" w14:textId="1218601B" w:rsidR="00F23000" w:rsidRPr="00506302" w:rsidRDefault="00F2300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693997">
              <w:rPr>
                <w:b/>
                <w:i/>
                <w:color w:val="000000"/>
                <w:sz w:val="18"/>
              </w:rPr>
              <w:t>Data Governance Council</w:t>
            </w:r>
          </w:p>
        </w:tc>
        <w:tc>
          <w:tcPr>
            <w:tcW w:w="2476" w:type="dxa"/>
          </w:tcPr>
          <w:p w14:paraId="5F3B6753" w14:textId="4C2BB264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SEVP </w:t>
            </w:r>
            <w:r w:rsidRPr="00693997">
              <w:rPr>
                <w:i/>
                <w:color w:val="000000"/>
                <w:sz w:val="18"/>
              </w:rPr>
              <w:t>Business Support</w:t>
            </w:r>
          </w:p>
        </w:tc>
        <w:tc>
          <w:tcPr>
            <w:tcW w:w="2476" w:type="dxa"/>
          </w:tcPr>
          <w:p w14:paraId="04F7BC30" w14:textId="43678437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Bulanan</w:t>
            </w:r>
          </w:p>
        </w:tc>
        <w:tc>
          <w:tcPr>
            <w:tcW w:w="2477" w:type="dxa"/>
          </w:tcPr>
          <w:p w14:paraId="2EFB3988" w14:textId="7547FC4E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Kebijakan &amp; kualitas data</w:t>
            </w:r>
          </w:p>
        </w:tc>
      </w:tr>
      <w:tr w:rsidR="00F23000" w:rsidRPr="00F23000" w14:paraId="05FD40DD" w14:textId="77777777" w:rsidTr="00F23000">
        <w:tc>
          <w:tcPr>
            <w:tcW w:w="2476" w:type="dxa"/>
          </w:tcPr>
          <w:p w14:paraId="46624807" w14:textId="65A743BB" w:rsidR="00F23000" w:rsidRPr="00506302" w:rsidRDefault="00F23000" w:rsidP="00F345FF">
            <w:pPr>
              <w:spacing w:after="160"/>
              <w:rPr>
                <w:b/>
                <w:color w:val="000000"/>
                <w:sz w:val="18"/>
              </w:rPr>
            </w:pPr>
            <w:r w:rsidRPr="00693997">
              <w:rPr>
                <w:b/>
                <w:i/>
                <w:color w:val="000000"/>
                <w:sz w:val="18"/>
              </w:rPr>
              <w:t>Change Advisory Board</w:t>
            </w:r>
          </w:p>
        </w:tc>
        <w:tc>
          <w:tcPr>
            <w:tcW w:w="2476" w:type="dxa"/>
          </w:tcPr>
          <w:p w14:paraId="4372077D" w14:textId="5CDE3F76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 </w:t>
            </w:r>
            <w:r w:rsidRPr="00693997">
              <w:rPr>
                <w:i/>
                <w:color w:val="000000"/>
                <w:sz w:val="18"/>
              </w:rPr>
              <w:t>Service Manager</w:t>
            </w:r>
          </w:p>
        </w:tc>
        <w:tc>
          <w:tcPr>
            <w:tcW w:w="2476" w:type="dxa"/>
          </w:tcPr>
          <w:p w14:paraId="0896232D" w14:textId="55358C99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Mingguan</w:t>
            </w:r>
          </w:p>
        </w:tc>
        <w:tc>
          <w:tcPr>
            <w:tcW w:w="2477" w:type="dxa"/>
          </w:tcPr>
          <w:p w14:paraId="02D023E2" w14:textId="025FB7A8" w:rsidR="00F23000" w:rsidRPr="00506302" w:rsidRDefault="00F23000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Persetujuan perubahan</w:t>
            </w:r>
          </w:p>
        </w:tc>
      </w:tr>
    </w:tbl>
    <w:p w14:paraId="266A4727" w14:textId="614572FE" w:rsidR="00F23000" w:rsidRPr="006F7F48" w:rsidRDefault="00F23000" w:rsidP="00F23000">
      <w:pPr>
        <w:pStyle w:val="Heading2"/>
      </w:pPr>
      <w:bookmarkStart w:id="165" w:name="_Toc242450777"/>
      <w:r w:rsidRPr="006F7F48">
        <w:t xml:space="preserve">17.2 </w:t>
      </w:r>
      <w:r w:rsidR="0036756A" w:rsidRPr="006F7F48">
        <w:t>Tata Kelola Strategis</w:t>
      </w:r>
      <w:bookmarkEnd w:id="165"/>
    </w:p>
    <w:p w14:paraId="659D1D29" w14:textId="577495BE" w:rsidR="00F23000" w:rsidRPr="006F7F48" w:rsidRDefault="00F23000" w:rsidP="00640BA1">
      <w:pPr>
        <w:jc w:val="both"/>
        <w:rPr>
          <w:color w:val="000000"/>
        </w:rPr>
      </w:pPr>
      <w:r w:rsidRPr="006F7F48">
        <w:rPr>
          <w:color w:val="000000"/>
        </w:rPr>
        <w:t>RSTI ditinjau setiap tahun sebelum penyusunan RKAP; deviasi material terhadap RJPP dilaporkan ke Direksi dan Dewan Komisaris.</w:t>
      </w:r>
    </w:p>
    <w:p w14:paraId="073C450A" w14:textId="1A40D063" w:rsidR="00F23000" w:rsidRPr="006F7F48" w:rsidRDefault="00F23000" w:rsidP="00F23000">
      <w:pPr>
        <w:pStyle w:val="Heading2"/>
      </w:pPr>
      <w:bookmarkStart w:id="166" w:name="_Toc242450778"/>
      <w:r w:rsidRPr="006F7F48">
        <w:t xml:space="preserve">17.3 </w:t>
      </w:r>
      <w:r w:rsidR="0036756A" w:rsidRPr="006F7F48">
        <w:t>Tata Kelola Portofolio</w:t>
      </w:r>
      <w:bookmarkEnd w:id="166"/>
    </w:p>
    <w:p w14:paraId="14967C6E" w14:textId="77777777" w:rsidR="002D1343" w:rsidRPr="006F7F48" w:rsidRDefault="002D1343" w:rsidP="002D1343"/>
    <w:p w14:paraId="48668D8E" w14:textId="2151667E" w:rsidR="00F23000" w:rsidRPr="006F7F48" w:rsidRDefault="00F2300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IT SteerCo mengelola satu portfolio tunggal dengan </w:t>
      </w:r>
      <w:r w:rsidRPr="00693997">
        <w:rPr>
          <w:i/>
          <w:color w:val="000000"/>
        </w:rPr>
        <w:t>stage-gate</w:t>
      </w:r>
      <w:r w:rsidRPr="006F7F48">
        <w:rPr>
          <w:color w:val="000000"/>
        </w:rPr>
        <w:t xml:space="preserve"> (</w:t>
      </w:r>
      <w:r w:rsidRPr="00693997">
        <w:rPr>
          <w:i/>
          <w:color w:val="000000"/>
        </w:rPr>
        <w:t>Exhibit</w:t>
      </w:r>
      <w:r w:rsidRPr="006F7F48">
        <w:rPr>
          <w:color w:val="000000"/>
        </w:rPr>
        <w:t xml:space="preserve"> 16.5). Inisiatif digital yang diusulkan divisi—termasuk </w:t>
      </w:r>
      <w:r w:rsidRPr="00693997">
        <w:rPr>
          <w:i/>
          <w:color w:val="000000"/>
        </w:rPr>
        <w:t>charter digital</w:t>
      </w:r>
      <w:r w:rsidRPr="006F7F48">
        <w:rPr>
          <w:color w:val="000000"/>
        </w:rPr>
        <w:t xml:space="preserve"> RJPP—masuk portfolio yang sama [REC].</w:t>
      </w:r>
    </w:p>
    <w:p w14:paraId="01129DDB" w14:textId="5448A43A" w:rsidR="00F23000" w:rsidRPr="006F7F48" w:rsidRDefault="00F23000" w:rsidP="00F23000">
      <w:pPr>
        <w:pStyle w:val="Heading2"/>
      </w:pPr>
      <w:bookmarkStart w:id="167" w:name="_Toc242450779"/>
      <w:r w:rsidRPr="006F7F48">
        <w:t xml:space="preserve">17.4 </w:t>
      </w:r>
      <w:r w:rsidR="0036756A" w:rsidRPr="006F7F48">
        <w:t>Tata Kelola Arsitektur</w:t>
      </w:r>
      <w:bookmarkEnd w:id="167"/>
    </w:p>
    <w:p w14:paraId="1F7AD751" w14:textId="33976CC4" w:rsidR="00F23000" w:rsidRPr="006F7F48" w:rsidRDefault="00F2300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Tidak ada pengadaan aplikasi atau platform tanpa </w:t>
      </w:r>
      <w:r w:rsidRPr="00693997">
        <w:rPr>
          <w:i/>
          <w:color w:val="000000"/>
        </w:rPr>
        <w:t xml:space="preserve">design review </w:t>
      </w:r>
      <w:r w:rsidR="00407BFC" w:rsidRPr="00693997">
        <w:rPr>
          <w:i/>
          <w:color w:val="000000"/>
        </w:rPr>
        <w:t>Architecture Review Board</w:t>
      </w:r>
      <w:r w:rsidR="00407BFC" w:rsidRPr="006F7F48">
        <w:rPr>
          <w:color w:val="000000"/>
        </w:rPr>
        <w:t xml:space="preserve"> (ARB)</w:t>
      </w:r>
      <w:r w:rsidRPr="006F7F48">
        <w:rPr>
          <w:color w:val="000000"/>
        </w:rPr>
        <w:t xml:space="preserve">. Pengecualian dicatat sebagai </w:t>
      </w:r>
      <w:r w:rsidRPr="00693997">
        <w:rPr>
          <w:i/>
          <w:color w:val="000000"/>
        </w:rPr>
        <w:t>architecture waiver</w:t>
      </w:r>
      <w:r w:rsidRPr="006F7F48">
        <w:rPr>
          <w:color w:val="000000"/>
        </w:rPr>
        <w:t xml:space="preserve"> dengan tanggal kedaluwarsa.</w:t>
      </w:r>
    </w:p>
    <w:p w14:paraId="746E0F72" w14:textId="756E0EE2" w:rsidR="00F23000" w:rsidRPr="006F7F48" w:rsidRDefault="00F23000" w:rsidP="00F23000">
      <w:pPr>
        <w:pStyle w:val="Heading2"/>
      </w:pPr>
      <w:bookmarkStart w:id="168" w:name="_Toc242450780"/>
      <w:r w:rsidRPr="006F7F48">
        <w:t xml:space="preserve">17.5 </w:t>
      </w:r>
      <w:r w:rsidR="0036756A" w:rsidRPr="006F7F48">
        <w:t>Tata Kelola Keamanan Siber</w:t>
      </w:r>
      <w:bookmarkEnd w:id="168"/>
    </w:p>
    <w:p w14:paraId="771EB193" w14:textId="6F8F5401" w:rsidR="00F23000" w:rsidRPr="006F7F48" w:rsidRDefault="00F2300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Risiko siber dilaporkan sebagai bagian register risiko korporat dengan KRI; risiko di atas </w:t>
      </w:r>
      <w:r w:rsidRPr="00693997">
        <w:rPr>
          <w:i/>
          <w:color w:val="000000"/>
        </w:rPr>
        <w:t>appetite</w:t>
      </w:r>
      <w:r w:rsidRPr="006F7F48">
        <w:rPr>
          <w:color w:val="000000"/>
        </w:rPr>
        <w:t xml:space="preserve"> memerlukan </w:t>
      </w:r>
      <w:r w:rsidRPr="00693997">
        <w:rPr>
          <w:i/>
          <w:color w:val="000000"/>
        </w:rPr>
        <w:t>risk acceptance</w:t>
      </w:r>
      <w:r w:rsidRPr="006F7F48">
        <w:rPr>
          <w:color w:val="000000"/>
        </w:rPr>
        <w:t xml:space="preserve"> Direksi.</w:t>
      </w:r>
    </w:p>
    <w:p w14:paraId="7348FA64" w14:textId="4A885D9A" w:rsidR="00F23000" w:rsidRPr="006F7F48" w:rsidRDefault="00F23000" w:rsidP="00F23000">
      <w:pPr>
        <w:pStyle w:val="Heading2"/>
      </w:pPr>
      <w:bookmarkStart w:id="169" w:name="_Toc242450781"/>
      <w:r w:rsidRPr="006F7F48">
        <w:t xml:space="preserve">17.6 </w:t>
      </w:r>
      <w:r w:rsidR="0036756A" w:rsidRPr="006F7F48">
        <w:t>Tata Kelola Data</w:t>
      </w:r>
      <w:bookmarkEnd w:id="169"/>
    </w:p>
    <w:p w14:paraId="0A442CD3" w14:textId="7478546B" w:rsidR="00F23000" w:rsidRPr="006F7F48" w:rsidRDefault="00F23000" w:rsidP="00640BA1">
      <w:pPr>
        <w:jc w:val="both"/>
        <w:rPr>
          <w:color w:val="000000"/>
        </w:rPr>
      </w:pPr>
      <w:r w:rsidRPr="00693997">
        <w:rPr>
          <w:i/>
          <w:color w:val="000000"/>
        </w:rPr>
        <w:t>Data Governance Council</w:t>
      </w:r>
      <w:r w:rsidRPr="006F7F48">
        <w:rPr>
          <w:color w:val="000000"/>
        </w:rPr>
        <w:t xml:space="preserve"> menetapkan definisi KPI, pemilik data dan aturan kualitas (Bab 10).</w:t>
      </w:r>
    </w:p>
    <w:p w14:paraId="38B2009A" w14:textId="45A0BDF4" w:rsidR="00F23000" w:rsidRPr="006F7F48" w:rsidRDefault="00F23000" w:rsidP="00F23000">
      <w:pPr>
        <w:pStyle w:val="Heading2"/>
      </w:pPr>
      <w:bookmarkStart w:id="170" w:name="_Toc242450782"/>
      <w:r w:rsidRPr="006F7F48">
        <w:lastRenderedPageBreak/>
        <w:t xml:space="preserve">17.7 </w:t>
      </w:r>
      <w:r w:rsidR="0036756A" w:rsidRPr="006F7F48">
        <w:t>Tata Kelola Proyek</w:t>
      </w:r>
      <w:bookmarkEnd w:id="170"/>
    </w:p>
    <w:p w14:paraId="471879B2" w14:textId="11018672" w:rsidR="00F23000" w:rsidRPr="006F7F48" w:rsidRDefault="00F2300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PMO TI menerapkan metodologi </w:t>
      </w:r>
      <w:r w:rsidRPr="00693997">
        <w:rPr>
          <w:i/>
          <w:color w:val="000000"/>
        </w:rPr>
        <w:t>hybrid</w:t>
      </w:r>
      <w:r w:rsidRPr="006F7F48">
        <w:rPr>
          <w:color w:val="000000"/>
        </w:rPr>
        <w:t xml:space="preserve">: </w:t>
      </w:r>
      <w:r w:rsidRPr="00693997">
        <w:rPr>
          <w:i/>
          <w:color w:val="000000"/>
        </w:rPr>
        <w:t>waterfall</w:t>
      </w:r>
      <w:r w:rsidRPr="006F7F48">
        <w:rPr>
          <w:color w:val="000000"/>
        </w:rPr>
        <w:t xml:space="preserve"> untuk infrastruktur dan ERP, </w:t>
      </w:r>
      <w:r w:rsidRPr="00693997">
        <w:rPr>
          <w:i/>
          <w:color w:val="000000"/>
        </w:rPr>
        <w:t>agile</w:t>
      </w:r>
      <w:r w:rsidRPr="006F7F48">
        <w:rPr>
          <w:color w:val="000000"/>
        </w:rPr>
        <w:t xml:space="preserve"> untuk </w:t>
      </w:r>
      <w:r w:rsidRPr="00693997">
        <w:rPr>
          <w:i/>
          <w:color w:val="000000"/>
        </w:rPr>
        <w:t>tenant portal</w:t>
      </w:r>
      <w:r w:rsidRPr="006F7F48">
        <w:rPr>
          <w:color w:val="000000"/>
        </w:rPr>
        <w:t xml:space="preserve"> dan analitik. Status RAG dilaporkan bulanan.</w:t>
      </w:r>
    </w:p>
    <w:p w14:paraId="56942632" w14:textId="247141A1" w:rsidR="00F23000" w:rsidRPr="006F7F48" w:rsidRDefault="00F23000" w:rsidP="00F23000">
      <w:pPr>
        <w:pStyle w:val="Heading2"/>
      </w:pPr>
      <w:bookmarkStart w:id="171" w:name="_Toc242450783"/>
      <w:r w:rsidRPr="006F7F48">
        <w:t xml:space="preserve">17.8 </w:t>
      </w:r>
      <w:r w:rsidR="0036756A" w:rsidRPr="006F7F48">
        <w:t>Realisasi Manfaat</w:t>
      </w:r>
      <w:bookmarkEnd w:id="171"/>
    </w:p>
    <w:p w14:paraId="636E6286" w14:textId="77777777" w:rsidR="005D2FAB" w:rsidRPr="006F7F48" w:rsidRDefault="00F2300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Setiap inisiatif memiliki </w:t>
      </w:r>
      <w:r w:rsidRPr="00693997">
        <w:rPr>
          <w:i/>
          <w:color w:val="000000"/>
        </w:rPr>
        <w:t>benefit owner</w:t>
      </w:r>
      <w:r w:rsidRPr="006F7F48">
        <w:rPr>
          <w:color w:val="000000"/>
        </w:rPr>
        <w:t xml:space="preserve"> di bisnis, </w:t>
      </w:r>
      <w:r w:rsidRPr="00693997">
        <w:rPr>
          <w:i/>
          <w:color w:val="000000"/>
        </w:rPr>
        <w:t>baseline</w:t>
      </w:r>
      <w:r w:rsidRPr="006F7F48">
        <w:rPr>
          <w:color w:val="000000"/>
        </w:rPr>
        <w:t xml:space="preserve"> sebelum </w:t>
      </w:r>
      <w:r w:rsidRPr="00693997">
        <w:rPr>
          <w:i/>
          <w:color w:val="000000"/>
        </w:rPr>
        <w:t>go-live</w:t>
      </w:r>
      <w:r w:rsidRPr="006F7F48">
        <w:rPr>
          <w:color w:val="000000"/>
        </w:rPr>
        <w:t xml:space="preserve">, dan </w:t>
      </w:r>
      <w:r w:rsidRPr="00693997">
        <w:rPr>
          <w:i/>
          <w:color w:val="000000"/>
        </w:rPr>
        <w:t>review</w:t>
      </w:r>
      <w:r w:rsidRPr="006F7F48">
        <w:rPr>
          <w:color w:val="000000"/>
        </w:rPr>
        <w:t xml:space="preserve"> 6 dan 12 bulan setelah </w:t>
      </w:r>
      <w:r w:rsidRPr="00693997">
        <w:rPr>
          <w:i/>
          <w:color w:val="000000"/>
        </w:rPr>
        <w:t>go-live</w:t>
      </w:r>
      <w:r w:rsidRPr="006F7F48">
        <w:rPr>
          <w:color w:val="000000"/>
        </w:rPr>
        <w:t xml:space="preserve"> </w:t>
      </w:r>
      <w:r w:rsidR="005D2FAB" w:rsidRPr="006F7F48">
        <w:rPr>
          <w:color w:val="000000"/>
        </w:rPr>
        <w:t>(</w:t>
      </w:r>
      <w:r w:rsidR="005D2FAB" w:rsidRPr="00693997">
        <w:rPr>
          <w:i/>
          <w:color w:val="000000"/>
        </w:rPr>
        <w:t>Gate</w:t>
      </w:r>
      <w:r w:rsidR="005D2FAB" w:rsidRPr="006F7F48">
        <w:rPr>
          <w:color w:val="000000"/>
        </w:rPr>
        <w:t xml:space="preserve"> 4). </w:t>
      </w:r>
      <w:r w:rsidR="005D2FAB" w:rsidRPr="00693997">
        <w:rPr>
          <w:i/>
          <w:color w:val="000000"/>
        </w:rPr>
        <w:t>Exhibit</w:t>
      </w:r>
      <w:r w:rsidR="005D2FAB" w:rsidRPr="006F7F48">
        <w:rPr>
          <w:color w:val="000000"/>
        </w:rPr>
        <w:t xml:space="preserve"> 17.2 menetapkan KPI manfaat per inisiatif—formula, </w:t>
      </w:r>
      <w:r w:rsidR="005D2FAB" w:rsidRPr="00693997">
        <w:rPr>
          <w:i/>
          <w:color w:val="000000"/>
        </w:rPr>
        <w:t>baseline</w:t>
      </w:r>
      <w:r w:rsidR="005D2FAB" w:rsidRPr="006F7F48">
        <w:rPr>
          <w:color w:val="000000"/>
        </w:rPr>
        <w:t xml:space="preserve">, target tahunan, </w:t>
      </w:r>
      <w:r w:rsidR="005D2FAB" w:rsidRPr="00693997">
        <w:rPr>
          <w:i/>
          <w:color w:val="000000"/>
        </w:rPr>
        <w:t>benefit owner</w:t>
      </w:r>
      <w:r w:rsidR="005D2FAB" w:rsidRPr="006F7F48">
        <w:rPr>
          <w:color w:val="000000"/>
        </w:rPr>
        <w:t xml:space="preserve"> dan sumber data—sebagai pelengkap KPI tingkat tema pada Bab 18. </w:t>
      </w:r>
      <w:r w:rsidR="005D2FAB" w:rsidRPr="00693997">
        <w:rPr>
          <w:i/>
          <w:color w:val="000000"/>
        </w:rPr>
        <w:t>Baseline</w:t>
      </w:r>
      <w:r w:rsidR="005D2FAB" w:rsidRPr="006F7F48">
        <w:rPr>
          <w:color w:val="000000"/>
        </w:rPr>
        <w:t xml:space="preserve"> diukur sebelum </w:t>
      </w:r>
      <w:r w:rsidR="005D2FAB" w:rsidRPr="00693997">
        <w:rPr>
          <w:i/>
          <w:color w:val="000000"/>
        </w:rPr>
        <w:t>Gate</w:t>
      </w:r>
      <w:r w:rsidR="005D2FAB" w:rsidRPr="006F7F48">
        <w:rPr>
          <w:color w:val="000000"/>
        </w:rPr>
        <w:t xml:space="preserve"> 2; target bersifat [REC] dan dikalibrasi setelah </w:t>
      </w:r>
      <w:r w:rsidR="005D2FAB" w:rsidRPr="00693997">
        <w:rPr>
          <w:i/>
          <w:color w:val="000000"/>
        </w:rPr>
        <w:t>baseline</w:t>
      </w:r>
      <w:r w:rsidR="005D2FAB" w:rsidRPr="006F7F48">
        <w:rPr>
          <w:color w:val="000000"/>
        </w:rPr>
        <w:t xml:space="preserve"> tersedia.</w:t>
      </w:r>
    </w:p>
    <w:p w14:paraId="07844716" w14:textId="77777777" w:rsidR="005D2FAB" w:rsidRDefault="005D2FAB" w:rsidP="005D2FAB">
      <w:pPr>
        <w:spacing w:before="160" w:after="60"/>
        <w:rPr>
          <w:b/>
          <w:color w:val="1F4E78"/>
          <w:sz w:val="18"/>
        </w:rPr>
      </w:pPr>
      <w:r w:rsidRPr="00693997">
        <w:rPr>
          <w:b/>
          <w:i/>
          <w:color w:val="1F4E78"/>
          <w:sz w:val="18"/>
        </w:rPr>
        <w:t>Exhibit</w:t>
      </w:r>
      <w:r w:rsidRPr="005D2FAB">
        <w:rPr>
          <w:b/>
          <w:color w:val="1F4E78"/>
          <w:sz w:val="18"/>
        </w:rPr>
        <w:t xml:space="preserve"> 17.2 — Setiap inisiatif membawa KPI manfaat yang dapat diaudit; target tahunan menjadi dasar </w:t>
      </w:r>
      <w:r w:rsidRPr="00693997">
        <w:rPr>
          <w:b/>
          <w:i/>
          <w:color w:val="1F4E78"/>
          <w:sz w:val="18"/>
        </w:rPr>
        <w:t>benefit review Gate</w:t>
      </w:r>
      <w:r w:rsidRPr="005D2FAB">
        <w:rPr>
          <w:b/>
          <w:color w:val="1F4E78"/>
          <w:sz w:val="18"/>
        </w:rPr>
        <w:t xml:space="preserve">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 w:rsidR="005D2FAB" w:rsidRPr="00497774" w14:paraId="4FB4B74C" w14:textId="77777777" w:rsidTr="00497774">
        <w:trPr>
          <w:tblHeader/>
        </w:trPr>
        <w:tc>
          <w:tcPr>
            <w:tcW w:w="1415" w:type="dxa"/>
            <w:shd w:val="clear" w:color="17365D" w:fill="17365D"/>
          </w:tcPr>
          <w:p w14:paraId="3B5EC3B8" w14:textId="0B52FAEA" w:rsidR="005D2FAB" w:rsidRPr="00497774" w:rsidRDefault="005D2FAB" w:rsidP="00497774">
            <w:pPr>
              <w:spacing w:after="40"/>
              <w:rPr>
                <w:b/>
                <w:color w:val="FFFFFF"/>
                <w:sz w:val="17"/>
              </w:rPr>
            </w:pPr>
            <w:r w:rsidRPr="00497774">
              <w:rPr>
                <w:b/>
                <w:color w:val="FFFFFF"/>
                <w:sz w:val="17"/>
              </w:rPr>
              <w:t>Inisiatif</w:t>
            </w:r>
          </w:p>
        </w:tc>
        <w:tc>
          <w:tcPr>
            <w:tcW w:w="1415" w:type="dxa"/>
            <w:shd w:val="clear" w:color="17365D" w:fill="17365D"/>
          </w:tcPr>
          <w:p w14:paraId="3D873599" w14:textId="0970A4F3" w:rsidR="005D2FAB" w:rsidRPr="00497774" w:rsidRDefault="005D2FAB" w:rsidP="00497774">
            <w:pPr>
              <w:spacing w:after="40"/>
              <w:rPr>
                <w:b/>
                <w:color w:val="FFFFFF"/>
                <w:sz w:val="17"/>
              </w:rPr>
            </w:pPr>
            <w:r w:rsidRPr="00497774">
              <w:rPr>
                <w:b/>
                <w:color w:val="FFFFFF"/>
                <w:sz w:val="17"/>
              </w:rPr>
              <w:t>KPI manfaat</w:t>
            </w:r>
          </w:p>
        </w:tc>
        <w:tc>
          <w:tcPr>
            <w:tcW w:w="1415" w:type="dxa"/>
            <w:shd w:val="clear" w:color="17365D" w:fill="17365D"/>
          </w:tcPr>
          <w:p w14:paraId="071FFA90" w14:textId="4174ABC2" w:rsidR="005D2FAB" w:rsidRPr="00497774" w:rsidRDefault="005D2FAB" w:rsidP="00497774">
            <w:pPr>
              <w:spacing w:after="40"/>
              <w:rPr>
                <w:b/>
                <w:color w:val="FFFFFF"/>
                <w:sz w:val="17"/>
              </w:rPr>
            </w:pPr>
            <w:r w:rsidRPr="00497774">
              <w:rPr>
                <w:b/>
                <w:color w:val="FFFFFF"/>
                <w:sz w:val="17"/>
              </w:rPr>
              <w:t>Formula pengukuran</w:t>
            </w:r>
          </w:p>
        </w:tc>
        <w:tc>
          <w:tcPr>
            <w:tcW w:w="1415" w:type="dxa"/>
            <w:shd w:val="clear" w:color="17365D" w:fill="17365D"/>
          </w:tcPr>
          <w:p w14:paraId="70DC20D4" w14:textId="33EE1522" w:rsidR="005D2FAB" w:rsidRPr="00497774" w:rsidRDefault="005D2FAB" w:rsidP="00497774">
            <w:pPr>
              <w:spacing w:after="40"/>
              <w:rPr>
                <w:b/>
                <w:color w:val="FFFFFF"/>
                <w:sz w:val="17"/>
              </w:rPr>
            </w:pPr>
            <w:r w:rsidRPr="00693997">
              <w:rPr>
                <w:b/>
                <w:i/>
                <w:color w:val="FFFFFF"/>
                <w:sz w:val="17"/>
              </w:rPr>
              <w:t>Baseline</w:t>
            </w:r>
          </w:p>
        </w:tc>
        <w:tc>
          <w:tcPr>
            <w:tcW w:w="1415" w:type="dxa"/>
            <w:shd w:val="clear" w:color="17365D" w:fill="17365D"/>
          </w:tcPr>
          <w:p w14:paraId="47E45FE6" w14:textId="4FAD8328" w:rsidR="005D2FAB" w:rsidRPr="00497774" w:rsidRDefault="005D2FAB" w:rsidP="00497774">
            <w:pPr>
              <w:spacing w:after="40"/>
              <w:rPr>
                <w:b/>
                <w:color w:val="FFFFFF"/>
                <w:sz w:val="17"/>
              </w:rPr>
            </w:pPr>
            <w:r w:rsidRPr="00497774">
              <w:rPr>
                <w:b/>
                <w:color w:val="FFFFFF"/>
                <w:sz w:val="17"/>
              </w:rPr>
              <w:t>Target tahunan [REC]</w:t>
            </w:r>
          </w:p>
        </w:tc>
        <w:tc>
          <w:tcPr>
            <w:tcW w:w="1415" w:type="dxa"/>
            <w:shd w:val="clear" w:color="17365D" w:fill="17365D"/>
          </w:tcPr>
          <w:p w14:paraId="1F3FD033" w14:textId="4E8D6C26" w:rsidR="005D2FAB" w:rsidRPr="00497774" w:rsidRDefault="005D2FAB" w:rsidP="00497774">
            <w:pPr>
              <w:spacing w:after="40"/>
              <w:rPr>
                <w:b/>
                <w:color w:val="FFFFFF"/>
                <w:sz w:val="17"/>
              </w:rPr>
            </w:pPr>
            <w:r w:rsidRPr="00693997">
              <w:rPr>
                <w:b/>
                <w:i/>
                <w:color w:val="FFFFFF"/>
                <w:sz w:val="17"/>
              </w:rPr>
              <w:t>Benefit owner</w:t>
            </w:r>
          </w:p>
        </w:tc>
        <w:tc>
          <w:tcPr>
            <w:tcW w:w="1415" w:type="dxa"/>
            <w:shd w:val="clear" w:color="17365D" w:fill="17365D"/>
          </w:tcPr>
          <w:p w14:paraId="6E22FF9A" w14:textId="227AC6BF" w:rsidR="005D2FAB" w:rsidRPr="00497774" w:rsidRDefault="005D2FAB" w:rsidP="00497774">
            <w:pPr>
              <w:spacing w:after="40"/>
              <w:rPr>
                <w:b/>
                <w:color w:val="FFFFFF"/>
                <w:sz w:val="17"/>
              </w:rPr>
            </w:pPr>
            <w:r w:rsidRPr="00497774">
              <w:rPr>
                <w:b/>
                <w:color w:val="FFFFFF"/>
                <w:sz w:val="17"/>
              </w:rPr>
              <w:t>Sumber data</w:t>
            </w:r>
          </w:p>
        </w:tc>
      </w:tr>
      <w:tr w:rsidR="005D2FAB" w:rsidRPr="00497774" w14:paraId="4CF2B7F4" w14:textId="77777777" w:rsidTr="00497774">
        <w:tc>
          <w:tcPr>
            <w:tcW w:w="1415" w:type="dxa"/>
          </w:tcPr>
          <w:p w14:paraId="62E8BE4A" w14:textId="5B27582A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IT-01 IT </w:t>
            </w:r>
            <w:r w:rsidRPr="00693997">
              <w:rPr>
                <w:b/>
                <w:i/>
                <w:color w:val="000000"/>
                <w:sz w:val="17"/>
              </w:rPr>
              <w:t>Governance Office</w:t>
            </w:r>
          </w:p>
        </w:tc>
        <w:tc>
          <w:tcPr>
            <w:tcW w:w="1415" w:type="dxa"/>
          </w:tcPr>
          <w:p w14:paraId="15D91B5D" w14:textId="0F6E27BD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Inisiatif ≥M yang didanai dengan </w:t>
            </w:r>
            <w:r w:rsidRPr="00693997">
              <w:rPr>
                <w:i/>
                <w:color w:val="000000"/>
                <w:sz w:val="17"/>
              </w:rPr>
              <w:t>business case</w:t>
            </w:r>
          </w:p>
        </w:tc>
        <w:tc>
          <w:tcPr>
            <w:tcW w:w="1415" w:type="dxa"/>
          </w:tcPr>
          <w:p w14:paraId="44FB89A3" w14:textId="0FF74765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Inisiatif ≥M ber-</w:t>
            </w:r>
            <w:r w:rsidRPr="00693997">
              <w:rPr>
                <w:i/>
                <w:color w:val="000000"/>
                <w:sz w:val="17"/>
              </w:rPr>
              <w:t>business case</w:t>
            </w:r>
            <w:r w:rsidRPr="00497774">
              <w:rPr>
                <w:color w:val="000000"/>
                <w:sz w:val="17"/>
              </w:rPr>
              <w:t xml:space="preserve"> ÷ inisiatif ≥M didanai</w:t>
            </w:r>
          </w:p>
        </w:tc>
        <w:tc>
          <w:tcPr>
            <w:tcW w:w="1415" w:type="dxa"/>
          </w:tcPr>
          <w:p w14:paraId="00DC1DAB" w14:textId="1C7A96F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176AC85E" w14:textId="25FED1E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2027: ≥80% · 2028–30: 100%</w:t>
            </w:r>
          </w:p>
        </w:tc>
        <w:tc>
          <w:tcPr>
            <w:tcW w:w="1415" w:type="dxa"/>
          </w:tcPr>
          <w:p w14:paraId="76958E2C" w14:textId="3BC6958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SEVP </w:t>
            </w:r>
            <w:r w:rsidRPr="00693997">
              <w:rPr>
                <w:i/>
                <w:color w:val="000000"/>
                <w:sz w:val="17"/>
              </w:rPr>
              <w:t>Business Support</w:t>
            </w:r>
          </w:p>
        </w:tc>
        <w:tc>
          <w:tcPr>
            <w:tcW w:w="1415" w:type="dxa"/>
          </w:tcPr>
          <w:p w14:paraId="627C1306" w14:textId="4C625DDD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Portfolio register</w:t>
            </w:r>
          </w:p>
        </w:tc>
      </w:tr>
      <w:tr w:rsidR="005D2FAB" w:rsidRPr="00497774" w14:paraId="3D51F058" w14:textId="77777777" w:rsidTr="00497774">
        <w:tc>
          <w:tcPr>
            <w:tcW w:w="1415" w:type="dxa"/>
          </w:tcPr>
          <w:p w14:paraId="1687DF43" w14:textId="74B7C59E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IT-02 ITSM &amp; </w:t>
            </w:r>
            <w:r w:rsidRPr="00693997">
              <w:rPr>
                <w:b/>
                <w:i/>
                <w:color w:val="000000"/>
                <w:sz w:val="17"/>
              </w:rPr>
              <w:t>Service Desk</w:t>
            </w:r>
          </w:p>
        </w:tc>
        <w:tc>
          <w:tcPr>
            <w:tcW w:w="1415" w:type="dxa"/>
          </w:tcPr>
          <w:p w14:paraId="758CDC16" w14:textId="4925328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Pencapaian SLA tiket</w:t>
            </w:r>
          </w:p>
        </w:tc>
        <w:tc>
          <w:tcPr>
            <w:tcW w:w="1415" w:type="dxa"/>
          </w:tcPr>
          <w:p w14:paraId="37E43486" w14:textId="3310A07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Tiket dalam SLA ÷ total tiket</w:t>
            </w:r>
          </w:p>
        </w:tc>
        <w:tc>
          <w:tcPr>
            <w:tcW w:w="1415" w:type="dxa"/>
          </w:tcPr>
          <w:p w14:paraId="48BFCE2C" w14:textId="1FE7CD65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0155517E" w14:textId="1ABF53F7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2027: ≥80% · 2028: ≥85% · 2030: ≥90%</w:t>
            </w:r>
          </w:p>
        </w:tc>
        <w:tc>
          <w:tcPr>
            <w:tcW w:w="1415" w:type="dxa"/>
          </w:tcPr>
          <w:p w14:paraId="41240AA4" w14:textId="3904EE0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Head</w:t>
            </w:r>
            <w:r w:rsidRPr="00497774">
              <w:rPr>
                <w:color w:val="000000"/>
                <w:sz w:val="17"/>
              </w:rPr>
              <w:t xml:space="preserve"> of IT</w:t>
            </w:r>
          </w:p>
        </w:tc>
        <w:tc>
          <w:tcPr>
            <w:tcW w:w="1415" w:type="dxa"/>
          </w:tcPr>
          <w:p w14:paraId="1EB91471" w14:textId="0D2BEDA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ITSM</w:t>
            </w:r>
          </w:p>
        </w:tc>
      </w:tr>
      <w:tr w:rsidR="005D2FAB" w:rsidRPr="00497774" w14:paraId="09477B5C" w14:textId="77777777" w:rsidTr="00497774">
        <w:tc>
          <w:tcPr>
            <w:tcW w:w="1415" w:type="dxa"/>
          </w:tcPr>
          <w:p w14:paraId="0B7E29C7" w14:textId="69486C6A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IT-03 </w:t>
            </w:r>
            <w:r w:rsidRPr="00693997">
              <w:rPr>
                <w:b/>
                <w:i/>
                <w:color w:val="000000"/>
                <w:sz w:val="17"/>
              </w:rPr>
              <w:t>Cyber Program</w:t>
            </w:r>
          </w:p>
        </w:tc>
        <w:tc>
          <w:tcPr>
            <w:tcW w:w="1415" w:type="dxa"/>
          </w:tcPr>
          <w:p w14:paraId="0215678D" w14:textId="1A74156C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Aset kritis terpantau SOC; waktu respons insiden kritis (MTTR)</w:t>
            </w:r>
          </w:p>
        </w:tc>
        <w:tc>
          <w:tcPr>
            <w:tcW w:w="1415" w:type="dxa"/>
          </w:tcPr>
          <w:p w14:paraId="0A323ECE" w14:textId="72668DD3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rFonts w:hint="eastAsia"/>
                <w:color w:val="000000"/>
                <w:sz w:val="17"/>
              </w:rPr>
              <w:t xml:space="preserve">Aset terpantau </w:t>
            </w:r>
            <w:r w:rsidRPr="00497774">
              <w:rPr>
                <w:rFonts w:hint="eastAsia"/>
                <w:color w:val="000000"/>
                <w:sz w:val="17"/>
              </w:rPr>
              <w:t>÷</w:t>
            </w:r>
            <w:r w:rsidRPr="00497774">
              <w:rPr>
                <w:rFonts w:hint="eastAsia"/>
                <w:color w:val="000000"/>
                <w:sz w:val="17"/>
              </w:rPr>
              <w:t xml:space="preserve"> aset kritis; rata-rata jam deteksi</w:t>
            </w:r>
            <w:r w:rsidRPr="00497774">
              <w:rPr>
                <w:rFonts w:hint="eastAsia"/>
                <w:color w:val="000000"/>
                <w:sz w:val="17"/>
              </w:rPr>
              <w:t>→</w:t>
            </w:r>
            <w:r w:rsidRPr="00497774">
              <w:rPr>
                <w:rFonts w:hint="eastAsia"/>
                <w:color w:val="000000"/>
                <w:sz w:val="17"/>
              </w:rPr>
              <w:t>pemulihan</w:t>
            </w:r>
          </w:p>
        </w:tc>
        <w:tc>
          <w:tcPr>
            <w:tcW w:w="1415" w:type="dxa"/>
          </w:tcPr>
          <w:p w14:paraId="44A00941" w14:textId="635BBD5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4A8FD7B9" w14:textId="517B2C1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2027: ≥80% aset · 2028: 100% aset, MTTR ≤8 jam</w:t>
            </w:r>
          </w:p>
        </w:tc>
        <w:tc>
          <w:tcPr>
            <w:tcW w:w="1415" w:type="dxa"/>
          </w:tcPr>
          <w:p w14:paraId="0B53ABF4" w14:textId="7D572965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Head</w:t>
            </w:r>
            <w:r w:rsidRPr="00497774">
              <w:rPr>
                <w:color w:val="000000"/>
                <w:sz w:val="17"/>
              </w:rPr>
              <w:t xml:space="preserve"> of IT / InfoSec</w:t>
            </w:r>
          </w:p>
        </w:tc>
        <w:tc>
          <w:tcPr>
            <w:tcW w:w="1415" w:type="dxa"/>
          </w:tcPr>
          <w:p w14:paraId="23F857A8" w14:textId="13DC0CF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SOC/MDR, ITSM</w:t>
            </w:r>
          </w:p>
        </w:tc>
      </w:tr>
      <w:tr w:rsidR="005D2FAB" w:rsidRPr="00497774" w14:paraId="11AD5597" w14:textId="77777777" w:rsidTr="00497774">
        <w:tc>
          <w:tcPr>
            <w:tcW w:w="1415" w:type="dxa"/>
          </w:tcPr>
          <w:p w14:paraId="16543C29" w14:textId="7BEB2524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>IT-04 IAM &amp; PAM</w:t>
            </w:r>
          </w:p>
        </w:tc>
        <w:tc>
          <w:tcPr>
            <w:tcW w:w="1415" w:type="dxa"/>
          </w:tcPr>
          <w:p w14:paraId="3894AC2A" w14:textId="06FCD11D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Coverage</w:t>
            </w:r>
            <w:r w:rsidRPr="00497774">
              <w:rPr>
                <w:color w:val="000000"/>
                <w:sz w:val="17"/>
              </w:rPr>
              <w:t xml:space="preserve"> MFA; </w:t>
            </w:r>
            <w:r w:rsidRPr="00693997">
              <w:rPr>
                <w:i/>
                <w:color w:val="000000"/>
                <w:sz w:val="17"/>
              </w:rPr>
              <w:t>offboarding</w:t>
            </w:r>
            <w:r w:rsidRPr="00497774">
              <w:rPr>
                <w:color w:val="000000"/>
                <w:sz w:val="17"/>
              </w:rPr>
              <w:t xml:space="preserve"> tepat waktu</w:t>
            </w:r>
          </w:p>
        </w:tc>
        <w:tc>
          <w:tcPr>
            <w:tcW w:w="1415" w:type="dxa"/>
          </w:tcPr>
          <w:p w14:paraId="3A9D94BC" w14:textId="2BEF02C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Akun MFA ÷ akun aktif; akses dicabut ≤24 jam ÷ karyawan keluar</w:t>
            </w:r>
          </w:p>
        </w:tc>
        <w:tc>
          <w:tcPr>
            <w:tcW w:w="1415" w:type="dxa"/>
          </w:tcPr>
          <w:p w14:paraId="4A5FC318" w14:textId="0B4968F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56CC3E8B" w14:textId="1A4C0D05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2027: MFA 100%, </w:t>
            </w:r>
            <w:r w:rsidRPr="00693997">
              <w:rPr>
                <w:i/>
                <w:color w:val="000000"/>
                <w:sz w:val="17"/>
              </w:rPr>
              <w:t>offboarding</w:t>
            </w:r>
            <w:r w:rsidRPr="00497774">
              <w:rPr>
                <w:color w:val="000000"/>
                <w:sz w:val="17"/>
              </w:rPr>
              <w:t xml:space="preserve"> ≥95% · 2028: 100%</w:t>
            </w:r>
          </w:p>
        </w:tc>
        <w:tc>
          <w:tcPr>
            <w:tcW w:w="1415" w:type="dxa"/>
          </w:tcPr>
          <w:p w14:paraId="748837A1" w14:textId="729C2B0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Head</w:t>
            </w:r>
            <w:r w:rsidRPr="00497774">
              <w:rPr>
                <w:color w:val="000000"/>
                <w:sz w:val="17"/>
              </w:rPr>
              <w:t xml:space="preserve"> of IT</w:t>
            </w:r>
          </w:p>
        </w:tc>
        <w:tc>
          <w:tcPr>
            <w:tcW w:w="1415" w:type="dxa"/>
          </w:tcPr>
          <w:p w14:paraId="28CB133A" w14:textId="6C2B2D1D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IAM</w:t>
            </w:r>
          </w:p>
        </w:tc>
      </w:tr>
      <w:tr w:rsidR="005D2FAB" w:rsidRPr="00497774" w14:paraId="3C11B061" w14:textId="77777777" w:rsidTr="00497774">
        <w:tc>
          <w:tcPr>
            <w:tcW w:w="1415" w:type="dxa"/>
          </w:tcPr>
          <w:p w14:paraId="41B93A34" w14:textId="4F6EAAB2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IT-05 </w:t>
            </w:r>
            <w:r w:rsidRPr="00693997">
              <w:rPr>
                <w:b/>
                <w:i/>
                <w:color w:val="000000"/>
                <w:sz w:val="17"/>
              </w:rPr>
              <w:t>Network &amp; Hybrid Cloud</w:t>
            </w:r>
          </w:p>
        </w:tc>
        <w:tc>
          <w:tcPr>
            <w:tcW w:w="1415" w:type="dxa"/>
          </w:tcPr>
          <w:p w14:paraId="79FAA724" w14:textId="63973D90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Ketersediaan layanan </w:t>
            </w:r>
            <w:r w:rsidRPr="00693997">
              <w:rPr>
                <w:i/>
                <w:color w:val="000000"/>
                <w:sz w:val="17"/>
              </w:rPr>
              <w:t>Tier</w:t>
            </w:r>
            <w:r w:rsidRPr="00497774">
              <w:rPr>
                <w:color w:val="000000"/>
                <w:sz w:val="17"/>
              </w:rPr>
              <w:t xml:space="preserve"> 1</w:t>
            </w:r>
          </w:p>
        </w:tc>
        <w:tc>
          <w:tcPr>
            <w:tcW w:w="1415" w:type="dxa"/>
          </w:tcPr>
          <w:p w14:paraId="1FEB1082" w14:textId="3C21A16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Uptime</w:t>
            </w:r>
            <w:r w:rsidRPr="00497774">
              <w:rPr>
                <w:color w:val="000000"/>
                <w:sz w:val="17"/>
              </w:rPr>
              <w:t xml:space="preserve"> ÷ waktu layanan terjadwal</w:t>
            </w:r>
          </w:p>
        </w:tc>
        <w:tc>
          <w:tcPr>
            <w:tcW w:w="1415" w:type="dxa"/>
          </w:tcPr>
          <w:p w14:paraId="17E50B71" w14:textId="713A531F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48F4BB14" w14:textId="6593B08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2027: ≥99% · 2028–30: ≥99,5%</w:t>
            </w:r>
          </w:p>
        </w:tc>
        <w:tc>
          <w:tcPr>
            <w:tcW w:w="1415" w:type="dxa"/>
          </w:tcPr>
          <w:p w14:paraId="6FB9BD9D" w14:textId="6DE79323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Head</w:t>
            </w:r>
            <w:r w:rsidRPr="00497774">
              <w:rPr>
                <w:color w:val="000000"/>
                <w:sz w:val="17"/>
              </w:rPr>
              <w:t xml:space="preserve"> of IT</w:t>
            </w:r>
          </w:p>
        </w:tc>
        <w:tc>
          <w:tcPr>
            <w:tcW w:w="1415" w:type="dxa"/>
          </w:tcPr>
          <w:p w14:paraId="43AC1796" w14:textId="6804A817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Monitoring</w:t>
            </w:r>
          </w:p>
        </w:tc>
      </w:tr>
      <w:tr w:rsidR="005D2FAB" w:rsidRPr="00497774" w14:paraId="54F3D04E" w14:textId="77777777" w:rsidTr="00497774">
        <w:tc>
          <w:tcPr>
            <w:tcW w:w="1415" w:type="dxa"/>
          </w:tcPr>
          <w:p w14:paraId="0DA85FBE" w14:textId="15B1564C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IT-06 BC/DR &amp; </w:t>
            </w:r>
            <w:r w:rsidRPr="00693997">
              <w:rPr>
                <w:b/>
                <w:i/>
                <w:color w:val="000000"/>
                <w:sz w:val="17"/>
              </w:rPr>
              <w:t>Cyber Recovery</w:t>
            </w:r>
          </w:p>
        </w:tc>
        <w:tc>
          <w:tcPr>
            <w:tcW w:w="1415" w:type="dxa"/>
          </w:tcPr>
          <w:p w14:paraId="0F6DC216" w14:textId="4F485037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Sistem </w:t>
            </w:r>
            <w:r w:rsidRPr="00693997">
              <w:rPr>
                <w:i/>
                <w:color w:val="000000"/>
                <w:sz w:val="17"/>
              </w:rPr>
              <w:t>Tier</w:t>
            </w:r>
            <w:r w:rsidRPr="00497774">
              <w:rPr>
                <w:color w:val="000000"/>
                <w:sz w:val="17"/>
              </w:rPr>
              <w:t xml:space="preserve"> 1 pulih dalam RTO</w:t>
            </w:r>
          </w:p>
        </w:tc>
        <w:tc>
          <w:tcPr>
            <w:tcW w:w="1415" w:type="dxa"/>
          </w:tcPr>
          <w:p w14:paraId="00BB731A" w14:textId="243A271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Sistem lulus uji DR ÷ sistem </w:t>
            </w:r>
            <w:r w:rsidRPr="00693997">
              <w:rPr>
                <w:i/>
                <w:color w:val="000000"/>
                <w:sz w:val="17"/>
              </w:rPr>
              <w:t>Tier</w:t>
            </w:r>
            <w:r w:rsidRPr="00497774">
              <w:rPr>
                <w:color w:val="000000"/>
                <w:sz w:val="17"/>
              </w:rPr>
              <w:t xml:space="preserve"> 1</w:t>
            </w:r>
          </w:p>
        </w:tc>
        <w:tc>
          <w:tcPr>
            <w:tcW w:w="1415" w:type="dxa"/>
          </w:tcPr>
          <w:p w14:paraId="323B6D42" w14:textId="65F9B64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2CDB5B64" w14:textId="37D1B7D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2027: ≥80% · 2028–30: 100%</w:t>
            </w:r>
          </w:p>
        </w:tc>
        <w:tc>
          <w:tcPr>
            <w:tcW w:w="1415" w:type="dxa"/>
          </w:tcPr>
          <w:p w14:paraId="764DC535" w14:textId="0386F0A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Head</w:t>
            </w:r>
            <w:r w:rsidRPr="00497774">
              <w:rPr>
                <w:color w:val="000000"/>
                <w:sz w:val="17"/>
              </w:rPr>
              <w:t xml:space="preserve"> of IT</w:t>
            </w:r>
          </w:p>
        </w:tc>
        <w:tc>
          <w:tcPr>
            <w:tcW w:w="1415" w:type="dxa"/>
          </w:tcPr>
          <w:p w14:paraId="20937B74" w14:textId="6ACBE573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Laporan uji DR</w:t>
            </w:r>
          </w:p>
        </w:tc>
      </w:tr>
      <w:tr w:rsidR="005D2FAB" w:rsidRPr="00497774" w14:paraId="5EC8C440" w14:textId="77777777" w:rsidTr="00497774">
        <w:tc>
          <w:tcPr>
            <w:tcW w:w="1415" w:type="dxa"/>
          </w:tcPr>
          <w:p w14:paraId="288B1EE6" w14:textId="2B2E6D5B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IT-07 </w:t>
            </w:r>
            <w:r w:rsidRPr="00693997">
              <w:rPr>
                <w:b/>
                <w:i/>
                <w:color w:val="000000"/>
                <w:sz w:val="17"/>
              </w:rPr>
              <w:t>Dashboard</w:t>
            </w:r>
            <w:r w:rsidRPr="00497774">
              <w:rPr>
                <w:b/>
                <w:color w:val="000000"/>
                <w:sz w:val="17"/>
              </w:rPr>
              <w:t xml:space="preserve"> KEK &amp; </w:t>
            </w:r>
            <w:r w:rsidRPr="00693997">
              <w:rPr>
                <w:b/>
                <w:i/>
                <w:color w:val="000000"/>
                <w:sz w:val="17"/>
              </w:rPr>
              <w:t>Investor Pipeline</w:t>
            </w:r>
          </w:p>
        </w:tc>
        <w:tc>
          <w:tcPr>
            <w:tcW w:w="1415" w:type="dxa"/>
          </w:tcPr>
          <w:p w14:paraId="7C2D19DE" w14:textId="2F260A3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Lead-to-contract cycle time</w:t>
            </w:r>
            <w:r w:rsidRPr="00497774">
              <w:rPr>
                <w:color w:val="000000"/>
                <w:sz w:val="17"/>
              </w:rPr>
              <w:t xml:space="preserve">; konversi </w:t>
            </w:r>
            <w:r w:rsidRPr="00693997">
              <w:rPr>
                <w:i/>
                <w:color w:val="000000"/>
                <w:sz w:val="17"/>
              </w:rPr>
              <w:t>pipeline</w:t>
            </w:r>
          </w:p>
        </w:tc>
        <w:tc>
          <w:tcPr>
            <w:tcW w:w="1415" w:type="dxa"/>
          </w:tcPr>
          <w:p w14:paraId="69466251" w14:textId="61627E6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rFonts w:hint="eastAsia"/>
                <w:color w:val="000000"/>
                <w:sz w:val="17"/>
              </w:rPr>
              <w:t xml:space="preserve">Rata-rata hari </w:t>
            </w:r>
            <w:r w:rsidRPr="00693997">
              <w:rPr>
                <w:rFonts w:hint="eastAsia"/>
                <w:i/>
                <w:color w:val="000000"/>
                <w:sz w:val="17"/>
              </w:rPr>
              <w:t>lead</w:t>
            </w:r>
            <w:r w:rsidRPr="00497774">
              <w:rPr>
                <w:rFonts w:hint="eastAsia"/>
                <w:color w:val="000000"/>
                <w:sz w:val="17"/>
              </w:rPr>
              <w:t xml:space="preserve"> terkualifikasi</w:t>
            </w:r>
            <w:r w:rsidRPr="00497774">
              <w:rPr>
                <w:rFonts w:hint="eastAsia"/>
                <w:color w:val="000000"/>
                <w:sz w:val="17"/>
              </w:rPr>
              <w:t>→</w:t>
            </w:r>
            <w:r w:rsidRPr="00497774">
              <w:rPr>
                <w:rFonts w:hint="eastAsia"/>
                <w:color w:val="000000"/>
                <w:sz w:val="17"/>
              </w:rPr>
              <w:t xml:space="preserve">kontrak; kontrak </w:t>
            </w:r>
            <w:r w:rsidRPr="00497774">
              <w:rPr>
                <w:rFonts w:hint="eastAsia"/>
                <w:color w:val="000000"/>
                <w:sz w:val="17"/>
              </w:rPr>
              <w:t>÷</w:t>
            </w:r>
            <w:r w:rsidRPr="00497774">
              <w:rPr>
                <w:rFonts w:hint="eastAsia"/>
                <w:color w:val="000000"/>
                <w:sz w:val="17"/>
              </w:rPr>
              <w:t xml:space="preserve"> </w:t>
            </w:r>
            <w:r w:rsidRPr="00693997">
              <w:rPr>
                <w:rFonts w:hint="eastAsia"/>
                <w:i/>
                <w:color w:val="000000"/>
                <w:sz w:val="17"/>
              </w:rPr>
              <w:t>lead</w:t>
            </w:r>
            <w:r w:rsidRPr="00497774">
              <w:rPr>
                <w:rFonts w:hint="eastAsia"/>
                <w:color w:val="000000"/>
                <w:sz w:val="17"/>
              </w:rPr>
              <w:t xml:space="preserve"> terkualifikasi</w:t>
            </w:r>
          </w:p>
        </w:tc>
        <w:tc>
          <w:tcPr>
            <w:tcW w:w="1415" w:type="dxa"/>
          </w:tcPr>
          <w:p w14:paraId="4C36A341" w14:textId="1A980585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6721C8AE" w14:textId="5518797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2027: 100% </w:t>
            </w:r>
            <w:r w:rsidRPr="00693997">
              <w:rPr>
                <w:i/>
                <w:color w:val="000000"/>
                <w:sz w:val="17"/>
              </w:rPr>
              <w:t>pipeline</w:t>
            </w:r>
            <w:r w:rsidRPr="00497774">
              <w:rPr>
                <w:color w:val="000000"/>
                <w:sz w:val="17"/>
              </w:rPr>
              <w:t xml:space="preserve"> tercatat · 2028: siklus −15% · 2030: −30%</w:t>
            </w:r>
          </w:p>
        </w:tc>
        <w:tc>
          <w:tcPr>
            <w:tcW w:w="1415" w:type="dxa"/>
          </w:tcPr>
          <w:p w14:paraId="161CB3C6" w14:textId="26F87BE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Pemasaran &amp; Penjualan</w:t>
            </w:r>
          </w:p>
        </w:tc>
        <w:tc>
          <w:tcPr>
            <w:tcW w:w="1415" w:type="dxa"/>
          </w:tcPr>
          <w:p w14:paraId="6629705E" w14:textId="25B65D8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Dashboard</w:t>
            </w:r>
            <w:r w:rsidRPr="00497774">
              <w:rPr>
                <w:color w:val="000000"/>
                <w:sz w:val="17"/>
              </w:rPr>
              <w:t xml:space="preserve"> KEK / CRM</w:t>
            </w:r>
          </w:p>
        </w:tc>
      </w:tr>
      <w:tr w:rsidR="005D2FAB" w:rsidRPr="00497774" w14:paraId="22CC50B0" w14:textId="77777777" w:rsidTr="00497774">
        <w:tc>
          <w:tcPr>
            <w:tcW w:w="1415" w:type="dxa"/>
          </w:tcPr>
          <w:p w14:paraId="571DBFFD" w14:textId="602EF39C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IT-08 </w:t>
            </w:r>
            <w:r w:rsidRPr="00693997">
              <w:rPr>
                <w:b/>
                <w:i/>
                <w:color w:val="000000"/>
                <w:sz w:val="17"/>
              </w:rPr>
              <w:t>Tenant Digital Portal</w:t>
            </w:r>
          </w:p>
        </w:tc>
        <w:tc>
          <w:tcPr>
            <w:tcW w:w="1415" w:type="dxa"/>
          </w:tcPr>
          <w:p w14:paraId="2B5B269A" w14:textId="0444934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Layanan </w:t>
            </w:r>
            <w:r w:rsidRPr="00693997">
              <w:rPr>
                <w:i/>
                <w:color w:val="000000"/>
                <w:sz w:val="17"/>
              </w:rPr>
              <w:t>tenant online</w:t>
            </w:r>
            <w:r w:rsidRPr="00497774">
              <w:rPr>
                <w:color w:val="000000"/>
                <w:sz w:val="17"/>
              </w:rPr>
              <w:t>; waktu penyelesaian permintaan</w:t>
            </w:r>
          </w:p>
        </w:tc>
        <w:tc>
          <w:tcPr>
            <w:tcW w:w="1415" w:type="dxa"/>
          </w:tcPr>
          <w:p w14:paraId="62E4A5AE" w14:textId="55D2919C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rFonts w:hint="eastAsia"/>
                <w:color w:val="000000"/>
                <w:sz w:val="17"/>
              </w:rPr>
              <w:t xml:space="preserve">Layanan </w:t>
            </w:r>
            <w:r w:rsidRPr="00693997">
              <w:rPr>
                <w:rFonts w:hint="eastAsia"/>
                <w:i/>
                <w:color w:val="000000"/>
                <w:sz w:val="17"/>
              </w:rPr>
              <w:t>online</w:t>
            </w:r>
            <w:r w:rsidRPr="00497774">
              <w:rPr>
                <w:rFonts w:hint="eastAsia"/>
                <w:color w:val="000000"/>
                <w:sz w:val="17"/>
              </w:rPr>
              <w:t xml:space="preserve"> </w:t>
            </w:r>
            <w:r w:rsidRPr="00497774">
              <w:rPr>
                <w:rFonts w:hint="eastAsia"/>
                <w:color w:val="000000"/>
                <w:sz w:val="17"/>
              </w:rPr>
              <w:t>÷</w:t>
            </w:r>
            <w:r w:rsidRPr="00497774">
              <w:rPr>
                <w:rFonts w:hint="eastAsia"/>
                <w:color w:val="000000"/>
                <w:sz w:val="17"/>
              </w:rPr>
              <w:t xml:space="preserve"> layanan katalog </w:t>
            </w:r>
            <w:r w:rsidRPr="00693997">
              <w:rPr>
                <w:rFonts w:hint="eastAsia"/>
                <w:i/>
                <w:color w:val="000000"/>
                <w:sz w:val="17"/>
              </w:rPr>
              <w:t>tenant</w:t>
            </w:r>
            <w:r w:rsidRPr="00497774">
              <w:rPr>
                <w:rFonts w:hint="eastAsia"/>
                <w:color w:val="000000"/>
                <w:sz w:val="17"/>
              </w:rPr>
              <w:t>; rata-rata jam pengajuan</w:t>
            </w:r>
            <w:r w:rsidRPr="00497774">
              <w:rPr>
                <w:rFonts w:hint="eastAsia"/>
                <w:color w:val="000000"/>
                <w:sz w:val="17"/>
              </w:rPr>
              <w:t>→</w:t>
            </w:r>
            <w:r w:rsidRPr="00497774">
              <w:rPr>
                <w:rFonts w:hint="eastAsia"/>
                <w:color w:val="000000"/>
                <w:sz w:val="17"/>
              </w:rPr>
              <w:t>selesai</w:t>
            </w:r>
          </w:p>
        </w:tc>
        <w:tc>
          <w:tcPr>
            <w:tcW w:w="1415" w:type="dxa"/>
          </w:tcPr>
          <w:p w14:paraId="78B4E5D7" w14:textId="0A28FBD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4EE25CF2" w14:textId="61515B3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2027: ≥40% · 2028: ≥60% · 2030: ≥80%; waktu −30%</w:t>
            </w:r>
          </w:p>
        </w:tc>
        <w:tc>
          <w:tcPr>
            <w:tcW w:w="1415" w:type="dxa"/>
          </w:tcPr>
          <w:p w14:paraId="5D1482B5" w14:textId="0925221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Pemasaran &amp; Penjualan / Produksi Kawasan</w:t>
            </w:r>
          </w:p>
        </w:tc>
        <w:tc>
          <w:tcPr>
            <w:tcW w:w="1415" w:type="dxa"/>
          </w:tcPr>
          <w:p w14:paraId="76E74EF0" w14:textId="709A001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Portal / CRM</w:t>
            </w:r>
          </w:p>
        </w:tc>
      </w:tr>
      <w:tr w:rsidR="005D2FAB" w:rsidRPr="00497774" w14:paraId="309EFC58" w14:textId="77777777" w:rsidTr="00497774">
        <w:tc>
          <w:tcPr>
            <w:tcW w:w="1415" w:type="dxa"/>
          </w:tcPr>
          <w:p w14:paraId="13404163" w14:textId="5F0302A5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IT-09 </w:t>
            </w:r>
            <w:r w:rsidRPr="00693997">
              <w:rPr>
                <w:b/>
                <w:i/>
                <w:color w:val="000000"/>
                <w:sz w:val="17"/>
              </w:rPr>
              <w:t>Utility Meter-to-Cash</w:t>
            </w:r>
          </w:p>
        </w:tc>
        <w:tc>
          <w:tcPr>
            <w:tcW w:w="1415" w:type="dxa"/>
          </w:tcPr>
          <w:p w14:paraId="23193774" w14:textId="118950E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Akurasi tagihan; koreksi </w:t>
            </w:r>
            <w:r w:rsidRPr="00693997">
              <w:rPr>
                <w:i/>
                <w:color w:val="000000"/>
                <w:sz w:val="17"/>
              </w:rPr>
              <w:t>billing</w:t>
            </w:r>
            <w:r w:rsidRPr="00497774">
              <w:rPr>
                <w:color w:val="000000"/>
                <w:sz w:val="17"/>
              </w:rPr>
              <w:t xml:space="preserve">; waktu siklus </w:t>
            </w:r>
            <w:r w:rsidRPr="00693997">
              <w:rPr>
                <w:i/>
                <w:color w:val="000000"/>
                <w:sz w:val="17"/>
              </w:rPr>
              <w:t>meter-to-cash</w:t>
            </w:r>
          </w:p>
        </w:tc>
        <w:tc>
          <w:tcPr>
            <w:tcW w:w="1415" w:type="dxa"/>
          </w:tcPr>
          <w:p w14:paraId="1971115E" w14:textId="78FD2905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1 − (tagihan dikoreksi ÷ total tagihan); jumlah koreksi vs </w:t>
            </w:r>
            <w:r w:rsidRPr="00693997">
              <w:rPr>
                <w:i/>
                <w:color w:val="000000"/>
                <w:sz w:val="17"/>
              </w:rPr>
              <w:t>baseline</w:t>
            </w:r>
            <w:r w:rsidRPr="00497774">
              <w:rPr>
                <w:color w:val="000000"/>
                <w:sz w:val="17"/>
              </w:rPr>
              <w:t>; hari pembacaan meter</w:t>
            </w:r>
            <w:r w:rsidRPr="00497774">
              <w:rPr>
                <w:rFonts w:hint="eastAsia"/>
                <w:color w:val="000000"/>
                <w:sz w:val="17"/>
              </w:rPr>
              <w:t>→</w:t>
            </w:r>
            <w:r w:rsidRPr="00497774">
              <w:rPr>
                <w:color w:val="000000"/>
                <w:sz w:val="17"/>
              </w:rPr>
              <w:t xml:space="preserve">tagihan </w:t>
            </w:r>
            <w:r w:rsidRPr="00497774">
              <w:rPr>
                <w:color w:val="000000"/>
                <w:sz w:val="17"/>
              </w:rPr>
              <w:lastRenderedPageBreak/>
              <w:t>terbit</w:t>
            </w:r>
          </w:p>
        </w:tc>
        <w:tc>
          <w:tcPr>
            <w:tcW w:w="1415" w:type="dxa"/>
          </w:tcPr>
          <w:p w14:paraId="21B40DC7" w14:textId="231B9C7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lastRenderedPageBreak/>
              <w:t>TBD</w:t>
            </w:r>
          </w:p>
        </w:tc>
        <w:tc>
          <w:tcPr>
            <w:tcW w:w="1415" w:type="dxa"/>
          </w:tcPr>
          <w:p w14:paraId="138161D7" w14:textId="754EDCB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2027: pilot ≥97% · 2028: ≥98%, koreksi −50%, siklus ≤5 hari · 2030: ≥99%</w:t>
            </w:r>
          </w:p>
        </w:tc>
        <w:tc>
          <w:tcPr>
            <w:tcW w:w="1415" w:type="dxa"/>
          </w:tcPr>
          <w:p w14:paraId="659320B6" w14:textId="6D75737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Keuangan / Produksi Kawasan</w:t>
            </w:r>
          </w:p>
        </w:tc>
        <w:tc>
          <w:tcPr>
            <w:tcW w:w="1415" w:type="dxa"/>
          </w:tcPr>
          <w:p w14:paraId="585ADB61" w14:textId="4DDBEED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Meter-to-cash</w:t>
            </w:r>
            <w:r w:rsidRPr="00497774">
              <w:rPr>
                <w:color w:val="000000"/>
                <w:sz w:val="17"/>
              </w:rPr>
              <w:t xml:space="preserve"> / ERP</w:t>
            </w:r>
          </w:p>
        </w:tc>
      </w:tr>
      <w:tr w:rsidR="005D2FAB" w:rsidRPr="00497774" w14:paraId="2B362711" w14:textId="77777777" w:rsidTr="00497774">
        <w:tc>
          <w:tcPr>
            <w:tcW w:w="1415" w:type="dxa"/>
          </w:tcPr>
          <w:p w14:paraId="5E438938" w14:textId="096711D1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IT-10 CRM &amp; </w:t>
            </w:r>
            <w:r w:rsidRPr="00693997">
              <w:rPr>
                <w:b/>
                <w:i/>
                <w:color w:val="000000"/>
                <w:sz w:val="17"/>
              </w:rPr>
              <w:t>Tenant Engagement</w:t>
            </w:r>
          </w:p>
        </w:tc>
        <w:tc>
          <w:tcPr>
            <w:tcW w:w="1415" w:type="dxa"/>
          </w:tcPr>
          <w:p w14:paraId="5FF40D99" w14:textId="522332A0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Retensi </w:t>
            </w:r>
            <w:r w:rsidRPr="00693997">
              <w:rPr>
                <w:i/>
                <w:color w:val="000000"/>
                <w:sz w:val="17"/>
              </w:rPr>
              <w:t>tenant</w:t>
            </w:r>
            <w:r w:rsidRPr="00497774">
              <w:rPr>
                <w:color w:val="000000"/>
                <w:sz w:val="17"/>
              </w:rPr>
              <w:t xml:space="preserve">; kepuasan </w:t>
            </w:r>
            <w:r w:rsidRPr="00693997">
              <w:rPr>
                <w:i/>
                <w:color w:val="000000"/>
                <w:sz w:val="17"/>
              </w:rPr>
              <w:t>tenant</w:t>
            </w:r>
          </w:p>
        </w:tc>
        <w:tc>
          <w:tcPr>
            <w:tcW w:w="1415" w:type="dxa"/>
          </w:tcPr>
          <w:p w14:paraId="30BA81C5" w14:textId="2B5A0AB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Kontrak diperpanjang ÷ kontrak jatuh tempo; responden puas ÷ total responden</w:t>
            </w:r>
          </w:p>
        </w:tc>
        <w:tc>
          <w:tcPr>
            <w:tcW w:w="1415" w:type="dxa"/>
          </w:tcPr>
          <w:p w14:paraId="7E113E93" w14:textId="3859686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769A8FB3" w14:textId="5907A03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2028: </w:t>
            </w:r>
            <w:r w:rsidRPr="00693997">
              <w:rPr>
                <w:i/>
                <w:color w:val="000000"/>
                <w:sz w:val="17"/>
              </w:rPr>
              <w:t>baseline</w:t>
            </w:r>
            <w:r w:rsidRPr="00497774">
              <w:rPr>
                <w:color w:val="000000"/>
                <w:sz w:val="17"/>
              </w:rPr>
              <w:t xml:space="preserve"> · 2029: retensi +5 poin · 2030: kepuasan ≥81%</w:t>
            </w:r>
          </w:p>
        </w:tc>
        <w:tc>
          <w:tcPr>
            <w:tcW w:w="1415" w:type="dxa"/>
          </w:tcPr>
          <w:p w14:paraId="2287C170" w14:textId="149A6BE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Pemasaran &amp; Penjualan</w:t>
            </w:r>
          </w:p>
        </w:tc>
        <w:tc>
          <w:tcPr>
            <w:tcW w:w="1415" w:type="dxa"/>
          </w:tcPr>
          <w:p w14:paraId="4D149F75" w14:textId="032A0B15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CRM / survei </w:t>
            </w:r>
            <w:r w:rsidRPr="00693997">
              <w:rPr>
                <w:i/>
                <w:color w:val="000000"/>
                <w:sz w:val="17"/>
              </w:rPr>
              <w:t>tenant</w:t>
            </w:r>
          </w:p>
        </w:tc>
      </w:tr>
      <w:tr w:rsidR="005D2FAB" w:rsidRPr="00497774" w14:paraId="1E8B2632" w14:textId="77777777" w:rsidTr="00497774">
        <w:tc>
          <w:tcPr>
            <w:tcW w:w="1415" w:type="dxa"/>
          </w:tcPr>
          <w:p w14:paraId="57858FAA" w14:textId="7C6EA3C5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IT-11 </w:t>
            </w:r>
            <w:r w:rsidR="00C94799" w:rsidRPr="00C94799">
              <w:rPr>
                <w:b/>
                <w:color w:val="000000"/>
                <w:sz w:val="17"/>
              </w:rPr>
              <w:t>SAP Inti + Odoo Operasional</w:t>
            </w:r>
          </w:p>
        </w:tc>
        <w:tc>
          <w:tcPr>
            <w:tcW w:w="1415" w:type="dxa"/>
          </w:tcPr>
          <w:p w14:paraId="39E55A74" w14:textId="07101FA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Waktu </w:t>
            </w:r>
            <w:r w:rsidRPr="00693997">
              <w:rPr>
                <w:i/>
                <w:color w:val="000000"/>
                <w:sz w:val="17"/>
              </w:rPr>
              <w:t>closing</w:t>
            </w:r>
            <w:r w:rsidRPr="00497774">
              <w:rPr>
                <w:color w:val="000000"/>
                <w:sz w:val="17"/>
              </w:rPr>
              <w:t xml:space="preserve"> bulanan</w:t>
            </w:r>
          </w:p>
        </w:tc>
        <w:tc>
          <w:tcPr>
            <w:tcW w:w="1415" w:type="dxa"/>
          </w:tcPr>
          <w:p w14:paraId="2ECBEAFC" w14:textId="109A279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rFonts w:hint="eastAsia"/>
                <w:color w:val="000000"/>
                <w:sz w:val="17"/>
              </w:rPr>
              <w:t>Hari kerja akhir bulan</w:t>
            </w:r>
            <w:r w:rsidRPr="00497774">
              <w:rPr>
                <w:rFonts w:hint="eastAsia"/>
                <w:color w:val="000000"/>
                <w:sz w:val="17"/>
              </w:rPr>
              <w:t>→</w:t>
            </w:r>
            <w:r w:rsidRPr="00497774">
              <w:rPr>
                <w:rFonts w:hint="eastAsia"/>
                <w:color w:val="000000"/>
                <w:sz w:val="17"/>
              </w:rPr>
              <w:t>laporan keuangan final</w:t>
            </w:r>
          </w:p>
        </w:tc>
        <w:tc>
          <w:tcPr>
            <w:tcW w:w="1415" w:type="dxa"/>
          </w:tcPr>
          <w:p w14:paraId="60028D07" w14:textId="04EDF6B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5CE92A52" w14:textId="381DC38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2029: ≤10 hari · 2030: ≤7 hari</w:t>
            </w:r>
          </w:p>
        </w:tc>
        <w:tc>
          <w:tcPr>
            <w:tcW w:w="1415" w:type="dxa"/>
          </w:tcPr>
          <w:p w14:paraId="78097164" w14:textId="68E33370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Keuangan / SDM</w:t>
            </w:r>
          </w:p>
        </w:tc>
        <w:tc>
          <w:tcPr>
            <w:tcW w:w="1415" w:type="dxa"/>
          </w:tcPr>
          <w:p w14:paraId="1D4FEEDC" w14:textId="6F39334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ERP</w:t>
            </w:r>
          </w:p>
        </w:tc>
      </w:tr>
      <w:tr w:rsidR="005D2FAB" w:rsidRPr="00497774" w14:paraId="156848A3" w14:textId="77777777" w:rsidTr="00497774">
        <w:tc>
          <w:tcPr>
            <w:tcW w:w="1415" w:type="dxa"/>
          </w:tcPr>
          <w:p w14:paraId="5B450F73" w14:textId="0070A0E8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IT-12 DMS &amp; </w:t>
            </w:r>
            <w:r w:rsidRPr="00693997">
              <w:rPr>
                <w:b/>
                <w:i/>
                <w:color w:val="000000"/>
                <w:sz w:val="17"/>
              </w:rPr>
              <w:t>Workflow</w:t>
            </w:r>
          </w:p>
        </w:tc>
        <w:tc>
          <w:tcPr>
            <w:tcW w:w="1415" w:type="dxa"/>
          </w:tcPr>
          <w:p w14:paraId="036E8CF7" w14:textId="7BD998A7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Siklus persetujuan; dokumen ber-</w:t>
            </w:r>
            <w:r w:rsidRPr="00693997">
              <w:rPr>
                <w:i/>
                <w:color w:val="000000"/>
                <w:sz w:val="17"/>
              </w:rPr>
              <w:t>e-sign</w:t>
            </w:r>
          </w:p>
        </w:tc>
        <w:tc>
          <w:tcPr>
            <w:tcW w:w="1415" w:type="dxa"/>
          </w:tcPr>
          <w:p w14:paraId="43229F92" w14:textId="65C23D9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rFonts w:hint="eastAsia"/>
                <w:color w:val="000000"/>
                <w:sz w:val="17"/>
              </w:rPr>
              <w:t>Rata-rata hari pengajuan</w:t>
            </w:r>
            <w:r w:rsidRPr="00497774">
              <w:rPr>
                <w:rFonts w:hint="eastAsia"/>
                <w:color w:val="000000"/>
                <w:sz w:val="17"/>
              </w:rPr>
              <w:t>→</w:t>
            </w:r>
            <w:r w:rsidRPr="00497774">
              <w:rPr>
                <w:rFonts w:hint="eastAsia"/>
                <w:color w:val="000000"/>
                <w:sz w:val="17"/>
              </w:rPr>
              <w:t xml:space="preserve">persetujuan; dokumen </w:t>
            </w:r>
            <w:r w:rsidRPr="00693997">
              <w:rPr>
                <w:rFonts w:hint="eastAsia"/>
                <w:i/>
                <w:color w:val="000000"/>
                <w:sz w:val="17"/>
              </w:rPr>
              <w:t>e-sign</w:t>
            </w:r>
            <w:r w:rsidRPr="00497774">
              <w:rPr>
                <w:rFonts w:hint="eastAsia"/>
                <w:color w:val="000000"/>
                <w:sz w:val="17"/>
              </w:rPr>
              <w:t xml:space="preserve"> </w:t>
            </w:r>
            <w:r w:rsidRPr="00497774">
              <w:rPr>
                <w:rFonts w:hint="eastAsia"/>
                <w:color w:val="000000"/>
                <w:sz w:val="17"/>
              </w:rPr>
              <w:t>÷</w:t>
            </w:r>
            <w:r w:rsidRPr="00497774">
              <w:rPr>
                <w:rFonts w:hint="eastAsia"/>
                <w:color w:val="000000"/>
                <w:sz w:val="17"/>
              </w:rPr>
              <w:t xml:space="preserve"> total dokumen</w:t>
            </w:r>
          </w:p>
        </w:tc>
        <w:tc>
          <w:tcPr>
            <w:tcW w:w="1415" w:type="dxa"/>
          </w:tcPr>
          <w:p w14:paraId="22507497" w14:textId="67C1F06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03958273" w14:textId="163130E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2027: </w:t>
            </w:r>
            <w:r w:rsidRPr="00693997">
              <w:rPr>
                <w:i/>
                <w:color w:val="000000"/>
                <w:sz w:val="17"/>
              </w:rPr>
              <w:t>e-sign</w:t>
            </w:r>
            <w:r w:rsidRPr="00497774">
              <w:rPr>
                <w:color w:val="000000"/>
                <w:sz w:val="17"/>
              </w:rPr>
              <w:t xml:space="preserve"> ≥30% · 2028: ≥70%, siklus −40%</w:t>
            </w:r>
          </w:p>
        </w:tc>
        <w:tc>
          <w:tcPr>
            <w:tcW w:w="1415" w:type="dxa"/>
          </w:tcPr>
          <w:p w14:paraId="19BA3518" w14:textId="782E0DA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Sekretariat Perusahaan</w:t>
            </w:r>
          </w:p>
        </w:tc>
        <w:tc>
          <w:tcPr>
            <w:tcW w:w="1415" w:type="dxa"/>
          </w:tcPr>
          <w:p w14:paraId="17939FDB" w14:textId="19CF4DB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DMS</w:t>
            </w:r>
          </w:p>
        </w:tc>
      </w:tr>
      <w:tr w:rsidR="005D2FAB" w:rsidRPr="00497774" w14:paraId="466FD878" w14:textId="77777777" w:rsidTr="00497774">
        <w:tc>
          <w:tcPr>
            <w:tcW w:w="1415" w:type="dxa"/>
          </w:tcPr>
          <w:p w14:paraId="5CB751E8" w14:textId="40E50ADF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IT-13 </w:t>
            </w:r>
            <w:r w:rsidRPr="00693997">
              <w:rPr>
                <w:b/>
                <w:i/>
                <w:color w:val="000000"/>
                <w:sz w:val="17"/>
              </w:rPr>
              <w:t>Integration Platform</w:t>
            </w:r>
          </w:p>
        </w:tc>
        <w:tc>
          <w:tcPr>
            <w:tcW w:w="1415" w:type="dxa"/>
          </w:tcPr>
          <w:p w14:paraId="7FCE1010" w14:textId="2DDED8F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Integrasi melalui platform; waktu membangun integrasi</w:t>
            </w:r>
          </w:p>
        </w:tc>
        <w:tc>
          <w:tcPr>
            <w:tcW w:w="1415" w:type="dxa"/>
          </w:tcPr>
          <w:p w14:paraId="1F4B2D66" w14:textId="593742C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Integrasi via platform ÷ total integrasi; hari kerja per integrasi baru</w:t>
            </w:r>
          </w:p>
        </w:tc>
        <w:tc>
          <w:tcPr>
            <w:tcW w:w="1415" w:type="dxa"/>
          </w:tcPr>
          <w:p w14:paraId="22197800" w14:textId="380A3A4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461D5897" w14:textId="7B6A185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2028: ≥50% · 2029: ≥70% · 2030: ≥80%</w:t>
            </w:r>
          </w:p>
        </w:tc>
        <w:tc>
          <w:tcPr>
            <w:tcW w:w="1415" w:type="dxa"/>
          </w:tcPr>
          <w:p w14:paraId="6EDC625C" w14:textId="3034D96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Head</w:t>
            </w:r>
            <w:r w:rsidRPr="00497774">
              <w:rPr>
                <w:color w:val="000000"/>
                <w:sz w:val="17"/>
              </w:rPr>
              <w:t xml:space="preserve"> of IT / </w:t>
            </w:r>
            <w:r w:rsidRPr="00693997">
              <w:rPr>
                <w:i/>
                <w:color w:val="000000"/>
                <w:sz w:val="17"/>
              </w:rPr>
              <w:t>Architect</w:t>
            </w:r>
          </w:p>
        </w:tc>
        <w:tc>
          <w:tcPr>
            <w:tcW w:w="1415" w:type="dxa"/>
          </w:tcPr>
          <w:p w14:paraId="17B64488" w14:textId="76856B2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Integration catalogue</w:t>
            </w:r>
          </w:p>
        </w:tc>
      </w:tr>
      <w:tr w:rsidR="005D2FAB" w:rsidRPr="00497774" w14:paraId="0BE38082" w14:textId="77777777" w:rsidTr="00497774">
        <w:tc>
          <w:tcPr>
            <w:tcW w:w="1415" w:type="dxa"/>
          </w:tcPr>
          <w:p w14:paraId="4BD03CE0" w14:textId="776BD6F5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IT-14 </w:t>
            </w:r>
            <w:r w:rsidRPr="00693997">
              <w:rPr>
                <w:b/>
                <w:i/>
                <w:color w:val="000000"/>
                <w:sz w:val="17"/>
              </w:rPr>
              <w:t>Data Governance &amp; Platform</w:t>
            </w:r>
            <w:r w:rsidRPr="00497774">
              <w:rPr>
                <w:b/>
                <w:color w:val="000000"/>
                <w:sz w:val="17"/>
              </w:rPr>
              <w:t>/BI</w:t>
            </w:r>
          </w:p>
        </w:tc>
        <w:tc>
          <w:tcPr>
            <w:tcW w:w="1415" w:type="dxa"/>
          </w:tcPr>
          <w:p w14:paraId="0EBC2995" w14:textId="7F226C83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Data Quality Index</w:t>
            </w:r>
            <w:r w:rsidRPr="00497774">
              <w:rPr>
                <w:color w:val="000000"/>
                <w:sz w:val="17"/>
              </w:rPr>
              <w:t xml:space="preserve">; adopsi </w:t>
            </w:r>
            <w:r w:rsidRPr="00693997">
              <w:rPr>
                <w:i/>
                <w:color w:val="000000"/>
                <w:sz w:val="17"/>
              </w:rPr>
              <w:t>dashboard</w:t>
            </w:r>
            <w:r w:rsidRPr="00497774">
              <w:rPr>
                <w:color w:val="000000"/>
                <w:sz w:val="17"/>
              </w:rPr>
              <w:t xml:space="preserve"> Direksi</w:t>
            </w:r>
          </w:p>
        </w:tc>
        <w:tc>
          <w:tcPr>
            <w:tcW w:w="1415" w:type="dxa"/>
          </w:tcPr>
          <w:p w14:paraId="6393E230" w14:textId="66A9D300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Rata-rata kelengkapan, akurasi, konsistensi; pengguna aktif ÷ pengguna target</w:t>
            </w:r>
          </w:p>
        </w:tc>
        <w:tc>
          <w:tcPr>
            <w:tcW w:w="1415" w:type="dxa"/>
          </w:tcPr>
          <w:p w14:paraId="3B5939F5" w14:textId="1C10991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691142C5" w14:textId="43CEDFE0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2028: ≥75% · 2029: ≥85% · 2030: ≥90%</w:t>
            </w:r>
          </w:p>
        </w:tc>
        <w:tc>
          <w:tcPr>
            <w:tcW w:w="1415" w:type="dxa"/>
          </w:tcPr>
          <w:p w14:paraId="563B6671" w14:textId="726F754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SEVP </w:t>
            </w:r>
            <w:r w:rsidRPr="00693997">
              <w:rPr>
                <w:i/>
                <w:color w:val="000000"/>
                <w:sz w:val="17"/>
              </w:rPr>
              <w:t>Business Support</w:t>
            </w:r>
          </w:p>
        </w:tc>
        <w:tc>
          <w:tcPr>
            <w:tcW w:w="1415" w:type="dxa"/>
          </w:tcPr>
          <w:p w14:paraId="3FD5E5F3" w14:textId="38F2397F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Data platform</w:t>
            </w:r>
          </w:p>
        </w:tc>
      </w:tr>
      <w:tr w:rsidR="005D2FAB" w:rsidRPr="00497774" w14:paraId="237F2D90" w14:textId="77777777" w:rsidTr="00497774">
        <w:tc>
          <w:tcPr>
            <w:tcW w:w="1415" w:type="dxa"/>
          </w:tcPr>
          <w:p w14:paraId="31C5BDEA" w14:textId="3F9492C8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IT-15 </w:t>
            </w:r>
            <w:r w:rsidRPr="00693997">
              <w:rPr>
                <w:b/>
                <w:i/>
                <w:color w:val="000000"/>
                <w:sz w:val="17"/>
              </w:rPr>
              <w:t>Estate</w:t>
            </w:r>
            <w:r w:rsidRPr="00497774">
              <w:rPr>
                <w:b/>
                <w:color w:val="000000"/>
                <w:sz w:val="17"/>
              </w:rPr>
              <w:t xml:space="preserve"> GIS &amp; </w:t>
            </w:r>
            <w:r w:rsidRPr="00693997">
              <w:rPr>
                <w:b/>
                <w:i/>
                <w:color w:val="000000"/>
                <w:sz w:val="17"/>
              </w:rPr>
              <w:t>Asset Registry</w:t>
            </w:r>
          </w:p>
        </w:tc>
        <w:tc>
          <w:tcPr>
            <w:tcW w:w="1415" w:type="dxa"/>
          </w:tcPr>
          <w:p w14:paraId="0A1386D0" w14:textId="41CFCDBC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Kavling dan aset terpetakan dengan status valid</w:t>
            </w:r>
          </w:p>
        </w:tc>
        <w:tc>
          <w:tcPr>
            <w:tcW w:w="1415" w:type="dxa"/>
          </w:tcPr>
          <w:p w14:paraId="2A279402" w14:textId="5C147F4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Kavling &amp; aset di GIS ÷ </w:t>
            </w:r>
            <w:r w:rsidRPr="00693997">
              <w:rPr>
                <w:i/>
                <w:color w:val="000000"/>
                <w:sz w:val="17"/>
              </w:rPr>
              <w:t>total registry</w:t>
            </w:r>
          </w:p>
        </w:tc>
        <w:tc>
          <w:tcPr>
            <w:tcW w:w="1415" w:type="dxa"/>
          </w:tcPr>
          <w:p w14:paraId="4B65DE47" w14:textId="1963F32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1E0D238F" w14:textId="2A730A23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2027: ≥60% · 2028: 100%</w:t>
            </w:r>
          </w:p>
        </w:tc>
        <w:tc>
          <w:tcPr>
            <w:tcW w:w="1415" w:type="dxa"/>
          </w:tcPr>
          <w:p w14:paraId="7919EFA6" w14:textId="1A58AFB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Pengembangan Kawasan</w:t>
            </w:r>
          </w:p>
        </w:tc>
        <w:tc>
          <w:tcPr>
            <w:tcW w:w="1415" w:type="dxa"/>
          </w:tcPr>
          <w:p w14:paraId="730BB72D" w14:textId="5758DE0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GIS / </w:t>
            </w:r>
            <w:r w:rsidRPr="00693997">
              <w:rPr>
                <w:i/>
                <w:color w:val="000000"/>
                <w:sz w:val="17"/>
              </w:rPr>
              <w:t>asset registry</w:t>
            </w:r>
          </w:p>
        </w:tc>
      </w:tr>
      <w:tr w:rsidR="005D2FAB" w:rsidRPr="00497774" w14:paraId="3FA1FB5F" w14:textId="77777777" w:rsidTr="00497774">
        <w:tc>
          <w:tcPr>
            <w:tcW w:w="1415" w:type="dxa"/>
          </w:tcPr>
          <w:p w14:paraId="6103BCA9" w14:textId="0749E239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IT-16 </w:t>
            </w:r>
            <w:r w:rsidRPr="00693997">
              <w:rPr>
                <w:b/>
                <w:i/>
                <w:color w:val="000000"/>
                <w:sz w:val="17"/>
              </w:rPr>
              <w:t>Smart Utility</w:t>
            </w:r>
            <w:r w:rsidRPr="00497774">
              <w:rPr>
                <w:b/>
                <w:color w:val="000000"/>
                <w:sz w:val="17"/>
              </w:rPr>
              <w:t xml:space="preserve"> IoT</w:t>
            </w:r>
          </w:p>
        </w:tc>
        <w:tc>
          <w:tcPr>
            <w:tcW w:w="1415" w:type="dxa"/>
          </w:tcPr>
          <w:p w14:paraId="676986F1" w14:textId="387862F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Titik ukur terpantau </w:t>
            </w:r>
            <w:r w:rsidRPr="00693997">
              <w:rPr>
                <w:i/>
                <w:color w:val="000000"/>
                <w:sz w:val="17"/>
              </w:rPr>
              <w:t>real-time</w:t>
            </w:r>
            <w:r w:rsidRPr="00497774">
              <w:rPr>
                <w:color w:val="000000"/>
                <w:sz w:val="17"/>
              </w:rPr>
              <w:t xml:space="preserve">; </w:t>
            </w:r>
            <w:r w:rsidRPr="00693997">
              <w:rPr>
                <w:i/>
                <w:color w:val="000000"/>
                <w:sz w:val="17"/>
              </w:rPr>
              <w:t>reliability</w:t>
            </w:r>
            <w:r w:rsidRPr="00497774">
              <w:rPr>
                <w:color w:val="000000"/>
                <w:sz w:val="17"/>
              </w:rPr>
              <w:t xml:space="preserve"> utilitas</w:t>
            </w:r>
          </w:p>
        </w:tc>
        <w:tc>
          <w:tcPr>
            <w:tcW w:w="1415" w:type="dxa"/>
          </w:tcPr>
          <w:p w14:paraId="566ACCCD" w14:textId="7D79C21F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Titik IoT aktif ÷ titik rencana; 1 − (durasi gangguan ÷ waktu layanan)</w:t>
            </w:r>
          </w:p>
        </w:tc>
        <w:tc>
          <w:tcPr>
            <w:tcW w:w="1415" w:type="dxa"/>
          </w:tcPr>
          <w:p w14:paraId="5A3FBAF9" w14:textId="43190D0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59F4CEE1" w14:textId="3315C9C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2028: pilot · 2029: ≥60% titik · 2030: &gt;99% </w:t>
            </w:r>
            <w:r w:rsidRPr="00693997">
              <w:rPr>
                <w:i/>
                <w:color w:val="000000"/>
                <w:sz w:val="17"/>
              </w:rPr>
              <w:t>reliability</w:t>
            </w:r>
            <w:r w:rsidRPr="00497774">
              <w:rPr>
                <w:color w:val="000000"/>
                <w:sz w:val="17"/>
              </w:rPr>
              <w:t xml:space="preserve"> [F]</w:t>
            </w:r>
          </w:p>
        </w:tc>
        <w:tc>
          <w:tcPr>
            <w:tcW w:w="1415" w:type="dxa"/>
          </w:tcPr>
          <w:p w14:paraId="1FB16136" w14:textId="65EB3B13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Produksi Kawasan / ME&amp;F</w:t>
            </w:r>
          </w:p>
        </w:tc>
        <w:tc>
          <w:tcPr>
            <w:tcW w:w="1415" w:type="dxa"/>
          </w:tcPr>
          <w:p w14:paraId="72EB156D" w14:textId="0C4628F0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SCADA / IoT</w:t>
            </w:r>
          </w:p>
        </w:tc>
      </w:tr>
      <w:tr w:rsidR="005D2FAB" w:rsidRPr="00497774" w14:paraId="098BB505" w14:textId="77777777" w:rsidTr="00497774">
        <w:tc>
          <w:tcPr>
            <w:tcW w:w="1415" w:type="dxa"/>
          </w:tcPr>
          <w:p w14:paraId="44354041" w14:textId="7A9D3B47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IT-17 </w:t>
            </w:r>
            <w:r w:rsidRPr="00693997">
              <w:rPr>
                <w:b/>
                <w:i/>
                <w:color w:val="000000"/>
                <w:sz w:val="17"/>
              </w:rPr>
              <w:t>Integrated Estate Operations Center</w:t>
            </w:r>
          </w:p>
        </w:tc>
        <w:tc>
          <w:tcPr>
            <w:tcW w:w="1415" w:type="dxa"/>
          </w:tcPr>
          <w:p w14:paraId="49EEE829" w14:textId="7CF8068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Waktu respons insiden kawasan</w:t>
            </w:r>
          </w:p>
        </w:tc>
        <w:tc>
          <w:tcPr>
            <w:tcW w:w="1415" w:type="dxa"/>
          </w:tcPr>
          <w:p w14:paraId="6D4D51F8" w14:textId="522067D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rFonts w:hint="eastAsia"/>
                <w:color w:val="000000"/>
                <w:sz w:val="17"/>
              </w:rPr>
              <w:t>Rata-rata menit deteksi</w:t>
            </w:r>
            <w:r w:rsidRPr="00497774">
              <w:rPr>
                <w:rFonts w:hint="eastAsia"/>
                <w:color w:val="000000"/>
                <w:sz w:val="17"/>
              </w:rPr>
              <w:t>→</w:t>
            </w:r>
            <w:r w:rsidRPr="00497774">
              <w:rPr>
                <w:rFonts w:hint="eastAsia"/>
                <w:color w:val="000000"/>
                <w:sz w:val="17"/>
              </w:rPr>
              <w:t>penanganan</w:t>
            </w:r>
          </w:p>
        </w:tc>
        <w:tc>
          <w:tcPr>
            <w:tcW w:w="1415" w:type="dxa"/>
          </w:tcPr>
          <w:p w14:paraId="4A4E9892" w14:textId="403CF02F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443FEE15" w14:textId="7CD71AA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2029: </w:t>
            </w:r>
            <w:r w:rsidRPr="00693997">
              <w:rPr>
                <w:i/>
                <w:color w:val="000000"/>
                <w:sz w:val="17"/>
              </w:rPr>
              <w:t>baseline</w:t>
            </w:r>
            <w:r w:rsidRPr="00497774">
              <w:rPr>
                <w:color w:val="000000"/>
                <w:sz w:val="17"/>
              </w:rPr>
              <w:t xml:space="preserve"> tahap 1 · 2030: −30%</w:t>
            </w:r>
          </w:p>
        </w:tc>
        <w:tc>
          <w:tcPr>
            <w:tcW w:w="1415" w:type="dxa"/>
          </w:tcPr>
          <w:p w14:paraId="639D7BAF" w14:textId="63277CB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SEVP </w:t>
            </w:r>
            <w:r w:rsidRPr="00693997">
              <w:rPr>
                <w:i/>
                <w:color w:val="000000"/>
                <w:sz w:val="17"/>
              </w:rPr>
              <w:t>Operation</w:t>
            </w:r>
          </w:p>
        </w:tc>
        <w:tc>
          <w:tcPr>
            <w:tcW w:w="1415" w:type="dxa"/>
          </w:tcPr>
          <w:p w14:paraId="2B9EE388" w14:textId="7CE8944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IEOC</w:t>
            </w:r>
          </w:p>
        </w:tc>
      </w:tr>
      <w:tr w:rsidR="005D2FAB" w:rsidRPr="00497774" w14:paraId="53B485D6" w14:textId="77777777" w:rsidTr="00497774">
        <w:tc>
          <w:tcPr>
            <w:tcW w:w="1415" w:type="dxa"/>
          </w:tcPr>
          <w:p w14:paraId="4FAC47C6" w14:textId="018C73A9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IT-18 </w:t>
            </w:r>
            <w:r w:rsidRPr="00693997">
              <w:rPr>
                <w:b/>
                <w:i/>
                <w:color w:val="000000"/>
                <w:sz w:val="17"/>
              </w:rPr>
              <w:t>Energy</w:t>
            </w:r>
            <w:r w:rsidRPr="00497774">
              <w:rPr>
                <w:b/>
                <w:color w:val="000000"/>
                <w:sz w:val="17"/>
              </w:rPr>
              <w:t xml:space="preserve">, </w:t>
            </w:r>
            <w:r w:rsidRPr="00693997">
              <w:rPr>
                <w:b/>
                <w:i/>
                <w:color w:val="000000"/>
                <w:sz w:val="17"/>
              </w:rPr>
              <w:t>Emission &amp; Carbon</w:t>
            </w:r>
            <w:r w:rsidRPr="00497774">
              <w:rPr>
                <w:b/>
                <w:color w:val="000000"/>
                <w:sz w:val="17"/>
              </w:rPr>
              <w:t xml:space="preserve"> MRV</w:t>
            </w:r>
          </w:p>
        </w:tc>
        <w:tc>
          <w:tcPr>
            <w:tcW w:w="1415" w:type="dxa"/>
          </w:tcPr>
          <w:p w14:paraId="1F4A514C" w14:textId="043DB90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Data energi-emisi terverifikasi</w:t>
            </w:r>
          </w:p>
        </w:tc>
        <w:tc>
          <w:tcPr>
            <w:tcW w:w="1415" w:type="dxa"/>
          </w:tcPr>
          <w:p w14:paraId="011D8656" w14:textId="4EF099A3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Entitas dengan data MRV terverifikasi ÷ entitas wajib lapor</w:t>
            </w:r>
          </w:p>
        </w:tc>
        <w:tc>
          <w:tcPr>
            <w:tcW w:w="1415" w:type="dxa"/>
          </w:tcPr>
          <w:p w14:paraId="64B74DC8" w14:textId="7F42E1D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672FE8DE" w14:textId="43DF9CC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2029: ≥50% · 2030: ≥80%</w:t>
            </w:r>
          </w:p>
        </w:tc>
        <w:tc>
          <w:tcPr>
            <w:tcW w:w="1415" w:type="dxa"/>
          </w:tcPr>
          <w:p w14:paraId="34057194" w14:textId="748E2853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Pengembangan</w:t>
            </w:r>
          </w:p>
        </w:tc>
        <w:tc>
          <w:tcPr>
            <w:tcW w:w="1415" w:type="dxa"/>
          </w:tcPr>
          <w:p w14:paraId="4FE307F1" w14:textId="0CADF48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Platform MRV</w:t>
            </w:r>
          </w:p>
        </w:tc>
      </w:tr>
      <w:tr w:rsidR="005D2FAB" w:rsidRPr="00497774" w14:paraId="320D4FE3" w14:textId="77777777" w:rsidTr="00497774">
        <w:tc>
          <w:tcPr>
            <w:tcW w:w="1415" w:type="dxa"/>
          </w:tcPr>
          <w:p w14:paraId="4F7F420D" w14:textId="088AF354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IT-19 </w:t>
            </w:r>
            <w:r w:rsidRPr="00693997">
              <w:rPr>
                <w:b/>
                <w:i/>
                <w:color w:val="000000"/>
                <w:sz w:val="17"/>
              </w:rPr>
              <w:t>New Business Digital Services</w:t>
            </w:r>
          </w:p>
        </w:tc>
        <w:tc>
          <w:tcPr>
            <w:tcW w:w="1415" w:type="dxa"/>
          </w:tcPr>
          <w:p w14:paraId="6015C85C" w14:textId="55A5A2E6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Transaksi bisnis baru melalui kanal digital</w:t>
            </w:r>
          </w:p>
        </w:tc>
        <w:tc>
          <w:tcPr>
            <w:tcW w:w="1415" w:type="dxa"/>
          </w:tcPr>
          <w:p w14:paraId="3EB450E2" w14:textId="4E673309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Transaksi digital ÷ total transaksi bisnis baru</w:t>
            </w:r>
          </w:p>
        </w:tc>
        <w:tc>
          <w:tcPr>
            <w:tcW w:w="1415" w:type="dxa"/>
          </w:tcPr>
          <w:p w14:paraId="268FB150" w14:textId="681DC62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71922147" w14:textId="59486105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2028: unit bisnis pertama </w:t>
            </w:r>
            <w:r w:rsidRPr="00693997">
              <w:rPr>
                <w:i/>
                <w:color w:val="000000"/>
                <w:sz w:val="17"/>
              </w:rPr>
              <w:t>online</w:t>
            </w:r>
            <w:r w:rsidRPr="00497774">
              <w:rPr>
                <w:color w:val="000000"/>
                <w:sz w:val="17"/>
              </w:rPr>
              <w:t xml:space="preserve"> · 2030: ≥70%</w:t>
            </w:r>
          </w:p>
        </w:tc>
        <w:tc>
          <w:tcPr>
            <w:tcW w:w="1415" w:type="dxa"/>
          </w:tcPr>
          <w:p w14:paraId="0E138B1F" w14:textId="48BEF141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Pengembangan</w:t>
            </w:r>
          </w:p>
        </w:tc>
        <w:tc>
          <w:tcPr>
            <w:tcW w:w="1415" w:type="dxa"/>
          </w:tcPr>
          <w:p w14:paraId="1ECCCE26" w14:textId="603A2EC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Booking</w:t>
            </w:r>
            <w:r w:rsidRPr="00497774">
              <w:rPr>
                <w:color w:val="000000"/>
                <w:sz w:val="17"/>
              </w:rPr>
              <w:t xml:space="preserve"> / </w:t>
            </w:r>
            <w:r w:rsidRPr="00693997">
              <w:rPr>
                <w:i/>
                <w:color w:val="000000"/>
                <w:sz w:val="17"/>
              </w:rPr>
              <w:t>billing</w:t>
            </w:r>
          </w:p>
        </w:tc>
      </w:tr>
      <w:tr w:rsidR="005D2FAB" w:rsidRPr="00497774" w14:paraId="1C21CEAF" w14:textId="77777777" w:rsidTr="00497774">
        <w:tc>
          <w:tcPr>
            <w:tcW w:w="1415" w:type="dxa"/>
          </w:tcPr>
          <w:p w14:paraId="43BE8743" w14:textId="3321F5F7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IT-20 </w:t>
            </w:r>
            <w:r w:rsidRPr="00693997">
              <w:rPr>
                <w:b/>
                <w:i/>
                <w:color w:val="000000"/>
                <w:sz w:val="17"/>
              </w:rPr>
              <w:t>Mobile Field Service &amp; e-Permit</w:t>
            </w:r>
          </w:p>
        </w:tc>
        <w:tc>
          <w:tcPr>
            <w:tcW w:w="1415" w:type="dxa"/>
          </w:tcPr>
          <w:p w14:paraId="7F580055" w14:textId="38E5E4DD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Izin kerja diproses digital; waktu penyelesaian </w:t>
            </w:r>
            <w:r w:rsidRPr="00693997">
              <w:rPr>
                <w:i/>
                <w:color w:val="000000"/>
                <w:sz w:val="17"/>
              </w:rPr>
              <w:t>work order</w:t>
            </w:r>
          </w:p>
        </w:tc>
        <w:tc>
          <w:tcPr>
            <w:tcW w:w="1415" w:type="dxa"/>
          </w:tcPr>
          <w:p w14:paraId="6E11CBC4" w14:textId="6689CDD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rFonts w:hint="eastAsia"/>
                <w:i/>
                <w:color w:val="000000"/>
                <w:sz w:val="17"/>
              </w:rPr>
              <w:t>e-permit</w:t>
            </w:r>
            <w:r w:rsidRPr="00497774">
              <w:rPr>
                <w:rFonts w:hint="eastAsia"/>
                <w:color w:val="000000"/>
                <w:sz w:val="17"/>
              </w:rPr>
              <w:t xml:space="preserve"> </w:t>
            </w:r>
            <w:r w:rsidRPr="00497774">
              <w:rPr>
                <w:rFonts w:hint="eastAsia"/>
                <w:color w:val="000000"/>
                <w:sz w:val="17"/>
              </w:rPr>
              <w:t>÷</w:t>
            </w:r>
            <w:r w:rsidRPr="00497774">
              <w:rPr>
                <w:rFonts w:hint="eastAsia"/>
                <w:color w:val="000000"/>
                <w:sz w:val="17"/>
              </w:rPr>
              <w:t xml:space="preserve"> total izin kerja; rata-rata jam </w:t>
            </w:r>
            <w:r w:rsidRPr="00693997">
              <w:rPr>
                <w:rFonts w:hint="eastAsia"/>
                <w:i/>
                <w:color w:val="000000"/>
                <w:sz w:val="17"/>
              </w:rPr>
              <w:t>work order</w:t>
            </w:r>
            <w:r w:rsidRPr="00497774">
              <w:rPr>
                <w:rFonts w:hint="eastAsia"/>
                <w:color w:val="000000"/>
                <w:sz w:val="17"/>
              </w:rPr>
              <w:t xml:space="preserve"> dibuka</w:t>
            </w:r>
            <w:r w:rsidRPr="00497774">
              <w:rPr>
                <w:rFonts w:hint="eastAsia"/>
                <w:color w:val="000000"/>
                <w:sz w:val="17"/>
              </w:rPr>
              <w:t>→</w:t>
            </w:r>
            <w:r w:rsidRPr="00497774">
              <w:rPr>
                <w:rFonts w:hint="eastAsia"/>
                <w:color w:val="000000"/>
                <w:sz w:val="17"/>
              </w:rPr>
              <w:t>ditutup</w:t>
            </w:r>
          </w:p>
        </w:tc>
        <w:tc>
          <w:tcPr>
            <w:tcW w:w="1415" w:type="dxa"/>
          </w:tcPr>
          <w:p w14:paraId="3BC30707" w14:textId="4FAAD65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TBD</w:t>
            </w:r>
          </w:p>
        </w:tc>
        <w:tc>
          <w:tcPr>
            <w:tcW w:w="1415" w:type="dxa"/>
          </w:tcPr>
          <w:p w14:paraId="43F175E1" w14:textId="67ECF57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2029: ≥70% · 2030: ≥90%</w:t>
            </w:r>
          </w:p>
        </w:tc>
        <w:tc>
          <w:tcPr>
            <w:tcW w:w="1415" w:type="dxa"/>
          </w:tcPr>
          <w:p w14:paraId="21440684" w14:textId="08926CE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ME&amp;F / Pengamanan</w:t>
            </w:r>
          </w:p>
        </w:tc>
        <w:tc>
          <w:tcPr>
            <w:tcW w:w="1415" w:type="dxa"/>
          </w:tcPr>
          <w:p w14:paraId="49BABE42" w14:textId="74682E4F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Mobile</w:t>
            </w:r>
            <w:r w:rsidRPr="00497774">
              <w:rPr>
                <w:color w:val="000000"/>
                <w:sz w:val="17"/>
              </w:rPr>
              <w:t xml:space="preserve"> / </w:t>
            </w:r>
            <w:r w:rsidRPr="00693997">
              <w:rPr>
                <w:i/>
                <w:color w:val="000000"/>
                <w:sz w:val="17"/>
              </w:rPr>
              <w:t>e-permit</w:t>
            </w:r>
          </w:p>
        </w:tc>
      </w:tr>
      <w:tr w:rsidR="005D2FAB" w:rsidRPr="00497774" w14:paraId="526742EB" w14:textId="77777777" w:rsidTr="00497774">
        <w:tc>
          <w:tcPr>
            <w:tcW w:w="1415" w:type="dxa"/>
          </w:tcPr>
          <w:p w14:paraId="5802C7D8" w14:textId="5BC5717A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IT-21 AI &amp; </w:t>
            </w:r>
            <w:r w:rsidRPr="00693997">
              <w:rPr>
                <w:b/>
                <w:i/>
                <w:color w:val="000000"/>
                <w:sz w:val="17"/>
              </w:rPr>
              <w:lastRenderedPageBreak/>
              <w:t>Advanced Analytics</w:t>
            </w:r>
          </w:p>
        </w:tc>
        <w:tc>
          <w:tcPr>
            <w:tcW w:w="1415" w:type="dxa"/>
          </w:tcPr>
          <w:p w14:paraId="7DB9931D" w14:textId="409F3B00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lastRenderedPageBreak/>
              <w:t>Use case</w:t>
            </w:r>
            <w:r w:rsidRPr="00497774">
              <w:rPr>
                <w:color w:val="000000"/>
                <w:sz w:val="17"/>
              </w:rPr>
              <w:t xml:space="preserve"> AI </w:t>
            </w:r>
            <w:r w:rsidRPr="00497774">
              <w:rPr>
                <w:color w:val="000000"/>
                <w:sz w:val="17"/>
              </w:rPr>
              <w:lastRenderedPageBreak/>
              <w:t xml:space="preserve">produktif; akurasi </w:t>
            </w:r>
            <w:r w:rsidRPr="00693997">
              <w:rPr>
                <w:i/>
                <w:color w:val="000000"/>
                <w:sz w:val="17"/>
              </w:rPr>
              <w:t>forecast</w:t>
            </w:r>
            <w:r w:rsidRPr="00497774">
              <w:rPr>
                <w:color w:val="000000"/>
                <w:sz w:val="17"/>
              </w:rPr>
              <w:t xml:space="preserve"> permintaan utilitas</w:t>
            </w:r>
          </w:p>
        </w:tc>
        <w:tc>
          <w:tcPr>
            <w:tcW w:w="1415" w:type="dxa"/>
          </w:tcPr>
          <w:p w14:paraId="534DC415" w14:textId="37A7352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lastRenderedPageBreak/>
              <w:t>Use case</w:t>
            </w:r>
            <w:r w:rsidRPr="00497774">
              <w:rPr>
                <w:color w:val="000000"/>
                <w:sz w:val="17"/>
              </w:rPr>
              <w:t xml:space="preserve"> lulus </w:t>
            </w:r>
            <w:r w:rsidRPr="00693997">
              <w:rPr>
                <w:i/>
                <w:color w:val="000000"/>
                <w:sz w:val="17"/>
              </w:rPr>
              <w:lastRenderedPageBreak/>
              <w:t>benefit review</w:t>
            </w:r>
            <w:r w:rsidRPr="00497774">
              <w:rPr>
                <w:color w:val="000000"/>
                <w:sz w:val="17"/>
              </w:rPr>
              <w:t>; 1 − MAPE</w:t>
            </w:r>
          </w:p>
        </w:tc>
        <w:tc>
          <w:tcPr>
            <w:tcW w:w="1415" w:type="dxa"/>
          </w:tcPr>
          <w:p w14:paraId="69683FE7" w14:textId="24AE33C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lastRenderedPageBreak/>
              <w:t>n/a</w:t>
            </w:r>
          </w:p>
        </w:tc>
        <w:tc>
          <w:tcPr>
            <w:tcW w:w="1415" w:type="dxa"/>
          </w:tcPr>
          <w:p w14:paraId="5F687ECC" w14:textId="4A05AF70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2029: 1 </w:t>
            </w:r>
            <w:r w:rsidRPr="00693997">
              <w:rPr>
                <w:i/>
                <w:color w:val="000000"/>
                <w:sz w:val="17"/>
              </w:rPr>
              <w:t xml:space="preserve">use </w:t>
            </w:r>
            <w:r w:rsidRPr="00693997">
              <w:rPr>
                <w:i/>
                <w:color w:val="000000"/>
                <w:sz w:val="17"/>
              </w:rPr>
              <w:lastRenderedPageBreak/>
              <w:t>case</w:t>
            </w:r>
            <w:r w:rsidRPr="00497774">
              <w:rPr>
                <w:color w:val="000000"/>
                <w:sz w:val="17"/>
              </w:rPr>
              <w:t xml:space="preserve"> · 2030: 3 </w:t>
            </w:r>
            <w:r w:rsidRPr="00693997">
              <w:rPr>
                <w:i/>
                <w:color w:val="000000"/>
                <w:sz w:val="17"/>
              </w:rPr>
              <w:t>use case</w:t>
            </w:r>
            <w:r w:rsidRPr="00497774">
              <w:rPr>
                <w:color w:val="000000"/>
                <w:sz w:val="17"/>
              </w:rPr>
              <w:t>, MAPE ≤10%</w:t>
            </w:r>
          </w:p>
        </w:tc>
        <w:tc>
          <w:tcPr>
            <w:tcW w:w="1415" w:type="dxa"/>
          </w:tcPr>
          <w:p w14:paraId="46D537F1" w14:textId="57283A7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lastRenderedPageBreak/>
              <w:t xml:space="preserve">SEVP </w:t>
            </w:r>
            <w:r w:rsidRPr="00693997">
              <w:rPr>
                <w:i/>
                <w:color w:val="000000"/>
                <w:sz w:val="17"/>
              </w:rPr>
              <w:t xml:space="preserve">Business </w:t>
            </w:r>
            <w:r w:rsidRPr="00693997">
              <w:rPr>
                <w:i/>
                <w:color w:val="000000"/>
                <w:sz w:val="17"/>
              </w:rPr>
              <w:lastRenderedPageBreak/>
              <w:t>Support</w:t>
            </w:r>
          </w:p>
        </w:tc>
        <w:tc>
          <w:tcPr>
            <w:tcW w:w="1415" w:type="dxa"/>
          </w:tcPr>
          <w:p w14:paraId="7CCFFE9A" w14:textId="3D58052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lastRenderedPageBreak/>
              <w:t>Data platform</w:t>
            </w:r>
          </w:p>
        </w:tc>
      </w:tr>
      <w:tr w:rsidR="005D2FAB" w:rsidRPr="00497774" w14:paraId="30E1EDEC" w14:textId="77777777" w:rsidTr="00497774">
        <w:tc>
          <w:tcPr>
            <w:tcW w:w="1415" w:type="dxa"/>
          </w:tcPr>
          <w:p w14:paraId="5E7F1DA4" w14:textId="74CB8BA7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IT-22 </w:t>
            </w:r>
            <w:r w:rsidRPr="00693997">
              <w:rPr>
                <w:b/>
                <w:i/>
                <w:color w:val="000000"/>
                <w:sz w:val="17"/>
              </w:rPr>
              <w:t>Video Analytics &amp; Drone</w:t>
            </w:r>
            <w:r w:rsidRPr="00497774">
              <w:rPr>
                <w:b/>
                <w:color w:val="000000"/>
                <w:sz w:val="17"/>
              </w:rPr>
              <w:t xml:space="preserve"> (pilot)</w:t>
            </w:r>
          </w:p>
        </w:tc>
        <w:tc>
          <w:tcPr>
            <w:tcW w:w="1415" w:type="dxa"/>
          </w:tcPr>
          <w:p w14:paraId="4DA10879" w14:textId="3FB96C9F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693997">
              <w:rPr>
                <w:i/>
                <w:color w:val="000000"/>
                <w:sz w:val="17"/>
              </w:rPr>
              <w:t>Benefit pilot</w:t>
            </w:r>
            <w:r w:rsidRPr="00497774">
              <w:rPr>
                <w:color w:val="000000"/>
                <w:sz w:val="17"/>
              </w:rPr>
              <w:t xml:space="preserve"> terbukti</w:t>
            </w:r>
          </w:p>
        </w:tc>
        <w:tc>
          <w:tcPr>
            <w:tcW w:w="1415" w:type="dxa"/>
          </w:tcPr>
          <w:p w14:paraId="35CEF960" w14:textId="4788D944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Kriteria </w:t>
            </w:r>
            <w:r w:rsidRPr="00693997">
              <w:rPr>
                <w:i/>
                <w:color w:val="000000"/>
                <w:sz w:val="17"/>
              </w:rPr>
              <w:t>benefit pilot</w:t>
            </w:r>
            <w:r w:rsidRPr="00497774">
              <w:rPr>
                <w:color w:val="000000"/>
                <w:sz w:val="17"/>
              </w:rPr>
              <w:t xml:space="preserve"> terpenuhi ÷ kriteria ditetapkan</w:t>
            </w:r>
          </w:p>
        </w:tc>
        <w:tc>
          <w:tcPr>
            <w:tcW w:w="1415" w:type="dxa"/>
          </w:tcPr>
          <w:p w14:paraId="6041B589" w14:textId="6803E6CF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n/a</w:t>
            </w:r>
          </w:p>
        </w:tc>
        <w:tc>
          <w:tcPr>
            <w:tcW w:w="1415" w:type="dxa"/>
          </w:tcPr>
          <w:p w14:paraId="53DE248E" w14:textId="78BA7C9F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2030: keputusan </w:t>
            </w:r>
            <w:r w:rsidRPr="00693997">
              <w:rPr>
                <w:i/>
                <w:color w:val="000000"/>
                <w:sz w:val="17"/>
              </w:rPr>
              <w:t>scale-up</w:t>
            </w:r>
            <w:r w:rsidRPr="00497774">
              <w:rPr>
                <w:color w:val="000000"/>
                <w:sz w:val="17"/>
              </w:rPr>
              <w:t xml:space="preserve"> / hentikan</w:t>
            </w:r>
          </w:p>
        </w:tc>
        <w:tc>
          <w:tcPr>
            <w:tcW w:w="1415" w:type="dxa"/>
          </w:tcPr>
          <w:p w14:paraId="0C2D48FC" w14:textId="254BCF68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Pengamanan</w:t>
            </w:r>
          </w:p>
        </w:tc>
        <w:tc>
          <w:tcPr>
            <w:tcW w:w="1415" w:type="dxa"/>
          </w:tcPr>
          <w:p w14:paraId="4055A684" w14:textId="686094F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Laporan pilot</w:t>
            </w:r>
          </w:p>
        </w:tc>
      </w:tr>
      <w:tr w:rsidR="005D2FAB" w:rsidRPr="00497774" w14:paraId="5FF66A25" w14:textId="77777777" w:rsidTr="00497774">
        <w:tc>
          <w:tcPr>
            <w:tcW w:w="1415" w:type="dxa"/>
          </w:tcPr>
          <w:p w14:paraId="667133A6" w14:textId="5C4056F8" w:rsidR="005D2FAB" w:rsidRPr="00497774" w:rsidRDefault="005D2FAB" w:rsidP="00497774">
            <w:pPr>
              <w:spacing w:after="40"/>
              <w:rPr>
                <w:b/>
                <w:color w:val="000000"/>
                <w:sz w:val="17"/>
              </w:rPr>
            </w:pPr>
            <w:r w:rsidRPr="00497774">
              <w:rPr>
                <w:b/>
                <w:color w:val="000000"/>
                <w:sz w:val="17"/>
              </w:rPr>
              <w:t xml:space="preserve">IT-23 </w:t>
            </w:r>
            <w:r w:rsidRPr="00693997">
              <w:rPr>
                <w:b/>
                <w:i/>
                <w:color w:val="000000"/>
                <w:sz w:val="17"/>
              </w:rPr>
              <w:t>Digital Twin</w:t>
            </w:r>
            <w:r w:rsidRPr="00497774">
              <w:rPr>
                <w:b/>
                <w:color w:val="000000"/>
                <w:sz w:val="17"/>
              </w:rPr>
              <w:t xml:space="preserve"> (studi)</w:t>
            </w:r>
          </w:p>
        </w:tc>
        <w:tc>
          <w:tcPr>
            <w:tcW w:w="1415" w:type="dxa"/>
          </w:tcPr>
          <w:p w14:paraId="1FD75AFF" w14:textId="2B55569D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Keputusan investasi berbasis studi</w:t>
            </w:r>
          </w:p>
        </w:tc>
        <w:tc>
          <w:tcPr>
            <w:tcW w:w="1415" w:type="dxa"/>
          </w:tcPr>
          <w:p w14:paraId="23CAAD7F" w14:textId="03E89BCE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Studi kelayakan selesai dan diputus IT SteerCo</w:t>
            </w:r>
          </w:p>
        </w:tc>
        <w:tc>
          <w:tcPr>
            <w:tcW w:w="1415" w:type="dxa"/>
          </w:tcPr>
          <w:p w14:paraId="316EB834" w14:textId="0DADEE5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n/a</w:t>
            </w:r>
          </w:p>
        </w:tc>
        <w:tc>
          <w:tcPr>
            <w:tcW w:w="1415" w:type="dxa"/>
          </w:tcPr>
          <w:p w14:paraId="7F9D7F46" w14:textId="649DB53B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2030: keputusan </w:t>
            </w:r>
            <w:r w:rsidRPr="00693997">
              <w:rPr>
                <w:i/>
                <w:color w:val="000000"/>
                <w:sz w:val="17"/>
              </w:rPr>
              <w:t>go</w:t>
            </w:r>
            <w:r w:rsidRPr="00497774">
              <w:rPr>
                <w:color w:val="000000"/>
                <w:sz w:val="17"/>
              </w:rPr>
              <w:t xml:space="preserve"> / </w:t>
            </w:r>
            <w:r w:rsidRPr="00693997">
              <w:rPr>
                <w:i/>
                <w:color w:val="000000"/>
                <w:sz w:val="17"/>
              </w:rPr>
              <w:t>no-go</w:t>
            </w:r>
          </w:p>
        </w:tc>
        <w:tc>
          <w:tcPr>
            <w:tcW w:w="1415" w:type="dxa"/>
          </w:tcPr>
          <w:p w14:paraId="58289F35" w14:textId="113E7DAA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 xml:space="preserve">SEVP </w:t>
            </w:r>
            <w:r w:rsidRPr="00693997">
              <w:rPr>
                <w:i/>
                <w:color w:val="000000"/>
                <w:sz w:val="17"/>
              </w:rPr>
              <w:t>Operation</w:t>
            </w:r>
          </w:p>
        </w:tc>
        <w:tc>
          <w:tcPr>
            <w:tcW w:w="1415" w:type="dxa"/>
          </w:tcPr>
          <w:p w14:paraId="29709AFB" w14:textId="2567A572" w:rsidR="005D2FAB" w:rsidRPr="00497774" w:rsidRDefault="005D2FAB" w:rsidP="00497774">
            <w:pPr>
              <w:spacing w:after="40"/>
              <w:rPr>
                <w:color w:val="000000"/>
                <w:sz w:val="17"/>
              </w:rPr>
            </w:pPr>
            <w:r w:rsidRPr="00497774">
              <w:rPr>
                <w:color w:val="000000"/>
                <w:sz w:val="17"/>
              </w:rPr>
              <w:t>Studi kelayakan</w:t>
            </w:r>
          </w:p>
        </w:tc>
      </w:tr>
    </w:tbl>
    <w:p w14:paraId="46E49D65" w14:textId="4FD7C2F5" w:rsidR="00F23000" w:rsidRPr="006F7F48" w:rsidRDefault="00F23000" w:rsidP="00F23000">
      <w:pPr>
        <w:pStyle w:val="Heading2"/>
      </w:pPr>
      <w:bookmarkStart w:id="172" w:name="_Toc242450784"/>
      <w:r w:rsidRPr="006F7F48">
        <w:t xml:space="preserve">17.9 </w:t>
      </w:r>
      <w:r w:rsidR="0036756A" w:rsidRPr="006F7F48">
        <w:t>Pemantauan Kinerja</w:t>
      </w:r>
      <w:bookmarkEnd w:id="172"/>
    </w:p>
    <w:p w14:paraId="3C4BBFEA" w14:textId="410E386B" w:rsidR="00F23000" w:rsidRPr="006F7F48" w:rsidRDefault="00F23000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Portfolio </w:t>
      </w:r>
      <w:r w:rsidRPr="00693997">
        <w:rPr>
          <w:i/>
          <w:color w:val="000000"/>
        </w:rPr>
        <w:t>dashboard</w:t>
      </w:r>
      <w:r w:rsidRPr="006F7F48">
        <w:rPr>
          <w:color w:val="000000"/>
        </w:rPr>
        <w:t xml:space="preserve"> bulanan: kemajuan </w:t>
      </w:r>
      <w:r w:rsidRPr="00693997">
        <w:rPr>
          <w:i/>
          <w:color w:val="000000"/>
        </w:rPr>
        <w:t>milestone</w:t>
      </w:r>
      <w:r w:rsidRPr="006F7F48">
        <w:rPr>
          <w:color w:val="000000"/>
        </w:rPr>
        <w:t xml:space="preserve">, anggaran vs realisasi, risiko &amp; isu, KPI </w:t>
      </w:r>
      <w:r w:rsidRPr="00693997">
        <w:rPr>
          <w:i/>
          <w:color w:val="000000"/>
        </w:rPr>
        <w:t>scorecard</w:t>
      </w:r>
      <w:r w:rsidRPr="006F7F48">
        <w:rPr>
          <w:color w:val="000000"/>
        </w:rPr>
        <w:t xml:space="preserve">, dan </w:t>
      </w:r>
      <w:r w:rsidRPr="00693997">
        <w:rPr>
          <w:i/>
          <w:color w:val="000000"/>
        </w:rPr>
        <w:t>benefit</w:t>
      </w:r>
      <w:r w:rsidRPr="006F7F48">
        <w:rPr>
          <w:color w:val="000000"/>
        </w:rPr>
        <w:t xml:space="preserve"> yang telah direalisasikan.</w:t>
      </w:r>
    </w:p>
    <w:p w14:paraId="27B4946D" w14:textId="77777777" w:rsidR="00795D5A" w:rsidRPr="006F7F48" w:rsidRDefault="00795D5A" w:rsidP="003A684B">
      <w:pPr>
        <w:sectPr w:rsidR="00795D5A" w:rsidRPr="006F7F48" w:rsidSect="00034616">
          <w:pgSz w:w="12240" w:h="15840"/>
          <w:pgMar w:top="1247" w:right="1134" w:bottom="1134" w:left="1417" w:header="720" w:footer="720" w:gutter="0"/>
          <w:cols w:space="720"/>
          <w:docGrid w:linePitch="360"/>
        </w:sectPr>
      </w:pPr>
    </w:p>
    <w:p w14:paraId="3904A3BC" w14:textId="53ABDFC0" w:rsidR="00F23000" w:rsidRPr="006F7F48" w:rsidRDefault="00F23000" w:rsidP="00F23000">
      <w:pPr>
        <w:pStyle w:val="Heading1"/>
      </w:pPr>
      <w:bookmarkStart w:id="173" w:name="_Toc242450785"/>
      <w:r w:rsidRPr="006F7F48">
        <w:lastRenderedPageBreak/>
        <w:t xml:space="preserve">BAB 18 — </w:t>
      </w:r>
      <w:r w:rsidR="0036756A" w:rsidRPr="006F7F48">
        <w:t xml:space="preserve">KPI DAN </w:t>
      </w:r>
      <w:r w:rsidR="0036756A" w:rsidRPr="00693997">
        <w:rPr>
          <w:i/>
        </w:rPr>
        <w:t>SCORECARD</w:t>
      </w:r>
      <w:r w:rsidR="0036756A" w:rsidRPr="006F7F48">
        <w:t xml:space="preserve"> STRATEGIS</w:t>
      </w:r>
      <w:bookmarkEnd w:id="173"/>
    </w:p>
    <w:p w14:paraId="0CAD67ED" w14:textId="7378AE09" w:rsidR="00F23000" w:rsidRPr="006F7F48" w:rsidRDefault="00F23000" w:rsidP="00640BA1">
      <w:pPr>
        <w:jc w:val="both"/>
        <w:rPr>
          <w:color w:val="000000"/>
        </w:rPr>
      </w:pPr>
      <w:r w:rsidRPr="00693997">
        <w:rPr>
          <w:i/>
          <w:color w:val="000000"/>
        </w:rPr>
        <w:t>Baseline</w:t>
      </w:r>
      <w:r w:rsidRPr="006F7F48">
        <w:rPr>
          <w:color w:val="000000"/>
        </w:rPr>
        <w:t xml:space="preserve"> KPI belum terukur [TBD]; pengukuran </w:t>
      </w:r>
      <w:r w:rsidRPr="00693997">
        <w:rPr>
          <w:i/>
          <w:color w:val="000000"/>
        </w:rPr>
        <w:t>baseline</w:t>
      </w:r>
      <w:r w:rsidRPr="006F7F48">
        <w:rPr>
          <w:color w:val="000000"/>
        </w:rPr>
        <w:t xml:space="preserve"> adalah </w:t>
      </w:r>
      <w:r w:rsidRPr="00693997">
        <w:rPr>
          <w:i/>
          <w:color w:val="000000"/>
        </w:rPr>
        <w:t>deliverable</w:t>
      </w:r>
      <w:r w:rsidRPr="006F7F48">
        <w:rPr>
          <w:color w:val="000000"/>
        </w:rPr>
        <w:t xml:space="preserve"> 100 hari pertama. Target bersifat [REC] dan dikalibrasi setelah </w:t>
      </w:r>
      <w:r w:rsidRPr="00693997">
        <w:rPr>
          <w:i/>
          <w:color w:val="000000"/>
        </w:rPr>
        <w:t>baseline</w:t>
      </w:r>
      <w:r w:rsidRPr="006F7F48">
        <w:rPr>
          <w:color w:val="000000"/>
        </w:rPr>
        <w:t xml:space="preserve"> tersedia.</w:t>
      </w:r>
    </w:p>
    <w:p w14:paraId="2CD6B52F" w14:textId="77777777" w:rsidR="0040399C" w:rsidRPr="006F7F48" w:rsidRDefault="0040399C" w:rsidP="0040399C">
      <w:pPr>
        <w:pStyle w:val="Heading2"/>
        <w:rPr>
          <w:rFonts w:cs="Calibri"/>
        </w:rPr>
      </w:pPr>
      <w:bookmarkStart w:id="174" w:name="_Toc242450786"/>
      <w:r w:rsidRPr="006F7F48">
        <w:rPr>
          <w:rFonts w:cs="Calibri"/>
        </w:rPr>
        <w:t xml:space="preserve">18.1 IT </w:t>
      </w:r>
      <w:r w:rsidRPr="00693997">
        <w:rPr>
          <w:rFonts w:cs="Calibri"/>
          <w:i/>
        </w:rPr>
        <w:t>Balanced Scorecard</w:t>
      </w:r>
      <w:bookmarkEnd w:id="174"/>
    </w:p>
    <w:p w14:paraId="650921DF" w14:textId="1A82F3FB" w:rsidR="00F23000" w:rsidRDefault="00F23000" w:rsidP="00640BA1">
      <w:pPr>
        <w:spacing w:before="160" w:after="60"/>
        <w:jc w:val="both"/>
        <w:rPr>
          <w:b/>
          <w:color w:val="1F4E78"/>
          <w:sz w:val="18"/>
        </w:rPr>
      </w:pPr>
      <w:r w:rsidRPr="00693997">
        <w:rPr>
          <w:b/>
          <w:i/>
          <w:color w:val="1F4E78"/>
          <w:sz w:val="18"/>
        </w:rPr>
        <w:t>Exhibit</w:t>
      </w:r>
      <w:r w:rsidRPr="00F23000">
        <w:rPr>
          <w:b/>
          <w:color w:val="1F4E78"/>
          <w:sz w:val="18"/>
        </w:rPr>
        <w:t xml:space="preserve"> 18.1 — IT </w:t>
      </w:r>
      <w:r w:rsidRPr="00693997">
        <w:rPr>
          <w:b/>
          <w:i/>
          <w:color w:val="1F4E78"/>
          <w:sz w:val="18"/>
        </w:rPr>
        <w:t>Balanced Scorecard</w:t>
      </w:r>
    </w:p>
    <w:tbl>
      <w:tblPr>
        <w:tblStyle w:val="TableGrid"/>
        <w:tblW w:w="13440" w:type="dxa"/>
        <w:tblLook w:val="04A0" w:firstRow="1" w:lastRow="0" w:firstColumn="1" w:lastColumn="0" w:noHBand="0" w:noVBand="1"/>
      </w:tblPr>
      <w:tblGrid>
        <w:gridCol w:w="1443"/>
        <w:gridCol w:w="1482"/>
        <w:gridCol w:w="1444"/>
        <w:gridCol w:w="1528"/>
        <w:gridCol w:w="1449"/>
        <w:gridCol w:w="1445"/>
        <w:gridCol w:w="1445"/>
        <w:gridCol w:w="1445"/>
        <w:gridCol w:w="1759"/>
      </w:tblGrid>
      <w:tr w:rsidR="00F23000" w:rsidRPr="00F23000" w14:paraId="3DAC77E8" w14:textId="77777777" w:rsidTr="0006352E">
        <w:trPr>
          <w:tblHeader/>
        </w:trPr>
        <w:tc>
          <w:tcPr>
            <w:tcW w:w="1100" w:type="dxa"/>
            <w:shd w:val="clear" w:color="17365D" w:fill="17365D"/>
          </w:tcPr>
          <w:p w14:paraId="10BEBC1D" w14:textId="724A2E49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Perspektif</w:t>
            </w:r>
          </w:p>
        </w:tc>
        <w:tc>
          <w:tcPr>
            <w:tcW w:w="1100" w:type="dxa"/>
            <w:shd w:val="clear" w:color="17365D" w:fill="17365D"/>
          </w:tcPr>
          <w:p w14:paraId="00436055" w14:textId="22DEAD8B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1100" w:type="dxa"/>
            <w:shd w:val="clear" w:color="17365D" w:fill="17365D"/>
          </w:tcPr>
          <w:p w14:paraId="33D34E68" w14:textId="53B46D1C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93997">
              <w:rPr>
                <w:b/>
                <w:i/>
                <w:color w:val="FFFFFF"/>
                <w:sz w:val="16"/>
              </w:rPr>
              <w:t>Definition</w:t>
            </w:r>
          </w:p>
        </w:tc>
        <w:tc>
          <w:tcPr>
            <w:tcW w:w="1100" w:type="dxa"/>
            <w:shd w:val="clear" w:color="17365D" w:fill="17365D"/>
          </w:tcPr>
          <w:p w14:paraId="4C73C818" w14:textId="4BCAAD2D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Formula</w:t>
            </w:r>
          </w:p>
        </w:tc>
        <w:tc>
          <w:tcPr>
            <w:tcW w:w="1101" w:type="dxa"/>
            <w:shd w:val="clear" w:color="17365D" w:fill="17365D"/>
          </w:tcPr>
          <w:p w14:paraId="10D0208E" w14:textId="396287AA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93997">
              <w:rPr>
                <w:b/>
                <w:i/>
                <w:color w:val="FFFFFF"/>
                <w:sz w:val="16"/>
              </w:rPr>
              <w:t>Baseline</w:t>
            </w:r>
          </w:p>
        </w:tc>
        <w:tc>
          <w:tcPr>
            <w:tcW w:w="1101" w:type="dxa"/>
            <w:shd w:val="clear" w:color="17365D" w:fill="17365D"/>
          </w:tcPr>
          <w:p w14:paraId="1B7DA747" w14:textId="13FB6951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Target 2030</w:t>
            </w:r>
          </w:p>
        </w:tc>
        <w:tc>
          <w:tcPr>
            <w:tcW w:w="1101" w:type="dxa"/>
            <w:shd w:val="clear" w:color="17365D" w:fill="17365D"/>
          </w:tcPr>
          <w:p w14:paraId="3E871168" w14:textId="2F03F2C3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93997">
              <w:rPr>
                <w:b/>
                <w:i/>
                <w:color w:val="FFFFFF"/>
                <w:sz w:val="16"/>
              </w:rPr>
              <w:t>Frequency</w:t>
            </w:r>
          </w:p>
        </w:tc>
        <w:tc>
          <w:tcPr>
            <w:tcW w:w="1101" w:type="dxa"/>
            <w:shd w:val="clear" w:color="17365D" w:fill="17365D"/>
          </w:tcPr>
          <w:p w14:paraId="5EB3889D" w14:textId="4584EE5E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93997">
              <w:rPr>
                <w:b/>
                <w:i/>
                <w:color w:val="FFFFFF"/>
                <w:sz w:val="16"/>
              </w:rPr>
              <w:t>Owner</w:t>
            </w:r>
          </w:p>
        </w:tc>
        <w:tc>
          <w:tcPr>
            <w:tcW w:w="1101" w:type="dxa"/>
            <w:shd w:val="clear" w:color="17365D" w:fill="17365D"/>
          </w:tcPr>
          <w:p w14:paraId="288CD3F7" w14:textId="17B96996" w:rsidR="00F23000" w:rsidRPr="006F7F48" w:rsidRDefault="00F23000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93997">
              <w:rPr>
                <w:b/>
                <w:i/>
                <w:color w:val="FFFFFF"/>
                <w:sz w:val="16"/>
              </w:rPr>
              <w:t>Data source</w:t>
            </w:r>
          </w:p>
        </w:tc>
      </w:tr>
      <w:tr w:rsidR="00F23000" w:rsidRPr="00F23000" w14:paraId="1E067EC2" w14:textId="77777777" w:rsidTr="0006352E">
        <w:tc>
          <w:tcPr>
            <w:tcW w:w="1100" w:type="dxa"/>
            <w:shd w:val="clear" w:color="DDEBF7" w:fill="DDEBF7"/>
          </w:tcPr>
          <w:p w14:paraId="1C80DC92" w14:textId="3F146660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Business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Stakeholder</w:t>
            </w:r>
          </w:p>
        </w:tc>
        <w:tc>
          <w:tcPr>
            <w:tcW w:w="1100" w:type="dxa"/>
          </w:tcPr>
          <w:p w14:paraId="169A85FD" w14:textId="0CA8444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Kepuasan </w:t>
            </w:r>
            <w:r w:rsidRPr="00693997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 atas layanan digital</w:t>
            </w:r>
          </w:p>
        </w:tc>
        <w:tc>
          <w:tcPr>
            <w:tcW w:w="1100" w:type="dxa"/>
          </w:tcPr>
          <w:p w14:paraId="4112F02F" w14:textId="2E4FEB47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% responden puas</w:t>
            </w:r>
          </w:p>
        </w:tc>
        <w:tc>
          <w:tcPr>
            <w:tcW w:w="1100" w:type="dxa"/>
          </w:tcPr>
          <w:p w14:paraId="0E951A89" w14:textId="4B01BEF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Responden puas ÷ total responden</w:t>
            </w:r>
          </w:p>
        </w:tc>
        <w:tc>
          <w:tcPr>
            <w:tcW w:w="1101" w:type="dxa"/>
          </w:tcPr>
          <w:p w14:paraId="0927BCFC" w14:textId="1D07B7BD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5489C066" w14:textId="4C20955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≥81% [F, RJPP]</w:t>
            </w:r>
          </w:p>
        </w:tc>
        <w:tc>
          <w:tcPr>
            <w:tcW w:w="1101" w:type="dxa"/>
          </w:tcPr>
          <w:p w14:paraId="43A6F361" w14:textId="190F0A7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Tahunan</w:t>
            </w:r>
          </w:p>
        </w:tc>
        <w:tc>
          <w:tcPr>
            <w:tcW w:w="1101" w:type="dxa"/>
          </w:tcPr>
          <w:p w14:paraId="76D3A069" w14:textId="711176D5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Pemasaran &amp; Penjualan</w:t>
            </w:r>
          </w:p>
        </w:tc>
        <w:tc>
          <w:tcPr>
            <w:tcW w:w="1101" w:type="dxa"/>
          </w:tcPr>
          <w:p w14:paraId="2FBDC39F" w14:textId="4608B00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Survei </w:t>
            </w:r>
            <w:r w:rsidRPr="00693997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 / CRM</w:t>
            </w:r>
          </w:p>
        </w:tc>
      </w:tr>
      <w:tr w:rsidR="00F23000" w:rsidRPr="00F23000" w14:paraId="08086A86" w14:textId="77777777" w:rsidTr="0006352E">
        <w:tc>
          <w:tcPr>
            <w:tcW w:w="1100" w:type="dxa"/>
            <w:shd w:val="clear" w:color="DDEBF7" w:fill="DDEBF7"/>
          </w:tcPr>
          <w:p w14:paraId="7A39A3B4" w14:textId="5655F6E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Business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Stakeholder</w:t>
            </w:r>
          </w:p>
        </w:tc>
        <w:tc>
          <w:tcPr>
            <w:tcW w:w="1100" w:type="dxa"/>
          </w:tcPr>
          <w:p w14:paraId="104A1852" w14:textId="3AEDC72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Layanan </w:t>
            </w:r>
            <w:r w:rsidRPr="00693997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 tersedia </w:t>
            </w:r>
            <w:r w:rsidRPr="00693997">
              <w:rPr>
                <w:i/>
                <w:color w:val="000000"/>
                <w:sz w:val="16"/>
              </w:rPr>
              <w:t>online</w:t>
            </w:r>
          </w:p>
        </w:tc>
        <w:tc>
          <w:tcPr>
            <w:tcW w:w="1100" w:type="dxa"/>
          </w:tcPr>
          <w:p w14:paraId="0593B2DF" w14:textId="4EFDBE5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layanan katalog </w:t>
            </w:r>
            <w:r w:rsidRPr="00693997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 dapat diajukan </w:t>
            </w:r>
            <w:r w:rsidRPr="00693997">
              <w:rPr>
                <w:i/>
                <w:color w:val="000000"/>
                <w:sz w:val="16"/>
              </w:rPr>
              <w:t>online</w:t>
            </w:r>
          </w:p>
        </w:tc>
        <w:tc>
          <w:tcPr>
            <w:tcW w:w="1100" w:type="dxa"/>
          </w:tcPr>
          <w:p w14:paraId="0E41C784" w14:textId="777CF383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Layanan </w:t>
            </w:r>
            <w:r w:rsidRPr="00693997">
              <w:rPr>
                <w:i/>
                <w:color w:val="000000"/>
                <w:sz w:val="16"/>
              </w:rPr>
              <w:t>online</w:t>
            </w:r>
            <w:r w:rsidRPr="006F7F48">
              <w:rPr>
                <w:color w:val="000000"/>
                <w:sz w:val="16"/>
              </w:rPr>
              <w:t xml:space="preserve"> ÷ total layanan </w:t>
            </w:r>
            <w:r w:rsidRPr="00693997">
              <w:rPr>
                <w:i/>
                <w:color w:val="000000"/>
                <w:sz w:val="16"/>
              </w:rPr>
              <w:t>tenant</w:t>
            </w:r>
          </w:p>
        </w:tc>
        <w:tc>
          <w:tcPr>
            <w:tcW w:w="1101" w:type="dxa"/>
          </w:tcPr>
          <w:p w14:paraId="0C8FD6C4" w14:textId="0F96E0D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052EDF72" w14:textId="2A3CD33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≥80%</w:t>
            </w:r>
          </w:p>
        </w:tc>
        <w:tc>
          <w:tcPr>
            <w:tcW w:w="1101" w:type="dxa"/>
          </w:tcPr>
          <w:p w14:paraId="723EBB67" w14:textId="7A7F3AB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Triwulanan</w:t>
            </w:r>
          </w:p>
        </w:tc>
        <w:tc>
          <w:tcPr>
            <w:tcW w:w="1101" w:type="dxa"/>
          </w:tcPr>
          <w:p w14:paraId="6BA857F3" w14:textId="7DFC93F5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1101" w:type="dxa"/>
          </w:tcPr>
          <w:p w14:paraId="3442F6F2" w14:textId="5DC52C97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Service catalogue</w:t>
            </w:r>
          </w:p>
        </w:tc>
      </w:tr>
      <w:tr w:rsidR="00F23000" w:rsidRPr="00F23000" w14:paraId="6F0F2874" w14:textId="77777777" w:rsidTr="0006352E">
        <w:tc>
          <w:tcPr>
            <w:tcW w:w="1100" w:type="dxa"/>
            <w:shd w:val="clear" w:color="E2EFDA" w:fill="E2EFDA"/>
          </w:tcPr>
          <w:p w14:paraId="45EB4A88" w14:textId="704C902B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Financial</w:t>
            </w:r>
          </w:p>
        </w:tc>
        <w:tc>
          <w:tcPr>
            <w:tcW w:w="1100" w:type="dxa"/>
          </w:tcPr>
          <w:p w14:paraId="6E97118E" w14:textId="4443B05D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Billing accuracy</w:t>
            </w:r>
            <w:r w:rsidRPr="006F7F48">
              <w:rPr>
                <w:color w:val="000000"/>
                <w:sz w:val="16"/>
              </w:rPr>
              <w:t xml:space="preserve"> utilitas</w:t>
            </w:r>
          </w:p>
        </w:tc>
        <w:tc>
          <w:tcPr>
            <w:tcW w:w="1100" w:type="dxa"/>
          </w:tcPr>
          <w:p w14:paraId="34895FBC" w14:textId="73D1CB7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% tagihan tanpa koreksi</w:t>
            </w:r>
          </w:p>
        </w:tc>
        <w:tc>
          <w:tcPr>
            <w:tcW w:w="1100" w:type="dxa"/>
          </w:tcPr>
          <w:p w14:paraId="152A7F66" w14:textId="5277220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1 − (tagihan dikoreksi ÷ total tagihan)</w:t>
            </w:r>
          </w:p>
        </w:tc>
        <w:tc>
          <w:tcPr>
            <w:tcW w:w="1101" w:type="dxa"/>
          </w:tcPr>
          <w:p w14:paraId="1A662634" w14:textId="3F60DD7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5BD44A91" w14:textId="021D6BFD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≥99%</w:t>
            </w:r>
          </w:p>
        </w:tc>
        <w:tc>
          <w:tcPr>
            <w:tcW w:w="1101" w:type="dxa"/>
          </w:tcPr>
          <w:p w14:paraId="7A3D86EC" w14:textId="3DC47425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Bulanan</w:t>
            </w:r>
          </w:p>
        </w:tc>
        <w:tc>
          <w:tcPr>
            <w:tcW w:w="1101" w:type="dxa"/>
          </w:tcPr>
          <w:p w14:paraId="256DFB4E" w14:textId="34A881D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Keuangan</w:t>
            </w:r>
          </w:p>
        </w:tc>
        <w:tc>
          <w:tcPr>
            <w:tcW w:w="1101" w:type="dxa"/>
          </w:tcPr>
          <w:p w14:paraId="074EA4A6" w14:textId="3F8AE4A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Meter-to-cash</w:t>
            </w:r>
          </w:p>
        </w:tc>
      </w:tr>
      <w:tr w:rsidR="00F23000" w:rsidRPr="00F23000" w14:paraId="5C8B5AAA" w14:textId="77777777" w:rsidTr="0006352E">
        <w:tc>
          <w:tcPr>
            <w:tcW w:w="1100" w:type="dxa"/>
            <w:shd w:val="clear" w:color="E2EFDA" w:fill="E2EFDA"/>
          </w:tcPr>
          <w:p w14:paraId="338FD42A" w14:textId="4E720387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Financial</w:t>
            </w:r>
          </w:p>
        </w:tc>
        <w:tc>
          <w:tcPr>
            <w:tcW w:w="1100" w:type="dxa"/>
          </w:tcPr>
          <w:p w14:paraId="2FCB29FF" w14:textId="06FE225F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Realisasi </w:t>
            </w:r>
            <w:r w:rsidRPr="00693997">
              <w:rPr>
                <w:i/>
                <w:color w:val="000000"/>
                <w:sz w:val="16"/>
              </w:rPr>
              <w:t>benefit</w:t>
            </w:r>
            <w:r w:rsidRPr="006F7F48">
              <w:rPr>
                <w:color w:val="000000"/>
                <w:sz w:val="16"/>
              </w:rPr>
              <w:t xml:space="preserve"> portfolio</w:t>
            </w:r>
          </w:p>
        </w:tc>
        <w:tc>
          <w:tcPr>
            <w:tcW w:w="1100" w:type="dxa"/>
          </w:tcPr>
          <w:p w14:paraId="2016F434" w14:textId="5E793F3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</w:t>
            </w:r>
            <w:r w:rsidRPr="00693997">
              <w:rPr>
                <w:i/>
                <w:color w:val="000000"/>
                <w:sz w:val="16"/>
              </w:rPr>
              <w:t>benefit</w:t>
            </w:r>
            <w:r w:rsidRPr="006F7F48">
              <w:rPr>
                <w:color w:val="000000"/>
                <w:sz w:val="16"/>
              </w:rPr>
              <w:t xml:space="preserve"> terencana yang tercapai</w:t>
            </w:r>
          </w:p>
        </w:tc>
        <w:tc>
          <w:tcPr>
            <w:tcW w:w="1100" w:type="dxa"/>
          </w:tcPr>
          <w:p w14:paraId="2BA33D31" w14:textId="6C7A533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Benefit</w:t>
            </w:r>
            <w:r w:rsidRPr="006F7F48">
              <w:rPr>
                <w:color w:val="000000"/>
                <w:sz w:val="16"/>
              </w:rPr>
              <w:t xml:space="preserve"> tercapai ÷ </w:t>
            </w:r>
            <w:r w:rsidRPr="00693997">
              <w:rPr>
                <w:i/>
                <w:color w:val="000000"/>
                <w:sz w:val="16"/>
              </w:rPr>
              <w:t>benefit</w:t>
            </w:r>
            <w:r w:rsidRPr="006F7F48">
              <w:rPr>
                <w:color w:val="000000"/>
                <w:sz w:val="16"/>
              </w:rPr>
              <w:t xml:space="preserve"> di </w:t>
            </w:r>
            <w:r w:rsidRPr="00693997">
              <w:rPr>
                <w:i/>
                <w:color w:val="000000"/>
                <w:sz w:val="16"/>
              </w:rPr>
              <w:t>business case</w:t>
            </w:r>
          </w:p>
        </w:tc>
        <w:tc>
          <w:tcPr>
            <w:tcW w:w="1101" w:type="dxa"/>
          </w:tcPr>
          <w:p w14:paraId="306F5386" w14:textId="2BD6DD4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n/a</w:t>
            </w:r>
          </w:p>
        </w:tc>
        <w:tc>
          <w:tcPr>
            <w:tcW w:w="1101" w:type="dxa"/>
          </w:tcPr>
          <w:p w14:paraId="39E40389" w14:textId="6CF3386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≥80%</w:t>
            </w:r>
          </w:p>
        </w:tc>
        <w:tc>
          <w:tcPr>
            <w:tcW w:w="1101" w:type="dxa"/>
          </w:tcPr>
          <w:p w14:paraId="7B688006" w14:textId="49C83BFC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Semesteran</w:t>
            </w:r>
          </w:p>
        </w:tc>
        <w:tc>
          <w:tcPr>
            <w:tcW w:w="1101" w:type="dxa"/>
          </w:tcPr>
          <w:p w14:paraId="73045D8A" w14:textId="21B2079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 SteerCo</w:t>
            </w:r>
          </w:p>
        </w:tc>
        <w:tc>
          <w:tcPr>
            <w:tcW w:w="1101" w:type="dxa"/>
          </w:tcPr>
          <w:p w14:paraId="09855E9D" w14:textId="45DA0BE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Benefit register</w:t>
            </w:r>
          </w:p>
        </w:tc>
      </w:tr>
      <w:tr w:rsidR="00F23000" w:rsidRPr="00F23000" w14:paraId="1F8D1B17" w14:textId="77777777" w:rsidTr="0006352E">
        <w:tc>
          <w:tcPr>
            <w:tcW w:w="1100" w:type="dxa"/>
            <w:shd w:val="clear" w:color="E2EFDA" w:fill="E2EFDA"/>
          </w:tcPr>
          <w:p w14:paraId="69221D59" w14:textId="5907E49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Financial</w:t>
            </w:r>
          </w:p>
        </w:tc>
        <w:tc>
          <w:tcPr>
            <w:tcW w:w="1100" w:type="dxa"/>
          </w:tcPr>
          <w:p w14:paraId="5CCCC742" w14:textId="1ED9C48F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Bauran </w:t>
            </w:r>
            <w:r w:rsidRPr="00693997">
              <w:rPr>
                <w:i/>
                <w:color w:val="000000"/>
                <w:sz w:val="16"/>
              </w:rPr>
              <w:t>Transform</w:t>
            </w:r>
          </w:p>
        </w:tc>
        <w:tc>
          <w:tcPr>
            <w:tcW w:w="1100" w:type="dxa"/>
          </w:tcPr>
          <w:p w14:paraId="37050658" w14:textId="235668E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anggaran TI untuk </w:t>
            </w:r>
            <w:r w:rsidRPr="00693997">
              <w:rPr>
                <w:i/>
                <w:color w:val="000000"/>
                <w:sz w:val="16"/>
              </w:rPr>
              <w:t>Transform</w:t>
            </w:r>
          </w:p>
        </w:tc>
        <w:tc>
          <w:tcPr>
            <w:tcW w:w="1100" w:type="dxa"/>
          </w:tcPr>
          <w:p w14:paraId="56D12FDD" w14:textId="450366A5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Anggaran </w:t>
            </w:r>
            <w:r w:rsidRPr="00693997">
              <w:rPr>
                <w:i/>
                <w:color w:val="000000"/>
                <w:sz w:val="16"/>
              </w:rPr>
              <w:t>Transform</w:t>
            </w:r>
            <w:r w:rsidRPr="006F7F48">
              <w:rPr>
                <w:color w:val="000000"/>
                <w:sz w:val="16"/>
              </w:rPr>
              <w:t xml:space="preserve"> ÷ total anggaran TI</w:t>
            </w:r>
          </w:p>
        </w:tc>
        <w:tc>
          <w:tcPr>
            <w:tcW w:w="1101" w:type="dxa"/>
          </w:tcPr>
          <w:p w14:paraId="32261F95" w14:textId="2E85A40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7B9658FD" w14:textId="57F2837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30% (2030)</w:t>
            </w:r>
          </w:p>
        </w:tc>
        <w:tc>
          <w:tcPr>
            <w:tcW w:w="1101" w:type="dxa"/>
          </w:tcPr>
          <w:p w14:paraId="51E0D526" w14:textId="0DA9A3A1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Tahunan</w:t>
            </w:r>
          </w:p>
        </w:tc>
        <w:tc>
          <w:tcPr>
            <w:tcW w:w="1101" w:type="dxa"/>
          </w:tcPr>
          <w:p w14:paraId="395DFA95" w14:textId="3FF70A97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1101" w:type="dxa"/>
          </w:tcPr>
          <w:p w14:paraId="6562EF8F" w14:textId="035E180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RKAP TI</w:t>
            </w:r>
          </w:p>
        </w:tc>
      </w:tr>
      <w:tr w:rsidR="00F23000" w:rsidRPr="00F23000" w14:paraId="477C18FA" w14:textId="77777777" w:rsidTr="0006352E">
        <w:tc>
          <w:tcPr>
            <w:tcW w:w="1100" w:type="dxa"/>
            <w:shd w:val="clear" w:color="FFF2CC" w:fill="FFF2CC"/>
          </w:tcPr>
          <w:p w14:paraId="0355088B" w14:textId="4BCD725B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Operational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Service</w:t>
            </w:r>
          </w:p>
        </w:tc>
        <w:tc>
          <w:tcPr>
            <w:tcW w:w="1100" w:type="dxa"/>
          </w:tcPr>
          <w:p w14:paraId="70355F09" w14:textId="23A8D96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Ketersediaan layanan </w:t>
            </w:r>
            <w:r w:rsidRPr="00693997">
              <w:rPr>
                <w:i/>
                <w:color w:val="000000"/>
                <w:sz w:val="16"/>
              </w:rPr>
              <w:t>Tier</w:t>
            </w:r>
            <w:r w:rsidRPr="006F7F48">
              <w:rPr>
                <w:color w:val="000000"/>
                <w:sz w:val="16"/>
              </w:rPr>
              <w:t xml:space="preserve"> 1</w:t>
            </w:r>
          </w:p>
        </w:tc>
        <w:tc>
          <w:tcPr>
            <w:tcW w:w="1100" w:type="dxa"/>
          </w:tcPr>
          <w:p w14:paraId="4A8BD25C" w14:textId="1FA96E8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</w:t>
            </w:r>
            <w:r w:rsidRPr="00693997">
              <w:rPr>
                <w:i/>
                <w:color w:val="000000"/>
                <w:sz w:val="16"/>
              </w:rPr>
              <w:t>uptime</w:t>
            </w:r>
          </w:p>
        </w:tc>
        <w:tc>
          <w:tcPr>
            <w:tcW w:w="1100" w:type="dxa"/>
          </w:tcPr>
          <w:p w14:paraId="7111E803" w14:textId="4201312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Uptime</w:t>
            </w:r>
            <w:r w:rsidRPr="006F7F48">
              <w:rPr>
                <w:color w:val="000000"/>
                <w:sz w:val="16"/>
              </w:rPr>
              <w:t xml:space="preserve"> ÷ waktu layanan terjadwal</w:t>
            </w:r>
          </w:p>
        </w:tc>
        <w:tc>
          <w:tcPr>
            <w:tcW w:w="1101" w:type="dxa"/>
          </w:tcPr>
          <w:p w14:paraId="56FEBE10" w14:textId="42C7099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05CE5923" w14:textId="68C7EC0D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≥99,5%</w:t>
            </w:r>
          </w:p>
        </w:tc>
        <w:tc>
          <w:tcPr>
            <w:tcW w:w="1101" w:type="dxa"/>
          </w:tcPr>
          <w:p w14:paraId="583E47B7" w14:textId="58B794C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Bulanan</w:t>
            </w:r>
          </w:p>
        </w:tc>
        <w:tc>
          <w:tcPr>
            <w:tcW w:w="1101" w:type="dxa"/>
          </w:tcPr>
          <w:p w14:paraId="68521391" w14:textId="15D358E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IT </w:t>
            </w:r>
            <w:r w:rsidRPr="00693997">
              <w:rPr>
                <w:i/>
                <w:color w:val="000000"/>
                <w:sz w:val="16"/>
              </w:rPr>
              <w:t>Service Manager</w:t>
            </w:r>
          </w:p>
        </w:tc>
        <w:tc>
          <w:tcPr>
            <w:tcW w:w="1101" w:type="dxa"/>
          </w:tcPr>
          <w:p w14:paraId="2FC58495" w14:textId="6806821D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Monitoring</w:t>
            </w:r>
            <w:r w:rsidRPr="006F7F48">
              <w:rPr>
                <w:color w:val="000000"/>
                <w:sz w:val="16"/>
              </w:rPr>
              <w:t>/ITSM</w:t>
            </w:r>
          </w:p>
        </w:tc>
      </w:tr>
      <w:tr w:rsidR="00F23000" w:rsidRPr="00F23000" w14:paraId="610995BD" w14:textId="77777777" w:rsidTr="0006352E">
        <w:tc>
          <w:tcPr>
            <w:tcW w:w="1100" w:type="dxa"/>
            <w:shd w:val="clear" w:color="FFF2CC" w:fill="FFF2CC"/>
          </w:tcPr>
          <w:p w14:paraId="7ED70848" w14:textId="5CBA777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Operational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Service</w:t>
            </w:r>
          </w:p>
        </w:tc>
        <w:tc>
          <w:tcPr>
            <w:tcW w:w="1100" w:type="dxa"/>
          </w:tcPr>
          <w:p w14:paraId="1A65ADB7" w14:textId="7885DD67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Pencapaian SLA</w:t>
            </w:r>
          </w:p>
        </w:tc>
        <w:tc>
          <w:tcPr>
            <w:tcW w:w="1100" w:type="dxa"/>
          </w:tcPr>
          <w:p w14:paraId="49C60D30" w14:textId="428BBC11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% tiket memenuhi SLA</w:t>
            </w:r>
          </w:p>
        </w:tc>
        <w:tc>
          <w:tcPr>
            <w:tcW w:w="1100" w:type="dxa"/>
          </w:tcPr>
          <w:p w14:paraId="4DF4BDC2" w14:textId="05BAB790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Tiket dalam SLA ÷ total tiket</w:t>
            </w:r>
          </w:p>
        </w:tc>
        <w:tc>
          <w:tcPr>
            <w:tcW w:w="1101" w:type="dxa"/>
          </w:tcPr>
          <w:p w14:paraId="412094B7" w14:textId="6720CB8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19F61723" w14:textId="702DE1EC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≥90%</w:t>
            </w:r>
          </w:p>
        </w:tc>
        <w:tc>
          <w:tcPr>
            <w:tcW w:w="1101" w:type="dxa"/>
          </w:tcPr>
          <w:p w14:paraId="10E24759" w14:textId="2B4104AF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Bulanan</w:t>
            </w:r>
          </w:p>
        </w:tc>
        <w:tc>
          <w:tcPr>
            <w:tcW w:w="1101" w:type="dxa"/>
          </w:tcPr>
          <w:p w14:paraId="53D7EC8F" w14:textId="785D814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IT </w:t>
            </w:r>
            <w:r w:rsidRPr="00693997">
              <w:rPr>
                <w:i/>
                <w:color w:val="000000"/>
                <w:sz w:val="16"/>
              </w:rPr>
              <w:t>Service Manager</w:t>
            </w:r>
          </w:p>
        </w:tc>
        <w:tc>
          <w:tcPr>
            <w:tcW w:w="1101" w:type="dxa"/>
          </w:tcPr>
          <w:p w14:paraId="1D9B11E1" w14:textId="363509C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ITSM</w:t>
            </w:r>
          </w:p>
        </w:tc>
      </w:tr>
      <w:tr w:rsidR="00F23000" w:rsidRPr="00F23000" w14:paraId="575EF603" w14:textId="77777777" w:rsidTr="0006352E">
        <w:tc>
          <w:tcPr>
            <w:tcW w:w="1100" w:type="dxa"/>
            <w:shd w:val="clear" w:color="FFF2CC" w:fill="FFF2CC"/>
          </w:tcPr>
          <w:p w14:paraId="47C26BEB" w14:textId="2BC53611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Operational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Service</w:t>
            </w:r>
          </w:p>
        </w:tc>
        <w:tc>
          <w:tcPr>
            <w:tcW w:w="1100" w:type="dxa"/>
          </w:tcPr>
          <w:p w14:paraId="08B304AB" w14:textId="47B8000B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Reliability</w:t>
            </w:r>
            <w:r w:rsidRPr="006F7F48">
              <w:rPr>
                <w:color w:val="000000"/>
                <w:sz w:val="16"/>
              </w:rPr>
              <w:t xml:space="preserve"> utilitas</w:t>
            </w:r>
          </w:p>
        </w:tc>
        <w:tc>
          <w:tcPr>
            <w:tcW w:w="1100" w:type="dxa"/>
          </w:tcPr>
          <w:p w14:paraId="56C6D5FB" w14:textId="78E685F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% waktu layanan utilitas tanpa gangguan</w:t>
            </w:r>
          </w:p>
        </w:tc>
        <w:tc>
          <w:tcPr>
            <w:tcW w:w="1100" w:type="dxa"/>
          </w:tcPr>
          <w:p w14:paraId="250BF16D" w14:textId="3EAEBBCF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1 − (durasi gangguan ÷ waktu layanan)</w:t>
            </w:r>
          </w:p>
        </w:tc>
        <w:tc>
          <w:tcPr>
            <w:tcW w:w="1101" w:type="dxa"/>
          </w:tcPr>
          <w:p w14:paraId="5639A402" w14:textId="5067D4E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7C55D084" w14:textId="3A609B6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&gt;99% [F, RJPP]</w:t>
            </w:r>
          </w:p>
        </w:tc>
        <w:tc>
          <w:tcPr>
            <w:tcW w:w="1101" w:type="dxa"/>
          </w:tcPr>
          <w:p w14:paraId="032D5876" w14:textId="2736C2AB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Bulanan</w:t>
            </w:r>
          </w:p>
        </w:tc>
        <w:tc>
          <w:tcPr>
            <w:tcW w:w="1101" w:type="dxa"/>
          </w:tcPr>
          <w:p w14:paraId="7DA747C2" w14:textId="7AD6E47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Produksi Kawasan</w:t>
            </w:r>
          </w:p>
        </w:tc>
        <w:tc>
          <w:tcPr>
            <w:tcW w:w="1101" w:type="dxa"/>
          </w:tcPr>
          <w:p w14:paraId="1578D3B8" w14:textId="2106F0D0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SCADA/IoT</w:t>
            </w:r>
          </w:p>
        </w:tc>
      </w:tr>
      <w:tr w:rsidR="00F23000" w:rsidRPr="00F23000" w14:paraId="62DB791A" w14:textId="77777777" w:rsidTr="0006352E">
        <w:tc>
          <w:tcPr>
            <w:tcW w:w="1100" w:type="dxa"/>
            <w:shd w:val="clear" w:color="EDE2F6" w:fill="EDE2F6"/>
          </w:tcPr>
          <w:p w14:paraId="7110A575" w14:textId="225117BB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Technology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Capability</w:t>
            </w:r>
          </w:p>
        </w:tc>
        <w:tc>
          <w:tcPr>
            <w:tcW w:w="1100" w:type="dxa"/>
          </w:tcPr>
          <w:p w14:paraId="26A86793" w14:textId="1F1D5DDE" w:rsidR="00F23000" w:rsidRPr="006F7F48" w:rsidRDefault="003627BC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Capability</w:t>
            </w:r>
            <w:r w:rsidRPr="006F7F48">
              <w:rPr>
                <w:color w:val="000000"/>
                <w:sz w:val="16"/>
              </w:rPr>
              <w:t xml:space="preserve"> domain inti</w:t>
            </w:r>
          </w:p>
        </w:tc>
        <w:tc>
          <w:tcPr>
            <w:tcW w:w="1100" w:type="dxa"/>
          </w:tcPr>
          <w:p w14:paraId="259A45CD" w14:textId="50AE37CB" w:rsidR="00F23000" w:rsidRPr="006F7F48" w:rsidRDefault="003627BC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domain inti yang mencapai </w:t>
            </w:r>
            <w:r w:rsidRPr="00693997">
              <w:rPr>
                <w:i/>
                <w:color w:val="000000"/>
                <w:sz w:val="16"/>
              </w:rPr>
              <w:t>capability level target</w:t>
            </w:r>
            <w:r w:rsidRPr="006F7F48">
              <w:rPr>
                <w:color w:val="000000"/>
                <w:sz w:val="16"/>
              </w:rPr>
              <w:t xml:space="preserve"> COBIT berdasarkan </w:t>
            </w:r>
            <w:r w:rsidRPr="00693997">
              <w:rPr>
                <w:i/>
                <w:color w:val="000000"/>
                <w:sz w:val="16"/>
              </w:rPr>
              <w:lastRenderedPageBreak/>
              <w:t>assessment</w:t>
            </w:r>
          </w:p>
        </w:tc>
        <w:tc>
          <w:tcPr>
            <w:tcW w:w="1100" w:type="dxa"/>
          </w:tcPr>
          <w:p w14:paraId="2A748352" w14:textId="6999C857" w:rsidR="00F23000" w:rsidRPr="006F7F48" w:rsidRDefault="003627BC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lastRenderedPageBreak/>
              <w:t>Domain inti mencapai level target ÷ total domain inti</w:t>
            </w:r>
          </w:p>
        </w:tc>
        <w:tc>
          <w:tcPr>
            <w:tcW w:w="1101" w:type="dxa"/>
          </w:tcPr>
          <w:p w14:paraId="52DE9CF5" w14:textId="2F6FD39F" w:rsidR="00F23000" w:rsidRPr="006F7F48" w:rsidRDefault="00BA1B31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 (</w:t>
            </w:r>
            <w:r w:rsidRPr="00693997">
              <w:rPr>
                <w:i/>
                <w:color w:val="000000"/>
                <w:sz w:val="16"/>
              </w:rPr>
              <w:t>baseline assessment</w:t>
            </w:r>
            <w:r w:rsidRPr="006F7F48">
              <w:rPr>
                <w:color w:val="000000"/>
                <w:sz w:val="16"/>
              </w:rPr>
              <w:t>)</w:t>
            </w:r>
          </w:p>
        </w:tc>
        <w:tc>
          <w:tcPr>
            <w:tcW w:w="1101" w:type="dxa"/>
          </w:tcPr>
          <w:p w14:paraId="41383760" w14:textId="76F376B1" w:rsidR="00F23000" w:rsidRPr="006F7F48" w:rsidRDefault="003627BC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100% domain inti Level 3 (2030)</w:t>
            </w:r>
          </w:p>
        </w:tc>
        <w:tc>
          <w:tcPr>
            <w:tcW w:w="1101" w:type="dxa"/>
          </w:tcPr>
          <w:p w14:paraId="24B12595" w14:textId="73012A6F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Tahunan</w:t>
            </w:r>
          </w:p>
        </w:tc>
        <w:tc>
          <w:tcPr>
            <w:tcW w:w="1101" w:type="dxa"/>
          </w:tcPr>
          <w:p w14:paraId="3AFB9873" w14:textId="0EC5D6B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1101" w:type="dxa"/>
          </w:tcPr>
          <w:p w14:paraId="61144D04" w14:textId="56CBF89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Maturity assessment</w:t>
            </w:r>
          </w:p>
        </w:tc>
      </w:tr>
      <w:tr w:rsidR="00F23000" w:rsidRPr="00F23000" w14:paraId="49425AA6" w14:textId="77777777" w:rsidTr="0006352E">
        <w:tc>
          <w:tcPr>
            <w:tcW w:w="1100" w:type="dxa"/>
            <w:shd w:val="clear" w:color="EDE2F6" w:fill="EDE2F6"/>
          </w:tcPr>
          <w:p w14:paraId="18C1D4CE" w14:textId="6A0C69DB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Technology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Capability</w:t>
            </w:r>
          </w:p>
        </w:tc>
        <w:tc>
          <w:tcPr>
            <w:tcW w:w="1100" w:type="dxa"/>
          </w:tcPr>
          <w:p w14:paraId="5F0DAE10" w14:textId="7945EED1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Integrasi melalui platform</w:t>
            </w:r>
          </w:p>
        </w:tc>
        <w:tc>
          <w:tcPr>
            <w:tcW w:w="1100" w:type="dxa"/>
          </w:tcPr>
          <w:p w14:paraId="2ADB83BD" w14:textId="0AE7B63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% integrasi via API platform</w:t>
            </w:r>
          </w:p>
        </w:tc>
        <w:tc>
          <w:tcPr>
            <w:tcW w:w="1100" w:type="dxa"/>
          </w:tcPr>
          <w:p w14:paraId="4259C107" w14:textId="76466A91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Integrasi via platform ÷ total integrasi</w:t>
            </w:r>
          </w:p>
        </w:tc>
        <w:tc>
          <w:tcPr>
            <w:tcW w:w="1101" w:type="dxa"/>
          </w:tcPr>
          <w:p w14:paraId="084EFB71" w14:textId="06732FEB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5910E5FB" w14:textId="0C020BC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≥80%</w:t>
            </w:r>
          </w:p>
        </w:tc>
        <w:tc>
          <w:tcPr>
            <w:tcW w:w="1101" w:type="dxa"/>
          </w:tcPr>
          <w:p w14:paraId="7853B668" w14:textId="458AE773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Semesteran</w:t>
            </w:r>
          </w:p>
        </w:tc>
        <w:tc>
          <w:tcPr>
            <w:tcW w:w="1101" w:type="dxa"/>
          </w:tcPr>
          <w:p w14:paraId="3E89A705" w14:textId="7CDE00E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Architect</w:t>
            </w:r>
          </w:p>
        </w:tc>
        <w:tc>
          <w:tcPr>
            <w:tcW w:w="1101" w:type="dxa"/>
          </w:tcPr>
          <w:p w14:paraId="41D95298" w14:textId="6BD5FE8D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Integration catalogue</w:t>
            </w:r>
          </w:p>
        </w:tc>
      </w:tr>
      <w:tr w:rsidR="00F23000" w:rsidRPr="00F23000" w14:paraId="357B4CA5" w14:textId="77777777" w:rsidTr="0006352E">
        <w:tc>
          <w:tcPr>
            <w:tcW w:w="1100" w:type="dxa"/>
            <w:shd w:val="clear" w:color="EDE2F6" w:fill="EDE2F6"/>
          </w:tcPr>
          <w:p w14:paraId="119C6C72" w14:textId="0B93567F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Technology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Capability</w:t>
            </w:r>
          </w:p>
        </w:tc>
        <w:tc>
          <w:tcPr>
            <w:tcW w:w="1100" w:type="dxa"/>
          </w:tcPr>
          <w:p w14:paraId="38F91899" w14:textId="2E69EF93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Data Quality Index</w:t>
            </w:r>
          </w:p>
        </w:tc>
        <w:tc>
          <w:tcPr>
            <w:tcW w:w="1100" w:type="dxa"/>
          </w:tcPr>
          <w:p w14:paraId="47316E7D" w14:textId="31189F0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Skor kualitas </w:t>
            </w:r>
            <w:r w:rsidRPr="00693997">
              <w:rPr>
                <w:i/>
                <w:color w:val="000000"/>
                <w:sz w:val="16"/>
              </w:rPr>
              <w:t>master data</w:t>
            </w:r>
          </w:p>
        </w:tc>
        <w:tc>
          <w:tcPr>
            <w:tcW w:w="1100" w:type="dxa"/>
          </w:tcPr>
          <w:p w14:paraId="4E688122" w14:textId="189A04CC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Rata-rata kelengkapan, akurasi, konsistensi</w:t>
            </w:r>
          </w:p>
        </w:tc>
        <w:tc>
          <w:tcPr>
            <w:tcW w:w="1101" w:type="dxa"/>
          </w:tcPr>
          <w:p w14:paraId="1A2ED962" w14:textId="67B6C87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12564AE3" w14:textId="6A36876D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≥90%</w:t>
            </w:r>
          </w:p>
        </w:tc>
        <w:tc>
          <w:tcPr>
            <w:tcW w:w="1101" w:type="dxa"/>
          </w:tcPr>
          <w:p w14:paraId="1383A87B" w14:textId="48F651E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Bulanan</w:t>
            </w:r>
          </w:p>
        </w:tc>
        <w:tc>
          <w:tcPr>
            <w:tcW w:w="1101" w:type="dxa"/>
          </w:tcPr>
          <w:p w14:paraId="3CE32B22" w14:textId="2CB063E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Data Governance lead</w:t>
            </w:r>
          </w:p>
        </w:tc>
        <w:tc>
          <w:tcPr>
            <w:tcW w:w="1101" w:type="dxa"/>
          </w:tcPr>
          <w:p w14:paraId="71FA96E2" w14:textId="05F4969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Data platform</w:t>
            </w:r>
          </w:p>
        </w:tc>
      </w:tr>
      <w:tr w:rsidR="00F23000" w:rsidRPr="00F23000" w14:paraId="743E868B" w14:textId="77777777" w:rsidTr="0006352E">
        <w:tc>
          <w:tcPr>
            <w:tcW w:w="1100" w:type="dxa"/>
            <w:shd w:val="clear" w:color="FCE4D6" w:fill="FCE4D6"/>
          </w:tcPr>
          <w:p w14:paraId="56382909" w14:textId="1341EF4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Risk &amp; Security</w:t>
            </w:r>
          </w:p>
        </w:tc>
        <w:tc>
          <w:tcPr>
            <w:tcW w:w="1100" w:type="dxa"/>
          </w:tcPr>
          <w:p w14:paraId="438B28F8" w14:textId="638466A1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Coverage</w:t>
            </w:r>
            <w:r w:rsidRPr="006F7F48">
              <w:rPr>
                <w:color w:val="000000"/>
                <w:sz w:val="16"/>
              </w:rPr>
              <w:t xml:space="preserve"> MFA</w:t>
            </w:r>
          </w:p>
        </w:tc>
        <w:tc>
          <w:tcPr>
            <w:tcW w:w="1100" w:type="dxa"/>
          </w:tcPr>
          <w:p w14:paraId="4CAF7EBF" w14:textId="69621C6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% akun dengan MFA</w:t>
            </w:r>
          </w:p>
        </w:tc>
        <w:tc>
          <w:tcPr>
            <w:tcW w:w="1100" w:type="dxa"/>
          </w:tcPr>
          <w:p w14:paraId="039E3843" w14:textId="73E8AD8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Akun MFA ÷ total akun aktif</w:t>
            </w:r>
          </w:p>
        </w:tc>
        <w:tc>
          <w:tcPr>
            <w:tcW w:w="1101" w:type="dxa"/>
          </w:tcPr>
          <w:p w14:paraId="67E111C4" w14:textId="4055F58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40738B95" w14:textId="3CB8FBA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100% (2027)</w:t>
            </w:r>
          </w:p>
        </w:tc>
        <w:tc>
          <w:tcPr>
            <w:tcW w:w="1101" w:type="dxa"/>
          </w:tcPr>
          <w:p w14:paraId="2BBEA4E1" w14:textId="1F9B3E0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Bulanan</w:t>
            </w:r>
          </w:p>
        </w:tc>
        <w:tc>
          <w:tcPr>
            <w:tcW w:w="1101" w:type="dxa"/>
          </w:tcPr>
          <w:p w14:paraId="4BC805BB" w14:textId="21A7CF97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InfoSec </w:t>
            </w:r>
            <w:proofErr w:type="gramStart"/>
            <w:r w:rsidRPr="00693997">
              <w:rPr>
                <w:i/>
                <w:color w:val="000000"/>
                <w:sz w:val="16"/>
              </w:rPr>
              <w:t>lead</w:t>
            </w:r>
            <w:proofErr w:type="gramEnd"/>
          </w:p>
        </w:tc>
        <w:tc>
          <w:tcPr>
            <w:tcW w:w="1101" w:type="dxa"/>
          </w:tcPr>
          <w:p w14:paraId="5390C766" w14:textId="3DD3920C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IAM</w:t>
            </w:r>
          </w:p>
        </w:tc>
      </w:tr>
      <w:tr w:rsidR="00F23000" w:rsidRPr="00F23000" w14:paraId="01474891" w14:textId="77777777" w:rsidTr="0006352E">
        <w:tc>
          <w:tcPr>
            <w:tcW w:w="1100" w:type="dxa"/>
            <w:shd w:val="clear" w:color="FCE4D6" w:fill="FCE4D6"/>
          </w:tcPr>
          <w:p w14:paraId="1DBC7151" w14:textId="7896A70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Risk &amp; Security</w:t>
            </w:r>
          </w:p>
        </w:tc>
        <w:tc>
          <w:tcPr>
            <w:tcW w:w="1100" w:type="dxa"/>
          </w:tcPr>
          <w:p w14:paraId="6153FCC7" w14:textId="4693B5FA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Patch</w:t>
            </w:r>
            <w:r w:rsidRPr="006F7F48">
              <w:rPr>
                <w:color w:val="000000"/>
                <w:sz w:val="16"/>
              </w:rPr>
              <w:t xml:space="preserve"> kritis tepat waktu</w:t>
            </w:r>
          </w:p>
        </w:tc>
        <w:tc>
          <w:tcPr>
            <w:tcW w:w="1100" w:type="dxa"/>
          </w:tcPr>
          <w:p w14:paraId="6E153BA7" w14:textId="2BB9154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</w:t>
            </w:r>
            <w:r w:rsidRPr="00693997">
              <w:rPr>
                <w:i/>
                <w:color w:val="000000"/>
                <w:sz w:val="16"/>
              </w:rPr>
              <w:t>patch</w:t>
            </w:r>
            <w:r w:rsidRPr="006F7F48">
              <w:rPr>
                <w:color w:val="000000"/>
                <w:sz w:val="16"/>
              </w:rPr>
              <w:t xml:space="preserve"> kritis ≤14 hari</w:t>
            </w:r>
          </w:p>
        </w:tc>
        <w:tc>
          <w:tcPr>
            <w:tcW w:w="1100" w:type="dxa"/>
          </w:tcPr>
          <w:p w14:paraId="3F9E5BF2" w14:textId="76714BDB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Patch</w:t>
            </w:r>
            <w:r w:rsidRPr="006F7F48">
              <w:rPr>
                <w:color w:val="000000"/>
                <w:sz w:val="16"/>
              </w:rPr>
              <w:t xml:space="preserve"> tepat waktu ÷ </w:t>
            </w:r>
            <w:r w:rsidRPr="00693997">
              <w:rPr>
                <w:i/>
                <w:color w:val="000000"/>
                <w:sz w:val="16"/>
              </w:rPr>
              <w:t>patch</w:t>
            </w:r>
            <w:r w:rsidRPr="006F7F48">
              <w:rPr>
                <w:color w:val="000000"/>
                <w:sz w:val="16"/>
              </w:rPr>
              <w:t xml:space="preserve"> kritis</w:t>
            </w:r>
          </w:p>
        </w:tc>
        <w:tc>
          <w:tcPr>
            <w:tcW w:w="1101" w:type="dxa"/>
          </w:tcPr>
          <w:p w14:paraId="393A2A82" w14:textId="73780A50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077D7DAB" w14:textId="5F30A5B5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≥95%</w:t>
            </w:r>
          </w:p>
        </w:tc>
        <w:tc>
          <w:tcPr>
            <w:tcW w:w="1101" w:type="dxa"/>
          </w:tcPr>
          <w:p w14:paraId="744AC4B0" w14:textId="6851FA53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Bulanan</w:t>
            </w:r>
          </w:p>
        </w:tc>
        <w:tc>
          <w:tcPr>
            <w:tcW w:w="1101" w:type="dxa"/>
          </w:tcPr>
          <w:p w14:paraId="73687D49" w14:textId="2BFD3FBC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InfoSec </w:t>
            </w:r>
            <w:proofErr w:type="gramStart"/>
            <w:r w:rsidRPr="00693997">
              <w:rPr>
                <w:i/>
                <w:color w:val="000000"/>
                <w:sz w:val="16"/>
              </w:rPr>
              <w:t>lead</w:t>
            </w:r>
            <w:proofErr w:type="gramEnd"/>
          </w:p>
        </w:tc>
        <w:tc>
          <w:tcPr>
            <w:tcW w:w="1101" w:type="dxa"/>
          </w:tcPr>
          <w:p w14:paraId="0A9B4233" w14:textId="2D82D34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Endpoint</w:t>
            </w:r>
            <w:r w:rsidRPr="006F7F48">
              <w:rPr>
                <w:color w:val="000000"/>
                <w:sz w:val="16"/>
              </w:rPr>
              <w:t xml:space="preserve"> mgmt</w:t>
            </w:r>
          </w:p>
        </w:tc>
      </w:tr>
      <w:tr w:rsidR="00F23000" w:rsidRPr="00F23000" w14:paraId="34F0199F" w14:textId="77777777" w:rsidTr="0006352E">
        <w:tc>
          <w:tcPr>
            <w:tcW w:w="1100" w:type="dxa"/>
            <w:shd w:val="clear" w:color="FCE4D6" w:fill="FCE4D6"/>
          </w:tcPr>
          <w:p w14:paraId="26B79255" w14:textId="0EEF5B27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Risk &amp; Security</w:t>
            </w:r>
          </w:p>
        </w:tc>
        <w:tc>
          <w:tcPr>
            <w:tcW w:w="1100" w:type="dxa"/>
          </w:tcPr>
          <w:p w14:paraId="6B758E6F" w14:textId="0F88A84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Uji DR berhasil</w:t>
            </w:r>
          </w:p>
        </w:tc>
        <w:tc>
          <w:tcPr>
            <w:tcW w:w="1100" w:type="dxa"/>
          </w:tcPr>
          <w:p w14:paraId="17E62F93" w14:textId="08ACA61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sistem </w:t>
            </w:r>
            <w:r w:rsidRPr="00693997">
              <w:rPr>
                <w:i/>
                <w:color w:val="000000"/>
                <w:sz w:val="16"/>
              </w:rPr>
              <w:t>Tier</w:t>
            </w:r>
            <w:r w:rsidRPr="006F7F48">
              <w:rPr>
                <w:color w:val="000000"/>
                <w:sz w:val="16"/>
              </w:rPr>
              <w:t xml:space="preserve"> 1 pulih dalam RTO</w:t>
            </w:r>
          </w:p>
        </w:tc>
        <w:tc>
          <w:tcPr>
            <w:tcW w:w="1100" w:type="dxa"/>
          </w:tcPr>
          <w:p w14:paraId="74BBE434" w14:textId="626C118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Sistem lulus uji ÷ sistem </w:t>
            </w:r>
            <w:r w:rsidRPr="00693997">
              <w:rPr>
                <w:i/>
                <w:color w:val="000000"/>
                <w:sz w:val="16"/>
              </w:rPr>
              <w:t>Tier</w:t>
            </w:r>
            <w:r w:rsidRPr="006F7F48">
              <w:rPr>
                <w:color w:val="000000"/>
                <w:sz w:val="16"/>
              </w:rPr>
              <w:t xml:space="preserve"> 1</w:t>
            </w:r>
          </w:p>
        </w:tc>
        <w:tc>
          <w:tcPr>
            <w:tcW w:w="1101" w:type="dxa"/>
          </w:tcPr>
          <w:p w14:paraId="672E9BDE" w14:textId="66E92DB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021E92F5" w14:textId="1A8C0F91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100%</w:t>
            </w:r>
          </w:p>
        </w:tc>
        <w:tc>
          <w:tcPr>
            <w:tcW w:w="1101" w:type="dxa"/>
          </w:tcPr>
          <w:p w14:paraId="69F8656B" w14:textId="0A3DDCBC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Tahunan</w:t>
            </w:r>
          </w:p>
        </w:tc>
        <w:tc>
          <w:tcPr>
            <w:tcW w:w="1101" w:type="dxa"/>
          </w:tcPr>
          <w:p w14:paraId="79579E59" w14:textId="0249CE7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1101" w:type="dxa"/>
          </w:tcPr>
          <w:p w14:paraId="3162C36E" w14:textId="6482B7F2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Laporan uji DR</w:t>
            </w:r>
          </w:p>
        </w:tc>
      </w:tr>
      <w:tr w:rsidR="00F23000" w:rsidRPr="00F23000" w14:paraId="4A1B0446" w14:textId="77777777" w:rsidTr="0006352E">
        <w:tc>
          <w:tcPr>
            <w:tcW w:w="1100" w:type="dxa"/>
            <w:shd w:val="clear" w:color="E7E6E6" w:fill="E7E6E6"/>
          </w:tcPr>
          <w:p w14:paraId="7A13A740" w14:textId="05D79D68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People</w:t>
            </w:r>
          </w:p>
        </w:tc>
        <w:tc>
          <w:tcPr>
            <w:tcW w:w="1100" w:type="dxa"/>
          </w:tcPr>
          <w:p w14:paraId="5F042ED2" w14:textId="3BBE44C5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Pemenuhan peran kunci TI</w:t>
            </w:r>
          </w:p>
        </w:tc>
        <w:tc>
          <w:tcPr>
            <w:tcW w:w="1100" w:type="dxa"/>
          </w:tcPr>
          <w:p w14:paraId="3E850FC5" w14:textId="0D6116EE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peran </w:t>
            </w:r>
            <w:r w:rsidRPr="00693997">
              <w:rPr>
                <w:i/>
                <w:color w:val="000000"/>
                <w:sz w:val="16"/>
              </w:rPr>
              <w:t>retained</w:t>
            </w:r>
            <w:r w:rsidRPr="006F7F48">
              <w:rPr>
                <w:color w:val="000000"/>
                <w:sz w:val="16"/>
              </w:rPr>
              <w:t xml:space="preserve"> terisi</w:t>
            </w:r>
          </w:p>
        </w:tc>
        <w:tc>
          <w:tcPr>
            <w:tcW w:w="1100" w:type="dxa"/>
          </w:tcPr>
          <w:p w14:paraId="11BADE79" w14:textId="60B96860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Peran terisi ÷ peran direncanakan</w:t>
            </w:r>
          </w:p>
        </w:tc>
        <w:tc>
          <w:tcPr>
            <w:tcW w:w="1101" w:type="dxa"/>
          </w:tcPr>
          <w:p w14:paraId="48F57CA2" w14:textId="43E6026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0CBB20EE" w14:textId="69F6962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100%</w:t>
            </w:r>
          </w:p>
        </w:tc>
        <w:tc>
          <w:tcPr>
            <w:tcW w:w="1101" w:type="dxa"/>
          </w:tcPr>
          <w:p w14:paraId="01EB0848" w14:textId="33EB88F3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Semesteran</w:t>
            </w:r>
          </w:p>
        </w:tc>
        <w:tc>
          <w:tcPr>
            <w:tcW w:w="1101" w:type="dxa"/>
          </w:tcPr>
          <w:p w14:paraId="30A96003" w14:textId="6DF194E3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SDM / </w:t>
            </w:r>
            <w:r w:rsidRPr="00693997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  <w:tc>
          <w:tcPr>
            <w:tcW w:w="1101" w:type="dxa"/>
          </w:tcPr>
          <w:p w14:paraId="6CD53339" w14:textId="67E9B4A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HCM</w:t>
            </w:r>
          </w:p>
        </w:tc>
      </w:tr>
      <w:tr w:rsidR="00F23000" w:rsidRPr="00F23000" w14:paraId="6A7053C2" w14:textId="77777777" w:rsidTr="0006352E">
        <w:tc>
          <w:tcPr>
            <w:tcW w:w="1100" w:type="dxa"/>
            <w:shd w:val="clear" w:color="E7E6E6" w:fill="E7E6E6"/>
          </w:tcPr>
          <w:p w14:paraId="097FC0EF" w14:textId="0BC49C5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People</w:t>
            </w:r>
          </w:p>
        </w:tc>
        <w:tc>
          <w:tcPr>
            <w:tcW w:w="1100" w:type="dxa"/>
          </w:tcPr>
          <w:p w14:paraId="05193997" w14:textId="10ADE955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Security awareness</w:t>
            </w:r>
          </w:p>
        </w:tc>
        <w:tc>
          <w:tcPr>
            <w:tcW w:w="1100" w:type="dxa"/>
          </w:tcPr>
          <w:p w14:paraId="33C30224" w14:textId="7ADD18CC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% karyawan lulus pelatihan; </w:t>
            </w:r>
            <w:r w:rsidRPr="00693997">
              <w:rPr>
                <w:i/>
                <w:color w:val="000000"/>
                <w:sz w:val="16"/>
              </w:rPr>
              <w:t>phishing click rate</w:t>
            </w:r>
          </w:p>
        </w:tc>
        <w:tc>
          <w:tcPr>
            <w:tcW w:w="1100" w:type="dxa"/>
          </w:tcPr>
          <w:p w14:paraId="5B35DFF7" w14:textId="0F0D4FC9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Lulus ÷ total; klik ÷ </w:t>
            </w:r>
            <w:r w:rsidRPr="00693997">
              <w:rPr>
                <w:i/>
                <w:color w:val="000000"/>
                <w:sz w:val="16"/>
              </w:rPr>
              <w:t>email</w:t>
            </w:r>
            <w:r w:rsidRPr="006F7F48">
              <w:rPr>
                <w:color w:val="000000"/>
                <w:sz w:val="16"/>
              </w:rPr>
              <w:t xml:space="preserve"> simulasi</w:t>
            </w:r>
          </w:p>
        </w:tc>
        <w:tc>
          <w:tcPr>
            <w:tcW w:w="1101" w:type="dxa"/>
          </w:tcPr>
          <w:p w14:paraId="3CDDEC1C" w14:textId="0CBA874C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TBD</w:t>
            </w:r>
          </w:p>
        </w:tc>
        <w:tc>
          <w:tcPr>
            <w:tcW w:w="1101" w:type="dxa"/>
          </w:tcPr>
          <w:p w14:paraId="28B7BECC" w14:textId="6AE527B4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≥95%; &lt;5%</w:t>
            </w:r>
          </w:p>
        </w:tc>
        <w:tc>
          <w:tcPr>
            <w:tcW w:w="1101" w:type="dxa"/>
          </w:tcPr>
          <w:p w14:paraId="2C1F5CAC" w14:textId="74310DF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Triwulanan</w:t>
            </w:r>
          </w:p>
        </w:tc>
        <w:tc>
          <w:tcPr>
            <w:tcW w:w="1101" w:type="dxa"/>
          </w:tcPr>
          <w:p w14:paraId="4A32EDAD" w14:textId="18F19406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InfoSec </w:t>
            </w:r>
            <w:proofErr w:type="gramStart"/>
            <w:r w:rsidRPr="00693997">
              <w:rPr>
                <w:i/>
                <w:color w:val="000000"/>
                <w:sz w:val="16"/>
              </w:rPr>
              <w:t>lead</w:t>
            </w:r>
            <w:proofErr w:type="gramEnd"/>
          </w:p>
        </w:tc>
        <w:tc>
          <w:tcPr>
            <w:tcW w:w="1101" w:type="dxa"/>
          </w:tcPr>
          <w:p w14:paraId="1ED4F2B9" w14:textId="06C87530" w:rsidR="00F23000" w:rsidRPr="006F7F48" w:rsidRDefault="00F23000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LMS / simulasi</w:t>
            </w:r>
          </w:p>
        </w:tc>
      </w:tr>
    </w:tbl>
    <w:p w14:paraId="6672677D" w14:textId="77777777" w:rsidR="0040399C" w:rsidRPr="006F7F48" w:rsidRDefault="0040399C" w:rsidP="0040399C">
      <w:pPr>
        <w:pStyle w:val="Heading2"/>
        <w:rPr>
          <w:rFonts w:cs="Calibri"/>
        </w:rPr>
      </w:pPr>
      <w:bookmarkStart w:id="175" w:name="_Toc242450787"/>
      <w:r w:rsidRPr="006F7F48">
        <w:rPr>
          <w:rFonts w:cs="Calibri"/>
        </w:rPr>
        <w:t>18.2 Pengukuran dan Pelaporan</w:t>
      </w:r>
      <w:bookmarkEnd w:id="175"/>
    </w:p>
    <w:p w14:paraId="1149D5A9" w14:textId="6E950875" w:rsidR="0040399C" w:rsidRPr="006F7F48" w:rsidRDefault="0040399C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KPI operasional dilaporkan bulanan melalui portfolio </w:t>
      </w:r>
      <w:r w:rsidRPr="00693997">
        <w:rPr>
          <w:i/>
          <w:color w:val="000000"/>
        </w:rPr>
        <w:t>dashboard</w:t>
      </w:r>
      <w:r w:rsidRPr="006F7F48">
        <w:rPr>
          <w:color w:val="000000"/>
        </w:rPr>
        <w:t xml:space="preserve">, KPI strategis dibahas triwulanan di IT </w:t>
      </w:r>
      <w:r w:rsidRPr="00693997">
        <w:rPr>
          <w:i/>
          <w:color w:val="000000"/>
        </w:rPr>
        <w:t>Steering Committee</w:t>
      </w:r>
      <w:r w:rsidRPr="006F7F48">
        <w:rPr>
          <w:color w:val="000000"/>
        </w:rPr>
        <w:t xml:space="preserve">, dan seluruh </w:t>
      </w:r>
      <w:r w:rsidRPr="00693997">
        <w:rPr>
          <w:i/>
          <w:color w:val="000000"/>
        </w:rPr>
        <w:t>scorecard</w:t>
      </w:r>
      <w:r w:rsidRPr="006F7F48">
        <w:rPr>
          <w:color w:val="000000"/>
        </w:rPr>
        <w:t xml:space="preserve"> dievaluasi tahunan bersama siklus RKAP. Definisi KPI dan sumber data ditetapkan oleh </w:t>
      </w:r>
      <w:r w:rsidRPr="00693997">
        <w:rPr>
          <w:i/>
          <w:color w:val="000000"/>
        </w:rPr>
        <w:t>Data Governance Council</w:t>
      </w:r>
      <w:r w:rsidRPr="006F7F48">
        <w:rPr>
          <w:color w:val="000000"/>
        </w:rPr>
        <w:t xml:space="preserve"> agar angka yang dilaporkan dapat diaudit [REC].</w:t>
      </w:r>
    </w:p>
    <w:p w14:paraId="3174E163" w14:textId="2C92A828" w:rsidR="00795D5A" w:rsidRPr="006F7F48" w:rsidRDefault="00795D5A" w:rsidP="003A684B">
      <w:pPr>
        <w:sectPr w:rsidR="00795D5A" w:rsidRPr="006F7F48" w:rsidSect="0006352E">
          <w:pgSz w:w="15840" w:h="12240" w:orient="landscape"/>
          <w:pgMar w:top="1134" w:right="1134" w:bottom="1417" w:left="1247" w:header="720" w:footer="720" w:gutter="0"/>
          <w:cols w:space="720"/>
          <w:docGrid w:linePitch="360"/>
        </w:sectPr>
      </w:pPr>
    </w:p>
    <w:p w14:paraId="108CACE5" w14:textId="3CE55607" w:rsidR="009257BF" w:rsidRPr="006F7F48" w:rsidRDefault="009257BF" w:rsidP="009257BF">
      <w:pPr>
        <w:pStyle w:val="Heading1"/>
      </w:pPr>
      <w:bookmarkStart w:id="176" w:name="_Toc242450788"/>
      <w:r w:rsidRPr="006F7F48">
        <w:lastRenderedPageBreak/>
        <w:t xml:space="preserve">BAB 19 — </w:t>
      </w:r>
      <w:r w:rsidR="0036756A" w:rsidRPr="006F7F48">
        <w:t>RISIKO DAN KETERGANTUNGAN</w:t>
      </w:r>
      <w:bookmarkEnd w:id="176"/>
    </w:p>
    <w:p w14:paraId="02A5F50C" w14:textId="33B678F8" w:rsidR="009257BF" w:rsidRPr="006F7F48" w:rsidRDefault="009257BF" w:rsidP="00640BA1">
      <w:pPr>
        <w:jc w:val="both"/>
        <w:rPr>
          <w:color w:val="000000"/>
        </w:rPr>
      </w:pPr>
      <w:r w:rsidRPr="006F7F48">
        <w:rPr>
          <w:color w:val="000000"/>
        </w:rPr>
        <w:t>Risiko dinilai dengan skala ISO 31000 (</w:t>
      </w:r>
      <w:r w:rsidRPr="00693997">
        <w:rPr>
          <w:i/>
          <w:color w:val="000000"/>
        </w:rPr>
        <w:t>likelihood</w:t>
      </w:r>
      <w:r w:rsidRPr="006F7F48">
        <w:rPr>
          <w:color w:val="000000"/>
        </w:rPr>
        <w:t xml:space="preserve"> × </w:t>
      </w:r>
      <w:r w:rsidRPr="00693997">
        <w:rPr>
          <w:i/>
          <w:color w:val="000000"/>
        </w:rPr>
        <w:t>impact</w:t>
      </w:r>
      <w:r w:rsidRPr="006F7F48">
        <w:rPr>
          <w:color w:val="000000"/>
        </w:rPr>
        <w:t>, 1–5) dan diintegrasikan ke register risiko korporat [REC].</w:t>
      </w:r>
    </w:p>
    <w:p w14:paraId="5C3B8A16" w14:textId="77777777" w:rsidR="009257BF" w:rsidRDefault="009257BF" w:rsidP="00640BA1">
      <w:pPr>
        <w:spacing w:before="160" w:after="60"/>
        <w:jc w:val="both"/>
        <w:rPr>
          <w:b/>
          <w:color w:val="1F4E78"/>
          <w:sz w:val="18"/>
        </w:rPr>
      </w:pPr>
      <w:r w:rsidRPr="00693997">
        <w:rPr>
          <w:b/>
          <w:i/>
          <w:color w:val="1F4E78"/>
          <w:sz w:val="18"/>
        </w:rPr>
        <w:t>Exhibit</w:t>
      </w:r>
      <w:r w:rsidRPr="009257BF">
        <w:rPr>
          <w:b/>
          <w:color w:val="1F4E78"/>
          <w:sz w:val="18"/>
        </w:rPr>
        <w:t xml:space="preserve"> 19.1 — </w:t>
      </w:r>
      <w:r w:rsidRPr="00693997">
        <w:rPr>
          <w:b/>
          <w:i/>
          <w:color w:val="1F4E78"/>
          <w:sz w:val="18"/>
        </w:rPr>
        <w:t>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 w:rsidR="009257BF" w:rsidRPr="009257BF" w14:paraId="05B653ED" w14:textId="77777777" w:rsidTr="009257BF">
        <w:trPr>
          <w:tblHeader/>
        </w:trPr>
        <w:tc>
          <w:tcPr>
            <w:tcW w:w="1415" w:type="dxa"/>
            <w:shd w:val="clear" w:color="17365D" w:fill="17365D"/>
          </w:tcPr>
          <w:p w14:paraId="2678B651" w14:textId="4D809643" w:rsidR="009257BF" w:rsidRPr="006F7F48" w:rsidRDefault="009257BF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Kategori</w:t>
            </w:r>
          </w:p>
        </w:tc>
        <w:tc>
          <w:tcPr>
            <w:tcW w:w="1415" w:type="dxa"/>
            <w:shd w:val="clear" w:color="17365D" w:fill="17365D"/>
          </w:tcPr>
          <w:p w14:paraId="7FF70CBA" w14:textId="591169F8" w:rsidR="009257BF" w:rsidRPr="006F7F48" w:rsidRDefault="009257BF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15" w:type="dxa"/>
            <w:shd w:val="clear" w:color="17365D" w:fill="17365D"/>
          </w:tcPr>
          <w:p w14:paraId="43B02A77" w14:textId="0C1B42F0" w:rsidR="009257BF" w:rsidRPr="006F7F48" w:rsidRDefault="009257BF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Risiko</w:t>
            </w:r>
          </w:p>
        </w:tc>
        <w:tc>
          <w:tcPr>
            <w:tcW w:w="1415" w:type="dxa"/>
            <w:shd w:val="clear" w:color="17365D" w:fill="17365D"/>
          </w:tcPr>
          <w:p w14:paraId="5859EA7A" w14:textId="0CE39DA0" w:rsidR="009257BF" w:rsidRPr="006F7F48" w:rsidRDefault="009257BF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w="1415" w:type="dxa"/>
            <w:shd w:val="clear" w:color="17365D" w:fill="17365D"/>
          </w:tcPr>
          <w:p w14:paraId="0C851C98" w14:textId="1322AB97" w:rsidR="009257BF" w:rsidRPr="006F7F48" w:rsidRDefault="009257BF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w="1415" w:type="dxa"/>
            <w:shd w:val="clear" w:color="17365D" w:fill="17365D"/>
          </w:tcPr>
          <w:p w14:paraId="69A6B7A0" w14:textId="341D76A1" w:rsidR="009257BF" w:rsidRPr="006F7F48" w:rsidRDefault="009257BF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F7F48">
              <w:rPr>
                <w:b/>
                <w:color w:val="FFFFFF"/>
                <w:sz w:val="16"/>
              </w:rPr>
              <w:t>Mitigasi (19.8)</w:t>
            </w:r>
          </w:p>
        </w:tc>
        <w:tc>
          <w:tcPr>
            <w:tcW w:w="1415" w:type="dxa"/>
            <w:shd w:val="clear" w:color="17365D" w:fill="17365D"/>
          </w:tcPr>
          <w:p w14:paraId="3BDF6F1C" w14:textId="695CCFDC" w:rsidR="009257BF" w:rsidRPr="006F7F48" w:rsidRDefault="009257BF" w:rsidP="00F345FF">
            <w:pPr>
              <w:spacing w:after="160"/>
              <w:rPr>
                <w:b/>
                <w:color w:val="FFFFFF"/>
                <w:sz w:val="16"/>
              </w:rPr>
            </w:pPr>
            <w:r w:rsidRPr="00693997">
              <w:rPr>
                <w:b/>
                <w:i/>
                <w:color w:val="FFFFFF"/>
                <w:sz w:val="16"/>
              </w:rPr>
              <w:t>Owner</w:t>
            </w:r>
          </w:p>
        </w:tc>
      </w:tr>
      <w:tr w:rsidR="009257BF" w:rsidRPr="009257BF" w14:paraId="26CFED54" w14:textId="77777777" w:rsidTr="009257BF">
        <w:tc>
          <w:tcPr>
            <w:tcW w:w="1415" w:type="dxa"/>
          </w:tcPr>
          <w:p w14:paraId="3EBE5AE7" w14:textId="289F0ECE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19.1 </w:t>
            </w:r>
            <w:r w:rsidRPr="00693997">
              <w:rPr>
                <w:i/>
                <w:color w:val="000000"/>
                <w:sz w:val="16"/>
              </w:rPr>
              <w:t>Strategic</w:t>
            </w:r>
          </w:p>
        </w:tc>
        <w:tc>
          <w:tcPr>
            <w:tcW w:w="1415" w:type="dxa"/>
          </w:tcPr>
          <w:p w14:paraId="27B2256A" w14:textId="7907AD2E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S1</w:t>
            </w:r>
          </w:p>
        </w:tc>
        <w:tc>
          <w:tcPr>
            <w:tcW w:w="1415" w:type="dxa"/>
            <w:shd w:val="clear" w:color="FFE699" w:fill="FFE699"/>
          </w:tcPr>
          <w:p w14:paraId="785210A5" w14:textId="368BAE54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RJPP final berubah material dari </w:t>
            </w:r>
            <w:r w:rsidRPr="00693997">
              <w:rPr>
                <w:i/>
                <w:color w:val="000000"/>
                <w:sz w:val="16"/>
              </w:rPr>
              <w:t>draft</w:t>
            </w:r>
          </w:p>
        </w:tc>
        <w:tc>
          <w:tcPr>
            <w:tcW w:w="1415" w:type="dxa"/>
          </w:tcPr>
          <w:p w14:paraId="7F559288" w14:textId="27ABA6A8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10E370B5" w14:textId="7F254236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4</w:t>
            </w:r>
          </w:p>
        </w:tc>
        <w:tc>
          <w:tcPr>
            <w:tcW w:w="1415" w:type="dxa"/>
          </w:tcPr>
          <w:p w14:paraId="006788A1" w14:textId="536A00E3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RSTI direview saat RJPP disahkan; portfolio </w:t>
            </w:r>
            <w:r w:rsidRPr="00693997">
              <w:rPr>
                <w:i/>
                <w:color w:val="000000"/>
                <w:sz w:val="16"/>
              </w:rPr>
              <w:t>modular</w:t>
            </w:r>
          </w:p>
        </w:tc>
        <w:tc>
          <w:tcPr>
            <w:tcW w:w="1415" w:type="dxa"/>
          </w:tcPr>
          <w:p w14:paraId="1EF136CC" w14:textId="24B0D444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SEVP </w:t>
            </w:r>
            <w:r w:rsidRPr="00693997">
              <w:rPr>
                <w:i/>
                <w:color w:val="000000"/>
                <w:sz w:val="16"/>
              </w:rPr>
              <w:t>Business Support</w:t>
            </w:r>
          </w:p>
        </w:tc>
      </w:tr>
      <w:tr w:rsidR="009257BF" w:rsidRPr="009257BF" w14:paraId="4C22614A" w14:textId="77777777" w:rsidTr="009257BF">
        <w:tc>
          <w:tcPr>
            <w:tcW w:w="1415" w:type="dxa"/>
          </w:tcPr>
          <w:p w14:paraId="11D080BE" w14:textId="2ECBF957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19.1 </w:t>
            </w:r>
            <w:r w:rsidRPr="00693997">
              <w:rPr>
                <w:i/>
                <w:color w:val="000000"/>
                <w:sz w:val="16"/>
              </w:rPr>
              <w:t>Strategic</w:t>
            </w:r>
          </w:p>
        </w:tc>
        <w:tc>
          <w:tcPr>
            <w:tcW w:w="1415" w:type="dxa"/>
          </w:tcPr>
          <w:p w14:paraId="06E7A89B" w14:textId="622940C4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S2</w:t>
            </w:r>
          </w:p>
        </w:tc>
        <w:tc>
          <w:tcPr>
            <w:tcW w:w="1415" w:type="dxa"/>
            <w:shd w:val="clear" w:color="FFE699" w:fill="FFE699"/>
          </w:tcPr>
          <w:p w14:paraId="003C02E7" w14:textId="63A687F3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Kewenangan investasi terbatas memperlambat persetujuan [F, RJPP]</w:t>
            </w:r>
          </w:p>
        </w:tc>
        <w:tc>
          <w:tcPr>
            <w:tcW w:w="1415" w:type="dxa"/>
          </w:tcPr>
          <w:p w14:paraId="1947FB10" w14:textId="06BA72F0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4</w:t>
            </w:r>
          </w:p>
        </w:tc>
        <w:tc>
          <w:tcPr>
            <w:tcW w:w="1415" w:type="dxa"/>
          </w:tcPr>
          <w:p w14:paraId="79774F8E" w14:textId="39D805C1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7133F260" w14:textId="2F61892B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Stage-gate</w:t>
            </w:r>
            <w:r w:rsidRPr="006F7F48">
              <w:rPr>
                <w:color w:val="000000"/>
                <w:sz w:val="16"/>
              </w:rPr>
              <w:t xml:space="preserve"> selaras RKAP; paket keputusan tahunan</w:t>
            </w:r>
          </w:p>
        </w:tc>
        <w:tc>
          <w:tcPr>
            <w:tcW w:w="1415" w:type="dxa"/>
          </w:tcPr>
          <w:p w14:paraId="70E63F96" w14:textId="4BD7F81C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Direktur</w:t>
            </w:r>
          </w:p>
        </w:tc>
      </w:tr>
      <w:tr w:rsidR="009257BF" w:rsidRPr="009257BF" w14:paraId="4C12A497" w14:textId="77777777" w:rsidTr="009257BF">
        <w:tc>
          <w:tcPr>
            <w:tcW w:w="1415" w:type="dxa"/>
          </w:tcPr>
          <w:p w14:paraId="5DFB4134" w14:textId="37561A92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19.2 </w:t>
            </w:r>
            <w:r w:rsidRPr="00693997">
              <w:rPr>
                <w:i/>
                <w:color w:val="000000"/>
                <w:sz w:val="16"/>
              </w:rPr>
              <w:t>Technology</w:t>
            </w:r>
          </w:p>
        </w:tc>
        <w:tc>
          <w:tcPr>
            <w:tcW w:w="1415" w:type="dxa"/>
          </w:tcPr>
          <w:p w14:paraId="0B014242" w14:textId="7D46290E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T1</w:t>
            </w:r>
          </w:p>
        </w:tc>
        <w:tc>
          <w:tcPr>
            <w:tcW w:w="1415" w:type="dxa"/>
            <w:shd w:val="clear" w:color="FFE699" w:fill="FFE699"/>
          </w:tcPr>
          <w:p w14:paraId="4A5793B3" w14:textId="289A6ECA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Integrasi OT mitra </w:t>
            </w:r>
            <w:r w:rsidR="00210365" w:rsidRPr="006F7F48">
              <w:rPr>
                <w:color w:val="000000"/>
                <w:sz w:val="16"/>
              </w:rPr>
              <w:t>pembangkit listrik swasta/operator</w:t>
            </w:r>
            <w:r w:rsidRPr="006F7F48">
              <w:rPr>
                <w:color w:val="000000"/>
                <w:sz w:val="16"/>
              </w:rPr>
              <w:t xml:space="preserve"> sulit</w:t>
            </w:r>
          </w:p>
        </w:tc>
        <w:tc>
          <w:tcPr>
            <w:tcW w:w="1415" w:type="dxa"/>
          </w:tcPr>
          <w:p w14:paraId="1CCA1CEF" w14:textId="69E7CE2F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10C4CDAD" w14:textId="7CDDC985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4</w:t>
            </w:r>
          </w:p>
        </w:tc>
        <w:tc>
          <w:tcPr>
            <w:tcW w:w="1415" w:type="dxa"/>
          </w:tcPr>
          <w:p w14:paraId="691318F2" w14:textId="6388FB76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Standar integrasi dalam kontrak mitra; pilot dahulu</w:t>
            </w:r>
          </w:p>
        </w:tc>
        <w:tc>
          <w:tcPr>
            <w:tcW w:w="1415" w:type="dxa"/>
          </w:tcPr>
          <w:p w14:paraId="1CB0F779" w14:textId="1923B95B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Produksi Kawasan</w:t>
            </w:r>
          </w:p>
        </w:tc>
      </w:tr>
      <w:tr w:rsidR="009257BF" w:rsidRPr="009257BF" w14:paraId="23AC0022" w14:textId="77777777" w:rsidTr="009257BF">
        <w:tc>
          <w:tcPr>
            <w:tcW w:w="1415" w:type="dxa"/>
          </w:tcPr>
          <w:p w14:paraId="02410136" w14:textId="0A8AA996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19.2 </w:t>
            </w:r>
            <w:r w:rsidRPr="00693997">
              <w:rPr>
                <w:i/>
                <w:color w:val="000000"/>
                <w:sz w:val="16"/>
              </w:rPr>
              <w:t>Technology</w:t>
            </w:r>
          </w:p>
        </w:tc>
        <w:tc>
          <w:tcPr>
            <w:tcW w:w="1415" w:type="dxa"/>
          </w:tcPr>
          <w:p w14:paraId="12D82B9E" w14:textId="04988496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T2</w:t>
            </w:r>
          </w:p>
        </w:tc>
        <w:tc>
          <w:tcPr>
            <w:tcW w:w="1415" w:type="dxa"/>
            <w:shd w:val="clear" w:color="E2EFDA" w:fill="E2EFDA"/>
          </w:tcPr>
          <w:p w14:paraId="0A0E0C51" w14:textId="6A231E98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Utang teknis dari kustomisasi</w:t>
            </w:r>
          </w:p>
        </w:tc>
        <w:tc>
          <w:tcPr>
            <w:tcW w:w="1415" w:type="dxa"/>
          </w:tcPr>
          <w:p w14:paraId="57FB4795" w14:textId="60599E95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5DF5F5E5" w14:textId="6925B383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3FE73911" w14:textId="66648C51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SaaS standar; </w:t>
            </w:r>
            <w:r w:rsidRPr="00693997">
              <w:rPr>
                <w:i/>
                <w:color w:val="000000"/>
                <w:sz w:val="16"/>
              </w:rPr>
              <w:t>waiver</w:t>
            </w:r>
            <w:r w:rsidRPr="006F7F48">
              <w:rPr>
                <w:color w:val="000000"/>
                <w:sz w:val="16"/>
              </w:rPr>
              <w:t xml:space="preserve"> ARB</w:t>
            </w:r>
          </w:p>
        </w:tc>
        <w:tc>
          <w:tcPr>
            <w:tcW w:w="1415" w:type="dxa"/>
          </w:tcPr>
          <w:p w14:paraId="24852A14" w14:textId="3A67F690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Architect</w:t>
            </w:r>
          </w:p>
        </w:tc>
      </w:tr>
      <w:tr w:rsidR="009257BF" w:rsidRPr="009257BF" w14:paraId="0632C165" w14:textId="77777777" w:rsidTr="009257BF">
        <w:tc>
          <w:tcPr>
            <w:tcW w:w="1415" w:type="dxa"/>
          </w:tcPr>
          <w:p w14:paraId="188DDB0A" w14:textId="416AC4CF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19.3 </w:t>
            </w:r>
            <w:r w:rsidRPr="00693997">
              <w:rPr>
                <w:i/>
                <w:color w:val="000000"/>
                <w:sz w:val="16"/>
              </w:rPr>
              <w:t>Cyber</w:t>
            </w:r>
          </w:p>
        </w:tc>
        <w:tc>
          <w:tcPr>
            <w:tcW w:w="1415" w:type="dxa"/>
          </w:tcPr>
          <w:p w14:paraId="1518DB70" w14:textId="380D1284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C1</w:t>
            </w:r>
          </w:p>
        </w:tc>
        <w:tc>
          <w:tcPr>
            <w:tcW w:w="1415" w:type="dxa"/>
            <w:shd w:val="clear" w:color="F4B183" w:fill="F4B183"/>
          </w:tcPr>
          <w:p w14:paraId="75A71221" w14:textId="688C1935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Ransomware</w:t>
            </w:r>
            <w:r w:rsidRPr="006F7F48">
              <w:rPr>
                <w:color w:val="000000"/>
                <w:sz w:val="16"/>
              </w:rPr>
              <w:t xml:space="preserve"> menghentikan </w:t>
            </w:r>
            <w:r w:rsidRPr="00693997">
              <w:rPr>
                <w:i/>
                <w:color w:val="000000"/>
                <w:sz w:val="16"/>
              </w:rPr>
              <w:t>billing</w:t>
            </w:r>
            <w:r w:rsidRPr="006F7F48">
              <w:rPr>
                <w:color w:val="000000"/>
                <w:sz w:val="16"/>
              </w:rPr>
              <w:t xml:space="preserve"> &amp; operasi</w:t>
            </w:r>
          </w:p>
        </w:tc>
        <w:tc>
          <w:tcPr>
            <w:tcW w:w="1415" w:type="dxa"/>
          </w:tcPr>
          <w:p w14:paraId="256F6FE8" w14:textId="61AFFC7D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3F24CAC2" w14:textId="37763960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5</w:t>
            </w:r>
          </w:p>
        </w:tc>
        <w:tc>
          <w:tcPr>
            <w:tcW w:w="1415" w:type="dxa"/>
          </w:tcPr>
          <w:p w14:paraId="01834627" w14:textId="4D83FC47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IT-03, IT-04, IT-06 di </w:t>
            </w:r>
            <w:r w:rsidRPr="004F344A">
              <w:rPr>
                <w:i/>
                <w:color w:val="000000"/>
                <w:sz w:val="16"/>
              </w:rPr>
              <w:t>Foundation</w:t>
            </w:r>
          </w:p>
        </w:tc>
        <w:tc>
          <w:tcPr>
            <w:tcW w:w="1415" w:type="dxa"/>
          </w:tcPr>
          <w:p w14:paraId="2426F932" w14:textId="5B7218EA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InfoSec </w:t>
            </w:r>
            <w:proofErr w:type="gramStart"/>
            <w:r w:rsidRPr="00693997">
              <w:rPr>
                <w:i/>
                <w:color w:val="000000"/>
                <w:sz w:val="16"/>
              </w:rPr>
              <w:t>lead</w:t>
            </w:r>
            <w:proofErr w:type="gramEnd"/>
          </w:p>
        </w:tc>
      </w:tr>
      <w:tr w:rsidR="009257BF" w:rsidRPr="009257BF" w14:paraId="41CA8FE9" w14:textId="77777777" w:rsidTr="009257BF">
        <w:tc>
          <w:tcPr>
            <w:tcW w:w="1415" w:type="dxa"/>
          </w:tcPr>
          <w:p w14:paraId="6431F095" w14:textId="4332C324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19.3 </w:t>
            </w:r>
            <w:r w:rsidRPr="00693997">
              <w:rPr>
                <w:i/>
                <w:color w:val="000000"/>
                <w:sz w:val="16"/>
              </w:rPr>
              <w:t>Cyber</w:t>
            </w:r>
          </w:p>
        </w:tc>
        <w:tc>
          <w:tcPr>
            <w:tcW w:w="1415" w:type="dxa"/>
          </w:tcPr>
          <w:p w14:paraId="6AE75EC1" w14:textId="0D7518C5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C2</w:t>
            </w:r>
          </w:p>
        </w:tc>
        <w:tc>
          <w:tcPr>
            <w:tcW w:w="1415" w:type="dxa"/>
            <w:shd w:val="clear" w:color="F4B183" w:fill="F4B183"/>
          </w:tcPr>
          <w:p w14:paraId="492AF372" w14:textId="6043E520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Akses jarak jauh mitra ke OT disalahgunakan</w:t>
            </w:r>
          </w:p>
        </w:tc>
        <w:tc>
          <w:tcPr>
            <w:tcW w:w="1415" w:type="dxa"/>
          </w:tcPr>
          <w:p w14:paraId="0FCA3475" w14:textId="27B9F93C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5B4B3063" w14:textId="249B28E6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5</w:t>
            </w:r>
          </w:p>
        </w:tc>
        <w:tc>
          <w:tcPr>
            <w:tcW w:w="1415" w:type="dxa"/>
          </w:tcPr>
          <w:p w14:paraId="6E8C3588" w14:textId="6F7CB893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PAM, segmentasi, </w:t>
            </w:r>
            <w:r w:rsidRPr="00693997">
              <w:rPr>
                <w:i/>
                <w:color w:val="000000"/>
                <w:sz w:val="16"/>
              </w:rPr>
              <w:t>secure remote access</w:t>
            </w:r>
          </w:p>
        </w:tc>
        <w:tc>
          <w:tcPr>
            <w:tcW w:w="1415" w:type="dxa"/>
          </w:tcPr>
          <w:p w14:paraId="13EE8E02" w14:textId="1EC1C203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InfoSec </w:t>
            </w:r>
            <w:proofErr w:type="gramStart"/>
            <w:r w:rsidRPr="00693997">
              <w:rPr>
                <w:i/>
                <w:color w:val="000000"/>
                <w:sz w:val="16"/>
              </w:rPr>
              <w:t>lead</w:t>
            </w:r>
            <w:proofErr w:type="gramEnd"/>
          </w:p>
        </w:tc>
      </w:tr>
      <w:tr w:rsidR="009257BF" w:rsidRPr="009257BF" w14:paraId="42C7B41C" w14:textId="77777777" w:rsidTr="009257BF">
        <w:tc>
          <w:tcPr>
            <w:tcW w:w="1415" w:type="dxa"/>
          </w:tcPr>
          <w:p w14:paraId="12FFA56E" w14:textId="0A3CA211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19.4 </w:t>
            </w:r>
            <w:r w:rsidRPr="00693997">
              <w:rPr>
                <w:i/>
                <w:color w:val="000000"/>
                <w:sz w:val="16"/>
              </w:rPr>
              <w:t>Delivery</w:t>
            </w:r>
          </w:p>
        </w:tc>
        <w:tc>
          <w:tcPr>
            <w:tcW w:w="1415" w:type="dxa"/>
          </w:tcPr>
          <w:p w14:paraId="747A20E2" w14:textId="532229C3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D1</w:t>
            </w:r>
          </w:p>
        </w:tc>
        <w:tc>
          <w:tcPr>
            <w:tcW w:w="1415" w:type="dxa"/>
            <w:shd w:val="clear" w:color="F4B183" w:fill="F4B183"/>
          </w:tcPr>
          <w:p w14:paraId="0C4C7996" w14:textId="60A8F188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Kapasitas tim terlalu kecil untuk paralelisme</w:t>
            </w:r>
          </w:p>
        </w:tc>
        <w:tc>
          <w:tcPr>
            <w:tcW w:w="1415" w:type="dxa"/>
          </w:tcPr>
          <w:p w14:paraId="6CE13027" w14:textId="4C46EA7D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4</w:t>
            </w:r>
          </w:p>
        </w:tc>
        <w:tc>
          <w:tcPr>
            <w:tcW w:w="1415" w:type="dxa"/>
          </w:tcPr>
          <w:p w14:paraId="16013F02" w14:textId="579E8F75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4</w:t>
            </w:r>
          </w:p>
        </w:tc>
        <w:tc>
          <w:tcPr>
            <w:tcW w:w="1415" w:type="dxa"/>
          </w:tcPr>
          <w:p w14:paraId="48DAE659" w14:textId="1BF715A4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Batasi </w:t>
            </w:r>
            <w:r w:rsidR="00407BFC" w:rsidRPr="006F7F48">
              <w:rPr>
                <w:color w:val="000000"/>
                <w:sz w:val="16"/>
              </w:rPr>
              <w:t>jumlah pekerjaan paralel</w:t>
            </w:r>
            <w:r w:rsidRPr="006F7F48">
              <w:rPr>
                <w:color w:val="000000"/>
                <w:sz w:val="16"/>
              </w:rPr>
              <w:t xml:space="preserve">; PMO; mitra </w:t>
            </w:r>
            <w:r w:rsidRPr="00693997">
              <w:rPr>
                <w:i/>
                <w:color w:val="000000"/>
                <w:sz w:val="16"/>
              </w:rPr>
              <w:t>delivery</w:t>
            </w:r>
          </w:p>
        </w:tc>
        <w:tc>
          <w:tcPr>
            <w:tcW w:w="1415" w:type="dxa"/>
          </w:tcPr>
          <w:p w14:paraId="10C3CE22" w14:textId="03288980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Head</w:t>
            </w:r>
            <w:r w:rsidRPr="006F7F48">
              <w:rPr>
                <w:color w:val="000000"/>
                <w:sz w:val="16"/>
              </w:rPr>
              <w:t xml:space="preserve"> of IT</w:t>
            </w:r>
          </w:p>
        </w:tc>
      </w:tr>
      <w:tr w:rsidR="009257BF" w:rsidRPr="009257BF" w14:paraId="7843B7C7" w14:textId="77777777" w:rsidTr="009257BF">
        <w:tc>
          <w:tcPr>
            <w:tcW w:w="1415" w:type="dxa"/>
          </w:tcPr>
          <w:p w14:paraId="02557423" w14:textId="452F9AD6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19.4 </w:t>
            </w:r>
            <w:r w:rsidRPr="00693997">
              <w:rPr>
                <w:i/>
                <w:color w:val="000000"/>
                <w:sz w:val="16"/>
              </w:rPr>
              <w:t>Delivery</w:t>
            </w:r>
          </w:p>
        </w:tc>
        <w:tc>
          <w:tcPr>
            <w:tcW w:w="1415" w:type="dxa"/>
          </w:tcPr>
          <w:p w14:paraId="23550DA7" w14:textId="4E53EB72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D2</w:t>
            </w:r>
          </w:p>
        </w:tc>
        <w:tc>
          <w:tcPr>
            <w:tcW w:w="1415" w:type="dxa"/>
            <w:shd w:val="clear" w:color="E2EFDA" w:fill="E2EFDA"/>
          </w:tcPr>
          <w:p w14:paraId="10F97639" w14:textId="047C4DE2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Adopsi </w:t>
            </w:r>
            <w:r w:rsidRPr="00693997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 pada portal rendah</w:t>
            </w:r>
          </w:p>
        </w:tc>
        <w:tc>
          <w:tcPr>
            <w:tcW w:w="1415" w:type="dxa"/>
          </w:tcPr>
          <w:p w14:paraId="4D3915D0" w14:textId="2FC485EF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2206B3BE" w14:textId="2152E975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762A3811" w14:textId="04D2F9DC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Co-design</w:t>
            </w:r>
            <w:r w:rsidRPr="006F7F48">
              <w:rPr>
                <w:color w:val="000000"/>
                <w:sz w:val="16"/>
              </w:rPr>
              <w:t xml:space="preserve"> dengan </w:t>
            </w:r>
            <w:r w:rsidRPr="00693997">
              <w:rPr>
                <w:i/>
                <w:color w:val="000000"/>
                <w:sz w:val="16"/>
              </w:rPr>
              <w:t>tenant</w:t>
            </w:r>
            <w:r w:rsidRPr="006F7F48">
              <w:rPr>
                <w:color w:val="000000"/>
                <w:sz w:val="16"/>
              </w:rPr>
              <w:t xml:space="preserve">; insentif </w:t>
            </w:r>
            <w:r w:rsidRPr="00693997">
              <w:rPr>
                <w:i/>
                <w:color w:val="000000"/>
                <w:sz w:val="16"/>
              </w:rPr>
              <w:t>e-payment</w:t>
            </w:r>
          </w:p>
        </w:tc>
        <w:tc>
          <w:tcPr>
            <w:tcW w:w="1415" w:type="dxa"/>
          </w:tcPr>
          <w:p w14:paraId="4CB5DF48" w14:textId="2CC823EC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Pemasaran &amp; Penjualan</w:t>
            </w:r>
          </w:p>
        </w:tc>
      </w:tr>
      <w:tr w:rsidR="009257BF" w:rsidRPr="009257BF" w14:paraId="6670E561" w14:textId="77777777" w:rsidTr="009257BF">
        <w:tc>
          <w:tcPr>
            <w:tcW w:w="1415" w:type="dxa"/>
          </w:tcPr>
          <w:p w14:paraId="58EE3957" w14:textId="1516D4A7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19.5 </w:t>
            </w:r>
            <w:r w:rsidRPr="00693997">
              <w:rPr>
                <w:i/>
                <w:color w:val="000000"/>
                <w:sz w:val="16"/>
              </w:rPr>
              <w:t>Vendor</w:t>
            </w:r>
          </w:p>
        </w:tc>
        <w:tc>
          <w:tcPr>
            <w:tcW w:w="1415" w:type="dxa"/>
          </w:tcPr>
          <w:p w14:paraId="461A9599" w14:textId="27E8BBD3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V1</w:t>
            </w:r>
          </w:p>
        </w:tc>
        <w:tc>
          <w:tcPr>
            <w:tcW w:w="1415" w:type="dxa"/>
            <w:shd w:val="clear" w:color="E2EFDA" w:fill="E2EFDA"/>
          </w:tcPr>
          <w:p w14:paraId="04E9E401" w14:textId="267A4720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Vendor lock-in</w:t>
            </w:r>
            <w:r w:rsidRPr="006F7F48">
              <w:rPr>
                <w:color w:val="000000"/>
                <w:sz w:val="16"/>
              </w:rPr>
              <w:t xml:space="preserve"> / </w:t>
            </w:r>
            <w:r w:rsidRPr="00693997">
              <w:rPr>
                <w:i/>
                <w:color w:val="000000"/>
                <w:sz w:val="16"/>
              </w:rPr>
              <w:t>vendor</w:t>
            </w:r>
            <w:r w:rsidRPr="006F7F48">
              <w:rPr>
                <w:color w:val="000000"/>
                <w:sz w:val="16"/>
              </w:rPr>
              <w:t xml:space="preserve"> tunggal</w:t>
            </w:r>
          </w:p>
        </w:tc>
        <w:tc>
          <w:tcPr>
            <w:tcW w:w="1415" w:type="dxa"/>
          </w:tcPr>
          <w:p w14:paraId="1BDCB08A" w14:textId="3C075651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7C6D5E1E" w14:textId="0087240B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0AC0A9C0" w14:textId="5B7E5977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Exit clause</w:t>
            </w:r>
            <w:r w:rsidRPr="006F7F48">
              <w:rPr>
                <w:color w:val="000000"/>
                <w:sz w:val="16"/>
              </w:rPr>
              <w:t>; standar terbuka; kepemilikan data</w:t>
            </w:r>
          </w:p>
        </w:tc>
        <w:tc>
          <w:tcPr>
            <w:tcW w:w="1415" w:type="dxa"/>
          </w:tcPr>
          <w:p w14:paraId="1C3CE02D" w14:textId="193B0F2A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IT </w:t>
            </w:r>
            <w:r w:rsidRPr="00693997">
              <w:rPr>
                <w:i/>
                <w:color w:val="000000"/>
                <w:sz w:val="16"/>
              </w:rPr>
              <w:t>Vendor Manager</w:t>
            </w:r>
          </w:p>
        </w:tc>
      </w:tr>
      <w:tr w:rsidR="009257BF" w:rsidRPr="009257BF" w14:paraId="621A0B6E" w14:textId="77777777" w:rsidTr="009257BF">
        <w:tc>
          <w:tcPr>
            <w:tcW w:w="1415" w:type="dxa"/>
          </w:tcPr>
          <w:p w14:paraId="141C9B93" w14:textId="09C1708A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19.5 </w:t>
            </w:r>
            <w:r w:rsidRPr="00693997">
              <w:rPr>
                <w:i/>
                <w:color w:val="000000"/>
                <w:sz w:val="16"/>
              </w:rPr>
              <w:t>Vendor</w:t>
            </w:r>
          </w:p>
        </w:tc>
        <w:tc>
          <w:tcPr>
            <w:tcW w:w="1415" w:type="dxa"/>
          </w:tcPr>
          <w:p w14:paraId="28890802" w14:textId="5D070D09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V2</w:t>
            </w:r>
          </w:p>
        </w:tc>
        <w:tc>
          <w:tcPr>
            <w:tcW w:w="1415" w:type="dxa"/>
            <w:shd w:val="clear" w:color="E2EFDA" w:fill="E2EFDA"/>
          </w:tcPr>
          <w:p w14:paraId="2C04F1A5" w14:textId="728C073B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Kinerja </w:t>
            </w:r>
            <w:r w:rsidRPr="00693997">
              <w:rPr>
                <w:i/>
                <w:color w:val="000000"/>
                <w:sz w:val="16"/>
              </w:rPr>
              <w:t>managed service</w:t>
            </w:r>
            <w:r w:rsidRPr="006F7F48">
              <w:rPr>
                <w:color w:val="000000"/>
                <w:sz w:val="16"/>
              </w:rPr>
              <w:t xml:space="preserve"> di bawah SLA</w:t>
            </w:r>
          </w:p>
        </w:tc>
        <w:tc>
          <w:tcPr>
            <w:tcW w:w="1415" w:type="dxa"/>
          </w:tcPr>
          <w:p w14:paraId="54B71444" w14:textId="00FE5108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0E915FEE" w14:textId="37775747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7A19DE29" w14:textId="785C218C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Kontrak berbasis </w:t>
            </w:r>
            <w:r w:rsidRPr="00693997">
              <w:rPr>
                <w:i/>
                <w:color w:val="000000"/>
                <w:sz w:val="16"/>
              </w:rPr>
              <w:t>outcome</w:t>
            </w:r>
            <w:r w:rsidRPr="006F7F48">
              <w:rPr>
                <w:color w:val="000000"/>
                <w:sz w:val="16"/>
              </w:rPr>
              <w:t xml:space="preserve">; </w:t>
            </w:r>
            <w:r w:rsidRPr="00693997">
              <w:rPr>
                <w:i/>
                <w:color w:val="000000"/>
                <w:sz w:val="16"/>
              </w:rPr>
              <w:t>review</w:t>
            </w:r>
            <w:r w:rsidRPr="006F7F48">
              <w:rPr>
                <w:color w:val="000000"/>
                <w:sz w:val="16"/>
              </w:rPr>
              <w:t xml:space="preserve"> triwulanan</w:t>
            </w:r>
          </w:p>
        </w:tc>
        <w:tc>
          <w:tcPr>
            <w:tcW w:w="1415" w:type="dxa"/>
          </w:tcPr>
          <w:p w14:paraId="4D6CCDA5" w14:textId="017FEC9A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IT </w:t>
            </w:r>
            <w:r w:rsidRPr="00693997">
              <w:rPr>
                <w:i/>
                <w:color w:val="000000"/>
                <w:sz w:val="16"/>
              </w:rPr>
              <w:t>Service Manager</w:t>
            </w:r>
          </w:p>
        </w:tc>
      </w:tr>
      <w:tr w:rsidR="009257BF" w:rsidRPr="009257BF" w14:paraId="0E3565D9" w14:textId="77777777" w:rsidTr="009257BF">
        <w:tc>
          <w:tcPr>
            <w:tcW w:w="1415" w:type="dxa"/>
          </w:tcPr>
          <w:p w14:paraId="1C3568A9" w14:textId="23A48346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19.6 </w:t>
            </w:r>
            <w:r w:rsidRPr="00693997">
              <w:rPr>
                <w:i/>
                <w:color w:val="000000"/>
                <w:sz w:val="16"/>
              </w:rPr>
              <w:t>Organizational</w:t>
            </w:r>
          </w:p>
        </w:tc>
        <w:tc>
          <w:tcPr>
            <w:tcW w:w="1415" w:type="dxa"/>
          </w:tcPr>
          <w:p w14:paraId="47FCCBDF" w14:textId="794CD82A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O1</w:t>
            </w:r>
          </w:p>
        </w:tc>
        <w:tc>
          <w:tcPr>
            <w:tcW w:w="1415" w:type="dxa"/>
            <w:shd w:val="clear" w:color="FFE699" w:fill="FFE699"/>
          </w:tcPr>
          <w:p w14:paraId="482617DB" w14:textId="140DB065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Business owner</w:t>
            </w:r>
            <w:r w:rsidRPr="006F7F48">
              <w:rPr>
                <w:color w:val="000000"/>
                <w:sz w:val="16"/>
              </w:rPr>
              <w:t xml:space="preserve"> tidak menjalankan peran</w:t>
            </w:r>
          </w:p>
        </w:tc>
        <w:tc>
          <w:tcPr>
            <w:tcW w:w="1415" w:type="dxa"/>
          </w:tcPr>
          <w:p w14:paraId="786E1156" w14:textId="6C34C86A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319BF5D9" w14:textId="3FF96D6A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4</w:t>
            </w:r>
          </w:p>
        </w:tc>
        <w:tc>
          <w:tcPr>
            <w:tcW w:w="1415" w:type="dxa"/>
          </w:tcPr>
          <w:p w14:paraId="473344FF" w14:textId="5EE74C5B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Benefit owner</w:t>
            </w:r>
            <w:r w:rsidRPr="006F7F48">
              <w:rPr>
                <w:color w:val="000000"/>
                <w:sz w:val="16"/>
              </w:rPr>
              <w:t xml:space="preserve"> wajib di </w:t>
            </w:r>
            <w:r w:rsidRPr="00693997">
              <w:rPr>
                <w:i/>
                <w:color w:val="000000"/>
                <w:sz w:val="16"/>
              </w:rPr>
              <w:t>Gate</w:t>
            </w:r>
            <w:r w:rsidRPr="006F7F48">
              <w:rPr>
                <w:color w:val="000000"/>
                <w:sz w:val="16"/>
              </w:rPr>
              <w:t xml:space="preserve"> 1; KPI individu</w:t>
            </w:r>
          </w:p>
        </w:tc>
        <w:tc>
          <w:tcPr>
            <w:tcW w:w="1415" w:type="dxa"/>
          </w:tcPr>
          <w:p w14:paraId="14EAC933" w14:textId="6A691885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Direktur</w:t>
            </w:r>
          </w:p>
        </w:tc>
      </w:tr>
      <w:tr w:rsidR="009257BF" w:rsidRPr="009257BF" w14:paraId="133E0633" w14:textId="77777777" w:rsidTr="009257BF">
        <w:tc>
          <w:tcPr>
            <w:tcW w:w="1415" w:type="dxa"/>
          </w:tcPr>
          <w:p w14:paraId="3190F1C7" w14:textId="5CDEA1DF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 xml:space="preserve">19.6 </w:t>
            </w:r>
            <w:r w:rsidRPr="00693997">
              <w:rPr>
                <w:i/>
                <w:color w:val="000000"/>
                <w:sz w:val="16"/>
              </w:rPr>
              <w:t>Organizational</w:t>
            </w:r>
          </w:p>
        </w:tc>
        <w:tc>
          <w:tcPr>
            <w:tcW w:w="1415" w:type="dxa"/>
          </w:tcPr>
          <w:p w14:paraId="20981EC2" w14:textId="63F4D601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O2</w:t>
            </w:r>
          </w:p>
        </w:tc>
        <w:tc>
          <w:tcPr>
            <w:tcW w:w="1415" w:type="dxa"/>
            <w:shd w:val="clear" w:color="FFE699" w:fill="FFE699"/>
          </w:tcPr>
          <w:p w14:paraId="06E0CC8D" w14:textId="42C2D714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Rekrutmen peran kunci TI terlambat</w:t>
            </w:r>
          </w:p>
        </w:tc>
        <w:tc>
          <w:tcPr>
            <w:tcW w:w="1415" w:type="dxa"/>
          </w:tcPr>
          <w:p w14:paraId="7913E90D" w14:textId="47C1F7A0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4</w:t>
            </w:r>
          </w:p>
        </w:tc>
        <w:tc>
          <w:tcPr>
            <w:tcW w:w="1415" w:type="dxa"/>
          </w:tcPr>
          <w:p w14:paraId="0BE0A1E5" w14:textId="77459B66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3</w:t>
            </w:r>
          </w:p>
        </w:tc>
        <w:tc>
          <w:tcPr>
            <w:tcW w:w="1415" w:type="dxa"/>
          </w:tcPr>
          <w:p w14:paraId="43AF7F92" w14:textId="446795EF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93997">
              <w:rPr>
                <w:i/>
                <w:color w:val="000000"/>
                <w:sz w:val="16"/>
              </w:rPr>
              <w:t>Interim/managed expertise</w:t>
            </w:r>
            <w:r w:rsidRPr="006F7F48">
              <w:rPr>
                <w:color w:val="000000"/>
                <w:sz w:val="16"/>
              </w:rPr>
              <w:t>; paket remunerasi</w:t>
            </w:r>
          </w:p>
        </w:tc>
        <w:tc>
          <w:tcPr>
            <w:tcW w:w="1415" w:type="dxa"/>
          </w:tcPr>
          <w:p w14:paraId="3EBDD26A" w14:textId="54EFD1A8" w:rsidR="009257BF" w:rsidRPr="006F7F48" w:rsidRDefault="009257BF" w:rsidP="00F345FF">
            <w:pPr>
              <w:spacing w:after="160"/>
              <w:rPr>
                <w:color w:val="000000"/>
                <w:sz w:val="16"/>
              </w:rPr>
            </w:pPr>
            <w:r w:rsidRPr="006F7F48">
              <w:rPr>
                <w:color w:val="000000"/>
                <w:sz w:val="16"/>
              </w:rPr>
              <w:t>SDM</w:t>
            </w:r>
          </w:p>
        </w:tc>
      </w:tr>
    </w:tbl>
    <w:p w14:paraId="4B4F0E9A" w14:textId="2FE2CC11" w:rsidR="009257BF" w:rsidRPr="009257BF" w:rsidRDefault="009257BF" w:rsidP="00640BA1">
      <w:pPr>
        <w:spacing w:before="160" w:after="60"/>
        <w:jc w:val="both"/>
        <w:rPr>
          <w:b/>
          <w:color w:val="1F4E78"/>
          <w:sz w:val="18"/>
        </w:rPr>
      </w:pPr>
      <w:r w:rsidRPr="00693997">
        <w:rPr>
          <w:b/>
          <w:i/>
          <w:color w:val="1F4E78"/>
          <w:sz w:val="18"/>
        </w:rPr>
        <w:lastRenderedPageBreak/>
        <w:t>Exhibit</w:t>
      </w:r>
      <w:r w:rsidRPr="009257BF">
        <w:rPr>
          <w:b/>
          <w:color w:val="1F4E78"/>
          <w:sz w:val="18"/>
        </w:rPr>
        <w:t xml:space="preserve"> 19.2 — Ris</w:t>
      </w:r>
      <w:r w:rsidR="000636E6" w:rsidRPr="000636E6">
        <w:rPr>
          <w:b/>
          <w:color w:val="1F4E78"/>
          <w:sz w:val="18"/>
        </w:rPr>
        <w:t>iko siber berdampak tertinggi; kapasitas tim adalah risiko pelaksanaan terbesar (</w:t>
      </w:r>
      <w:r w:rsidR="000636E6" w:rsidRPr="00693997">
        <w:rPr>
          <w:b/>
          <w:i/>
          <w:color w:val="1F4E78"/>
          <w:sz w:val="18"/>
        </w:rPr>
        <w:t>risk heatmap</w:t>
      </w:r>
      <w:r w:rsidR="000636E6" w:rsidRPr="000636E6">
        <w:rPr>
          <w:b/>
          <w:color w:val="1F4E78"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476"/>
        <w:gridCol w:w="2477"/>
      </w:tblGrid>
      <w:tr w:rsidR="009257BF" w:rsidRPr="009257BF" w14:paraId="4407AD01" w14:textId="77777777" w:rsidTr="009257BF">
        <w:trPr>
          <w:tblHeader/>
        </w:trPr>
        <w:tc>
          <w:tcPr>
            <w:tcW w:w="2476" w:type="dxa"/>
            <w:shd w:val="clear" w:color="17365D" w:fill="17365D"/>
          </w:tcPr>
          <w:p w14:paraId="044C020F" w14:textId="77777777" w:rsidR="009257BF" w:rsidRPr="00506302" w:rsidRDefault="009257BF" w:rsidP="009257BF">
            <w:pPr>
              <w:rPr>
                <w:b/>
                <w:color w:val="FFFFFF"/>
                <w:sz w:val="18"/>
              </w:rPr>
            </w:pPr>
          </w:p>
        </w:tc>
        <w:tc>
          <w:tcPr>
            <w:tcW w:w="2476" w:type="dxa"/>
            <w:shd w:val="clear" w:color="17365D" w:fill="17365D"/>
          </w:tcPr>
          <w:p w14:paraId="72F7AA4D" w14:textId="05547967" w:rsidR="009257BF" w:rsidRPr="00506302" w:rsidRDefault="009257BF" w:rsidP="009257BF">
            <w:pPr>
              <w:rPr>
                <w:b/>
                <w:color w:val="FFFFFF"/>
                <w:sz w:val="18"/>
              </w:rPr>
            </w:pPr>
            <w:r w:rsidRPr="00693997">
              <w:rPr>
                <w:b/>
                <w:i/>
                <w:color w:val="FFFFFF"/>
                <w:sz w:val="18"/>
              </w:rPr>
              <w:t>Likelihood</w:t>
            </w:r>
            <w:r w:rsidRPr="00506302">
              <w:rPr>
                <w:b/>
                <w:color w:val="FFFFFF"/>
                <w:sz w:val="18"/>
              </w:rPr>
              <w:t xml:space="preserve"> 2</w:t>
            </w:r>
          </w:p>
        </w:tc>
        <w:tc>
          <w:tcPr>
            <w:tcW w:w="2476" w:type="dxa"/>
            <w:shd w:val="clear" w:color="17365D" w:fill="17365D"/>
          </w:tcPr>
          <w:p w14:paraId="224D364C" w14:textId="14C211C1" w:rsidR="009257BF" w:rsidRPr="00506302" w:rsidRDefault="009257BF" w:rsidP="009257BF">
            <w:pPr>
              <w:rPr>
                <w:b/>
                <w:color w:val="FFFFFF"/>
                <w:sz w:val="18"/>
              </w:rPr>
            </w:pPr>
            <w:r w:rsidRPr="00693997">
              <w:rPr>
                <w:b/>
                <w:i/>
                <w:color w:val="FFFFFF"/>
                <w:sz w:val="18"/>
              </w:rPr>
              <w:t>Likelihood</w:t>
            </w:r>
            <w:r w:rsidRPr="00506302">
              <w:rPr>
                <w:b/>
                <w:color w:val="FFFFFF"/>
                <w:sz w:val="18"/>
              </w:rPr>
              <w:t xml:space="preserve"> 3</w:t>
            </w:r>
          </w:p>
        </w:tc>
        <w:tc>
          <w:tcPr>
            <w:tcW w:w="2477" w:type="dxa"/>
            <w:shd w:val="clear" w:color="17365D" w:fill="17365D"/>
          </w:tcPr>
          <w:p w14:paraId="0728D1DD" w14:textId="742FC877" w:rsidR="009257BF" w:rsidRPr="00506302" w:rsidRDefault="009257BF" w:rsidP="009257BF">
            <w:pPr>
              <w:rPr>
                <w:b/>
                <w:color w:val="FFFFFF"/>
                <w:sz w:val="18"/>
              </w:rPr>
            </w:pPr>
            <w:r w:rsidRPr="00693997">
              <w:rPr>
                <w:b/>
                <w:i/>
                <w:color w:val="FFFFFF"/>
                <w:sz w:val="18"/>
              </w:rPr>
              <w:t>Likelihood</w:t>
            </w:r>
            <w:r w:rsidRPr="00506302">
              <w:rPr>
                <w:b/>
                <w:color w:val="FFFFFF"/>
                <w:sz w:val="18"/>
              </w:rPr>
              <w:t xml:space="preserve"> 4</w:t>
            </w:r>
          </w:p>
        </w:tc>
      </w:tr>
      <w:tr w:rsidR="009257BF" w:rsidRPr="009257BF" w14:paraId="2D7CE9B3" w14:textId="77777777" w:rsidTr="009257BF">
        <w:tc>
          <w:tcPr>
            <w:tcW w:w="2476" w:type="dxa"/>
          </w:tcPr>
          <w:p w14:paraId="7584CF29" w14:textId="682A75A3" w:rsidR="009257BF" w:rsidRPr="00506302" w:rsidRDefault="009257BF" w:rsidP="009257BF">
            <w:pPr>
              <w:rPr>
                <w:b/>
                <w:color w:val="000000"/>
                <w:sz w:val="18"/>
              </w:rPr>
            </w:pPr>
            <w:r w:rsidRPr="00693997">
              <w:rPr>
                <w:b/>
                <w:i/>
                <w:color w:val="000000"/>
                <w:sz w:val="18"/>
              </w:rPr>
              <w:t>Impact</w:t>
            </w:r>
            <w:r w:rsidRPr="00506302">
              <w:rPr>
                <w:b/>
                <w:color w:val="000000"/>
                <w:sz w:val="18"/>
              </w:rPr>
              <w:t xml:space="preserve"> 5</w:t>
            </w:r>
          </w:p>
        </w:tc>
        <w:tc>
          <w:tcPr>
            <w:tcW w:w="2476" w:type="dxa"/>
            <w:shd w:val="clear" w:color="FFE699" w:fill="FFE699"/>
          </w:tcPr>
          <w:p w14:paraId="030C42E5" w14:textId="3FEFEA85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–</w:t>
            </w:r>
          </w:p>
        </w:tc>
        <w:tc>
          <w:tcPr>
            <w:tcW w:w="2476" w:type="dxa"/>
            <w:shd w:val="clear" w:color="F4B183" w:fill="F4B183"/>
          </w:tcPr>
          <w:p w14:paraId="086F0D5B" w14:textId="7204D744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C1, C2</w:t>
            </w:r>
          </w:p>
        </w:tc>
        <w:tc>
          <w:tcPr>
            <w:tcW w:w="2477" w:type="dxa"/>
            <w:shd w:val="clear" w:color="F4B183" w:fill="F4B183"/>
          </w:tcPr>
          <w:p w14:paraId="27601E73" w14:textId="3EC33B92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–</w:t>
            </w:r>
          </w:p>
        </w:tc>
      </w:tr>
      <w:tr w:rsidR="009257BF" w:rsidRPr="009257BF" w14:paraId="068BCA3D" w14:textId="77777777" w:rsidTr="009257BF">
        <w:tc>
          <w:tcPr>
            <w:tcW w:w="2476" w:type="dxa"/>
          </w:tcPr>
          <w:p w14:paraId="2C1E5102" w14:textId="62D13138" w:rsidR="009257BF" w:rsidRPr="00506302" w:rsidRDefault="009257BF" w:rsidP="009257BF">
            <w:pPr>
              <w:rPr>
                <w:b/>
                <w:color w:val="000000"/>
                <w:sz w:val="18"/>
              </w:rPr>
            </w:pPr>
            <w:r w:rsidRPr="00693997">
              <w:rPr>
                <w:b/>
                <w:i/>
                <w:color w:val="000000"/>
                <w:sz w:val="18"/>
              </w:rPr>
              <w:t>Impact</w:t>
            </w:r>
            <w:r w:rsidRPr="00506302">
              <w:rPr>
                <w:b/>
                <w:color w:val="000000"/>
                <w:sz w:val="18"/>
              </w:rPr>
              <w:t xml:space="preserve"> 4</w:t>
            </w:r>
          </w:p>
        </w:tc>
        <w:tc>
          <w:tcPr>
            <w:tcW w:w="2476" w:type="dxa"/>
            <w:shd w:val="clear" w:color="E2EFDA" w:fill="E2EFDA"/>
          </w:tcPr>
          <w:p w14:paraId="221674CF" w14:textId="0E5A21BD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–</w:t>
            </w:r>
          </w:p>
        </w:tc>
        <w:tc>
          <w:tcPr>
            <w:tcW w:w="2476" w:type="dxa"/>
            <w:shd w:val="clear" w:color="FFE699" w:fill="FFE699"/>
          </w:tcPr>
          <w:p w14:paraId="528BF86F" w14:textId="32CD14D2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S1, T1, O1</w:t>
            </w:r>
          </w:p>
        </w:tc>
        <w:tc>
          <w:tcPr>
            <w:tcW w:w="2477" w:type="dxa"/>
            <w:shd w:val="clear" w:color="F4B183" w:fill="F4B183"/>
          </w:tcPr>
          <w:p w14:paraId="5EC6AA9A" w14:textId="00A488DF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D1</w:t>
            </w:r>
          </w:p>
        </w:tc>
      </w:tr>
      <w:tr w:rsidR="009257BF" w:rsidRPr="009257BF" w14:paraId="5A65900F" w14:textId="77777777" w:rsidTr="009257BF">
        <w:tc>
          <w:tcPr>
            <w:tcW w:w="2476" w:type="dxa"/>
          </w:tcPr>
          <w:p w14:paraId="3BDA360A" w14:textId="4323788D" w:rsidR="009257BF" w:rsidRPr="00506302" w:rsidRDefault="009257BF" w:rsidP="009257BF">
            <w:pPr>
              <w:rPr>
                <w:b/>
                <w:color w:val="000000"/>
                <w:sz w:val="18"/>
              </w:rPr>
            </w:pPr>
            <w:r w:rsidRPr="00693997">
              <w:rPr>
                <w:b/>
                <w:i/>
                <w:color w:val="000000"/>
                <w:sz w:val="18"/>
              </w:rPr>
              <w:t>Impact</w:t>
            </w:r>
            <w:r w:rsidRPr="00506302">
              <w:rPr>
                <w:b/>
                <w:color w:val="000000"/>
                <w:sz w:val="18"/>
              </w:rPr>
              <w:t xml:space="preserve"> 3</w:t>
            </w:r>
          </w:p>
        </w:tc>
        <w:tc>
          <w:tcPr>
            <w:tcW w:w="2476" w:type="dxa"/>
            <w:shd w:val="clear" w:color="E2EFDA" w:fill="E2EFDA"/>
          </w:tcPr>
          <w:p w14:paraId="3D57FA18" w14:textId="42D49323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–</w:t>
            </w:r>
          </w:p>
        </w:tc>
        <w:tc>
          <w:tcPr>
            <w:tcW w:w="2476" w:type="dxa"/>
            <w:shd w:val="clear" w:color="E2EFDA" w:fill="E2EFDA"/>
          </w:tcPr>
          <w:p w14:paraId="73224A1A" w14:textId="701D89D1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T2, D2, V1, V2</w:t>
            </w:r>
          </w:p>
        </w:tc>
        <w:tc>
          <w:tcPr>
            <w:tcW w:w="2477" w:type="dxa"/>
            <w:shd w:val="clear" w:color="FFE699" w:fill="FFE699"/>
          </w:tcPr>
          <w:p w14:paraId="0581AA0E" w14:textId="383D0A8A" w:rsidR="009257BF" w:rsidRPr="00506302" w:rsidRDefault="009257BF" w:rsidP="009257B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S2, O2</w:t>
            </w:r>
          </w:p>
        </w:tc>
      </w:tr>
    </w:tbl>
    <w:p w14:paraId="506D41E7" w14:textId="77777777" w:rsidR="009257BF" w:rsidRPr="009257BF" w:rsidRDefault="009257BF" w:rsidP="009257BF">
      <w:pPr>
        <w:rPr>
          <w:sz w:val="8"/>
        </w:rPr>
      </w:pPr>
    </w:p>
    <w:p w14:paraId="36CB5FA3" w14:textId="18D8CCD6" w:rsidR="001C5077" w:rsidRPr="006F7F48" w:rsidRDefault="001C5077" w:rsidP="001C5077">
      <w:pPr>
        <w:pStyle w:val="Heading2"/>
        <w:rPr>
          <w:rFonts w:cs="Calibri"/>
        </w:rPr>
      </w:pPr>
      <w:bookmarkStart w:id="177" w:name="_Toc242450789"/>
      <w:r w:rsidRPr="006F7F48">
        <w:rPr>
          <w:rFonts w:cs="Calibri"/>
        </w:rPr>
        <w:t xml:space="preserve">19.1 </w:t>
      </w:r>
      <w:r w:rsidR="0036756A" w:rsidRPr="006F7F48">
        <w:rPr>
          <w:rFonts w:cs="Calibri"/>
        </w:rPr>
        <w:t>Risiko Strategis</w:t>
      </w:r>
      <w:bookmarkEnd w:id="177"/>
    </w:p>
    <w:p w14:paraId="656B63C9" w14:textId="77777777" w:rsidR="001C5077" w:rsidRPr="006F7F48" w:rsidRDefault="001C5077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Dua risiko (S1–S2) terkait perubahan RJPP final dan kewenangan investasi. Pengendalian utama: RSTI direview saat RJPP disahkan dan pendanaan </w:t>
      </w:r>
      <w:r w:rsidRPr="00693997">
        <w:rPr>
          <w:i/>
          <w:color w:val="000000"/>
        </w:rPr>
        <w:t>stage-gate</w:t>
      </w:r>
      <w:r w:rsidRPr="006F7F48">
        <w:rPr>
          <w:color w:val="000000"/>
        </w:rPr>
        <w:t xml:space="preserve"> selaras RKAP (</w:t>
      </w:r>
      <w:r w:rsidRPr="00693997">
        <w:rPr>
          <w:i/>
          <w:color w:val="000000"/>
        </w:rPr>
        <w:t>Exhibit</w:t>
      </w:r>
      <w:r w:rsidRPr="006F7F48">
        <w:rPr>
          <w:color w:val="000000"/>
        </w:rPr>
        <w:t xml:space="preserve"> 19.1).</w:t>
      </w:r>
    </w:p>
    <w:p w14:paraId="0A344331" w14:textId="3DE42216" w:rsidR="001C5077" w:rsidRPr="006F7F48" w:rsidRDefault="001C5077" w:rsidP="001C5077">
      <w:pPr>
        <w:pStyle w:val="Heading2"/>
        <w:rPr>
          <w:rFonts w:cs="Calibri"/>
        </w:rPr>
      </w:pPr>
      <w:bookmarkStart w:id="178" w:name="_Toc242450790"/>
      <w:r w:rsidRPr="006F7F48">
        <w:rPr>
          <w:rFonts w:cs="Calibri"/>
        </w:rPr>
        <w:t xml:space="preserve">19.2 </w:t>
      </w:r>
      <w:r w:rsidR="0036756A" w:rsidRPr="006F7F48">
        <w:rPr>
          <w:rFonts w:cs="Calibri"/>
        </w:rPr>
        <w:t>Risiko Teknologi</w:t>
      </w:r>
      <w:bookmarkEnd w:id="178"/>
    </w:p>
    <w:p w14:paraId="7FE8B562" w14:textId="77777777" w:rsidR="001C5077" w:rsidRPr="006F7F48" w:rsidRDefault="001C5077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Integrasi OT milik mitra (T1) dan utang teknis akibat kustomisasi (T2). Pengendalian utama: standar integrasi dalam kontrak mitra, pilot sebelum </w:t>
      </w:r>
      <w:r w:rsidRPr="00693997">
        <w:rPr>
          <w:i/>
          <w:color w:val="000000"/>
        </w:rPr>
        <w:t>scale-up</w:t>
      </w:r>
      <w:r w:rsidRPr="006F7F48">
        <w:rPr>
          <w:color w:val="000000"/>
        </w:rPr>
        <w:t xml:space="preserve">, dan SaaS standar dengan </w:t>
      </w:r>
      <w:r w:rsidRPr="00693997">
        <w:rPr>
          <w:i/>
          <w:color w:val="000000"/>
        </w:rPr>
        <w:t>waiver Architecture Review Board</w:t>
      </w:r>
      <w:r w:rsidRPr="006F7F48">
        <w:rPr>
          <w:color w:val="000000"/>
        </w:rPr>
        <w:t>.</w:t>
      </w:r>
    </w:p>
    <w:p w14:paraId="3D7BC69E" w14:textId="6583ABD9" w:rsidR="001C5077" w:rsidRPr="006F7F48" w:rsidRDefault="001C5077" w:rsidP="001C5077">
      <w:pPr>
        <w:pStyle w:val="Heading2"/>
        <w:rPr>
          <w:rFonts w:cs="Calibri"/>
        </w:rPr>
      </w:pPr>
      <w:bookmarkStart w:id="179" w:name="_Toc242450791"/>
      <w:r w:rsidRPr="006F7F48">
        <w:rPr>
          <w:rFonts w:cs="Calibri"/>
        </w:rPr>
        <w:t xml:space="preserve">19.3 </w:t>
      </w:r>
      <w:r w:rsidR="0036756A" w:rsidRPr="006F7F48">
        <w:rPr>
          <w:rFonts w:cs="Calibri"/>
        </w:rPr>
        <w:t>Risiko Siber</w:t>
      </w:r>
      <w:bookmarkEnd w:id="179"/>
    </w:p>
    <w:p w14:paraId="6AF55D02" w14:textId="77777777" w:rsidR="001C5077" w:rsidRPr="006F7F48" w:rsidRDefault="001C5077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Dua risiko berdampak tertinggi pada </w:t>
      </w:r>
      <w:r w:rsidRPr="00693997">
        <w:rPr>
          <w:i/>
          <w:color w:val="000000"/>
        </w:rPr>
        <w:t>heatmap</w:t>
      </w:r>
      <w:r w:rsidRPr="006F7F48">
        <w:rPr>
          <w:color w:val="000000"/>
        </w:rPr>
        <w:t xml:space="preserve"> (C1–C2): </w:t>
      </w:r>
      <w:r w:rsidRPr="00693997">
        <w:rPr>
          <w:i/>
          <w:color w:val="000000"/>
        </w:rPr>
        <w:t>ransomware</w:t>
      </w:r>
      <w:r w:rsidRPr="006F7F48">
        <w:rPr>
          <w:color w:val="000000"/>
        </w:rPr>
        <w:t xml:space="preserve"> yang menghentikan </w:t>
      </w:r>
      <w:r w:rsidRPr="00693997">
        <w:rPr>
          <w:i/>
          <w:color w:val="000000"/>
        </w:rPr>
        <w:t>billing</w:t>
      </w:r>
      <w:r w:rsidRPr="006F7F48">
        <w:rPr>
          <w:color w:val="000000"/>
        </w:rPr>
        <w:t xml:space="preserve"> dan penyalahgunaan akses jarak jauh mitra ke OT. Karena itu IT-03, IT-04 dan IT-06 ditempatkan di fase </w:t>
      </w:r>
      <w:r w:rsidRPr="004F344A">
        <w:rPr>
          <w:i/>
          <w:color w:val="000000"/>
        </w:rPr>
        <w:t>Foundation</w:t>
      </w:r>
      <w:r w:rsidRPr="006F7F48">
        <w:rPr>
          <w:color w:val="000000"/>
        </w:rPr>
        <w:t xml:space="preserve"> (</w:t>
      </w:r>
      <w:r w:rsidRPr="00693997">
        <w:rPr>
          <w:i/>
          <w:color w:val="000000"/>
        </w:rPr>
        <w:t>Exhibit</w:t>
      </w:r>
      <w:r w:rsidRPr="006F7F48">
        <w:rPr>
          <w:color w:val="000000"/>
        </w:rPr>
        <w:t xml:space="preserve"> 19.2).</w:t>
      </w:r>
    </w:p>
    <w:p w14:paraId="4A0B90EE" w14:textId="2018234F" w:rsidR="001C5077" w:rsidRPr="006F7F48" w:rsidRDefault="001C5077" w:rsidP="001C5077">
      <w:pPr>
        <w:pStyle w:val="Heading2"/>
        <w:rPr>
          <w:rFonts w:cs="Calibri"/>
        </w:rPr>
      </w:pPr>
      <w:bookmarkStart w:id="180" w:name="_Toc242450792"/>
      <w:r w:rsidRPr="006F7F48">
        <w:rPr>
          <w:rFonts w:cs="Calibri"/>
        </w:rPr>
        <w:t xml:space="preserve">19.4 </w:t>
      </w:r>
      <w:r w:rsidR="0036756A" w:rsidRPr="006F7F48">
        <w:rPr>
          <w:rFonts w:cs="Calibri"/>
        </w:rPr>
        <w:t>Risiko Pelaksanaan</w:t>
      </w:r>
      <w:bookmarkEnd w:id="180"/>
    </w:p>
    <w:p w14:paraId="673C884E" w14:textId="77777777" w:rsidR="001C5077" w:rsidRPr="006F7F48" w:rsidRDefault="001C5077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Kapasitas tim TI yang kecil (D1) adalah risiko eksekusi terbesar, disusul adopsi portal oleh </w:t>
      </w:r>
      <w:r w:rsidRPr="00693997">
        <w:rPr>
          <w:i/>
          <w:color w:val="000000"/>
        </w:rPr>
        <w:t>tenant</w:t>
      </w:r>
      <w:r w:rsidRPr="006F7F48">
        <w:rPr>
          <w:color w:val="000000"/>
        </w:rPr>
        <w:t xml:space="preserve"> (D2). Pengendalian utama: pembatasan pekerjaan paralel melalui PMO dan </w:t>
      </w:r>
      <w:r w:rsidRPr="00693997">
        <w:rPr>
          <w:i/>
          <w:color w:val="000000"/>
        </w:rPr>
        <w:t>co-design</w:t>
      </w:r>
      <w:r w:rsidRPr="006F7F48">
        <w:rPr>
          <w:color w:val="000000"/>
        </w:rPr>
        <w:t xml:space="preserve"> layanan bersama </w:t>
      </w:r>
      <w:r w:rsidRPr="00693997">
        <w:rPr>
          <w:i/>
          <w:color w:val="000000"/>
        </w:rPr>
        <w:t>tenant</w:t>
      </w:r>
      <w:r w:rsidRPr="006F7F48">
        <w:rPr>
          <w:color w:val="000000"/>
        </w:rPr>
        <w:t>.</w:t>
      </w:r>
    </w:p>
    <w:p w14:paraId="62F84005" w14:textId="5C04CEB8" w:rsidR="001C5077" w:rsidRPr="006F7F48" w:rsidRDefault="001C5077" w:rsidP="001C5077">
      <w:pPr>
        <w:pStyle w:val="Heading2"/>
        <w:rPr>
          <w:rFonts w:cs="Calibri"/>
        </w:rPr>
      </w:pPr>
      <w:bookmarkStart w:id="181" w:name="_Toc242450793"/>
      <w:r w:rsidRPr="006F7F48">
        <w:rPr>
          <w:rFonts w:cs="Calibri"/>
        </w:rPr>
        <w:t xml:space="preserve">19.5 </w:t>
      </w:r>
      <w:r w:rsidR="0036756A" w:rsidRPr="006F7F48">
        <w:rPr>
          <w:rFonts w:cs="Calibri"/>
        </w:rPr>
        <w:t xml:space="preserve">Risiko </w:t>
      </w:r>
      <w:r w:rsidR="0036756A" w:rsidRPr="00693997">
        <w:rPr>
          <w:rFonts w:cs="Calibri"/>
          <w:i/>
        </w:rPr>
        <w:t>Vendor</w:t>
      </w:r>
      <w:bookmarkEnd w:id="181"/>
    </w:p>
    <w:p w14:paraId="2476E4BC" w14:textId="77777777" w:rsidR="001C5077" w:rsidRPr="006F7F48" w:rsidRDefault="001C5077" w:rsidP="00640BA1">
      <w:pPr>
        <w:jc w:val="both"/>
        <w:rPr>
          <w:color w:val="000000"/>
        </w:rPr>
      </w:pPr>
      <w:r w:rsidRPr="00693997">
        <w:rPr>
          <w:i/>
          <w:color w:val="000000"/>
        </w:rPr>
        <w:t>Lock-in vendor</w:t>
      </w:r>
      <w:r w:rsidRPr="006F7F48">
        <w:rPr>
          <w:color w:val="000000"/>
        </w:rPr>
        <w:t xml:space="preserve"> tunggal (V1) dan kinerja </w:t>
      </w:r>
      <w:r w:rsidRPr="00693997">
        <w:rPr>
          <w:i/>
          <w:color w:val="000000"/>
        </w:rPr>
        <w:t>managed service</w:t>
      </w:r>
      <w:r w:rsidRPr="006F7F48">
        <w:rPr>
          <w:color w:val="000000"/>
        </w:rPr>
        <w:t xml:space="preserve"> di bawah SLA (V2). Pengendalian utama: </w:t>
      </w:r>
      <w:r w:rsidRPr="00693997">
        <w:rPr>
          <w:i/>
          <w:color w:val="000000"/>
        </w:rPr>
        <w:t>exit clause</w:t>
      </w:r>
      <w:r w:rsidRPr="006F7F48">
        <w:rPr>
          <w:color w:val="000000"/>
        </w:rPr>
        <w:t xml:space="preserve">, standar terbuka, kepemilikan data oleh KINRA, dan kontrak berbasis </w:t>
      </w:r>
      <w:r w:rsidRPr="00693997">
        <w:rPr>
          <w:i/>
          <w:color w:val="000000"/>
        </w:rPr>
        <w:t>outcome</w:t>
      </w:r>
      <w:r w:rsidRPr="006F7F48">
        <w:rPr>
          <w:color w:val="000000"/>
        </w:rPr>
        <w:t>.</w:t>
      </w:r>
    </w:p>
    <w:p w14:paraId="20CC82FE" w14:textId="0164EDD1" w:rsidR="001C5077" w:rsidRPr="006F7F48" w:rsidRDefault="001C5077" w:rsidP="001C5077">
      <w:pPr>
        <w:pStyle w:val="Heading2"/>
        <w:rPr>
          <w:rFonts w:cs="Calibri"/>
        </w:rPr>
      </w:pPr>
      <w:bookmarkStart w:id="182" w:name="_Toc242450794"/>
      <w:r w:rsidRPr="006F7F48">
        <w:rPr>
          <w:rFonts w:cs="Calibri"/>
        </w:rPr>
        <w:t xml:space="preserve">19.6 </w:t>
      </w:r>
      <w:r w:rsidR="0036756A" w:rsidRPr="006F7F48">
        <w:rPr>
          <w:rFonts w:cs="Calibri"/>
        </w:rPr>
        <w:t>Risiko Organisasi</w:t>
      </w:r>
      <w:bookmarkEnd w:id="182"/>
    </w:p>
    <w:p w14:paraId="769DC449" w14:textId="77777777" w:rsidR="001C5077" w:rsidRPr="006F7F48" w:rsidRDefault="001C5077" w:rsidP="00640BA1">
      <w:pPr>
        <w:jc w:val="both"/>
        <w:rPr>
          <w:color w:val="000000"/>
        </w:rPr>
      </w:pPr>
      <w:r w:rsidRPr="00693997">
        <w:rPr>
          <w:i/>
          <w:color w:val="000000"/>
        </w:rPr>
        <w:t>Business owner</w:t>
      </w:r>
      <w:r w:rsidRPr="006F7F48">
        <w:rPr>
          <w:color w:val="000000"/>
        </w:rPr>
        <w:t xml:space="preserve"> yang tidak menjalankan perannya (O1) dan keterlambatan rekrutmen peran kunci TI (O2). Pengendalian utama: </w:t>
      </w:r>
      <w:r w:rsidRPr="00693997">
        <w:rPr>
          <w:i/>
          <w:color w:val="000000"/>
        </w:rPr>
        <w:t>benefit owner</w:t>
      </w:r>
      <w:r w:rsidRPr="006F7F48">
        <w:rPr>
          <w:color w:val="000000"/>
        </w:rPr>
        <w:t xml:space="preserve"> wajib di </w:t>
      </w:r>
      <w:r w:rsidRPr="00693997">
        <w:rPr>
          <w:i/>
          <w:color w:val="000000"/>
        </w:rPr>
        <w:t>Gate</w:t>
      </w:r>
      <w:r w:rsidRPr="006F7F48">
        <w:rPr>
          <w:color w:val="000000"/>
        </w:rPr>
        <w:t xml:space="preserve"> 1 dan </w:t>
      </w:r>
      <w:r w:rsidRPr="00693997">
        <w:rPr>
          <w:i/>
          <w:color w:val="000000"/>
        </w:rPr>
        <w:t>interim/managed expertise</w:t>
      </w:r>
      <w:r w:rsidRPr="006F7F48">
        <w:rPr>
          <w:color w:val="000000"/>
        </w:rPr>
        <w:t xml:space="preserve"> selama rekrutmen.</w:t>
      </w:r>
    </w:p>
    <w:p w14:paraId="204B7507" w14:textId="16BAFD36" w:rsidR="009257BF" w:rsidRPr="006F7F48" w:rsidRDefault="009257BF" w:rsidP="009257BF">
      <w:pPr>
        <w:pStyle w:val="Heading2"/>
      </w:pPr>
      <w:bookmarkStart w:id="183" w:name="_Toc242450795"/>
      <w:r w:rsidRPr="006F7F48">
        <w:t xml:space="preserve">19.7 </w:t>
      </w:r>
      <w:r w:rsidR="0036756A" w:rsidRPr="006F7F48">
        <w:t>Ketergantungan Utama</w:t>
      </w:r>
      <w:bookmarkEnd w:id="183"/>
    </w:p>
    <w:p w14:paraId="67D989A4" w14:textId="6361872F" w:rsidR="009257BF" w:rsidRPr="006F7F48" w:rsidRDefault="009257BF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RJPP final dan RKAP 2027 </w:t>
      </w:r>
      <w:r w:rsidRPr="006F7F48">
        <w:rPr>
          <w:color w:val="000000"/>
        </w:rPr>
        <w:t>sebagai dasar prioritas dan anggaran.</w:t>
      </w:r>
    </w:p>
    <w:p w14:paraId="29F7EDB8" w14:textId="485289D3" w:rsidR="009257BF" w:rsidRPr="006F7F48" w:rsidRDefault="009257BF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Kebijakan TI grup PTPN/Kementerian BUMN </w:t>
      </w:r>
      <w:r w:rsidRPr="006F7F48">
        <w:rPr>
          <w:color w:val="000000"/>
        </w:rPr>
        <w:t>untuk standar platform dan pelaporan [TBD].</w:t>
      </w:r>
    </w:p>
    <w:p w14:paraId="0493AABB" w14:textId="55A50AD4" w:rsidR="009257BF" w:rsidRPr="006F7F48" w:rsidRDefault="009257BF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Mitra </w:t>
      </w:r>
      <w:r w:rsidR="00210365" w:rsidRPr="006F7F48">
        <w:rPr>
          <w:b/>
          <w:color w:val="000000"/>
        </w:rPr>
        <w:t>pembangkit listrik swasta/operator</w:t>
      </w:r>
      <w:r w:rsidRPr="006F7F48">
        <w:rPr>
          <w:b/>
          <w:color w:val="000000"/>
        </w:rPr>
        <w:t xml:space="preserve"> utilitas </w:t>
      </w:r>
      <w:r w:rsidRPr="006F7F48">
        <w:rPr>
          <w:color w:val="000000"/>
        </w:rPr>
        <w:t xml:space="preserve">untuk akses </w:t>
      </w:r>
      <w:r w:rsidRPr="00693997">
        <w:rPr>
          <w:i/>
          <w:color w:val="000000"/>
        </w:rPr>
        <w:t>data metering</w:t>
      </w:r>
      <w:r w:rsidRPr="006F7F48">
        <w:rPr>
          <w:color w:val="000000"/>
        </w:rPr>
        <w:t xml:space="preserve"> dan SCADA.</w:t>
      </w:r>
    </w:p>
    <w:p w14:paraId="1CC138D7" w14:textId="26A8A535" w:rsidR="009257BF" w:rsidRPr="006F7F48" w:rsidRDefault="009257BF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PT SMNT </w:t>
      </w:r>
      <w:r w:rsidRPr="006F7F48">
        <w:rPr>
          <w:color w:val="000000"/>
        </w:rPr>
        <w:t xml:space="preserve">untuk integrasi layanan logistik dan </w:t>
      </w:r>
      <w:r w:rsidRPr="00693997">
        <w:rPr>
          <w:i/>
          <w:color w:val="000000"/>
        </w:rPr>
        <w:t>dry port</w:t>
      </w:r>
      <w:r w:rsidRPr="006F7F48">
        <w:rPr>
          <w:color w:val="000000"/>
        </w:rPr>
        <w:t>.</w:t>
      </w:r>
    </w:p>
    <w:p w14:paraId="7ECF9854" w14:textId="75FCC8FF" w:rsidR="009257BF" w:rsidRPr="006F7F48" w:rsidRDefault="009257BF" w:rsidP="00640BA1">
      <w:pPr>
        <w:pStyle w:val="ListBullet"/>
        <w:jc w:val="both"/>
        <w:rPr>
          <w:color w:val="000000"/>
        </w:rPr>
      </w:pPr>
      <w:r w:rsidRPr="006F7F48">
        <w:rPr>
          <w:b/>
          <w:color w:val="000000"/>
        </w:rPr>
        <w:t xml:space="preserve">Kesiapan SDM </w:t>
      </w:r>
      <w:r w:rsidRPr="006F7F48">
        <w:rPr>
          <w:color w:val="000000"/>
        </w:rPr>
        <w:t xml:space="preserve">sesuai rencana kebutuhan SDM RJPP </w:t>
      </w:r>
      <w:r w:rsidR="00BC0EC6" w:rsidRPr="006F7F48">
        <w:rPr>
          <w:color w:val="000000"/>
        </w:rPr>
        <w:t>[F, RJPP hlm. 79]</w:t>
      </w:r>
      <w:r w:rsidRPr="006F7F48">
        <w:rPr>
          <w:color w:val="000000"/>
        </w:rPr>
        <w:t>.</w:t>
      </w:r>
    </w:p>
    <w:p w14:paraId="1E9EAB93" w14:textId="7202C3E9" w:rsidR="009257BF" w:rsidRPr="006F7F48" w:rsidRDefault="009257BF" w:rsidP="009257BF">
      <w:pPr>
        <w:pStyle w:val="Heading2"/>
      </w:pPr>
      <w:bookmarkStart w:id="184" w:name="_Toc242450796"/>
      <w:r w:rsidRPr="006F7F48">
        <w:lastRenderedPageBreak/>
        <w:t xml:space="preserve">19.8 </w:t>
      </w:r>
      <w:r w:rsidR="0036756A" w:rsidRPr="006F7F48">
        <w:t>Strategi Mitigasi</w:t>
      </w:r>
      <w:bookmarkEnd w:id="184"/>
    </w:p>
    <w:p w14:paraId="7A9F001E" w14:textId="40D48B8A" w:rsidR="009257BF" w:rsidRPr="006F7F48" w:rsidRDefault="009257BF" w:rsidP="00640BA1">
      <w:pPr>
        <w:jc w:val="both"/>
        <w:rPr>
          <w:color w:val="000000"/>
        </w:rPr>
      </w:pPr>
      <w:r w:rsidRPr="006F7F48">
        <w:rPr>
          <w:color w:val="000000"/>
        </w:rPr>
        <w:t xml:space="preserve">Tiga mitigasi struktural mengatasi sebagian besar risiko: (1) fondasi keamanan di depan, (2) </w:t>
      </w:r>
      <w:r w:rsidRPr="00693997">
        <w:rPr>
          <w:i/>
          <w:color w:val="000000"/>
        </w:rPr>
        <w:t>stage-gate</w:t>
      </w:r>
      <w:r w:rsidRPr="006F7F48">
        <w:rPr>
          <w:color w:val="000000"/>
        </w:rPr>
        <w:t xml:space="preserve"> yang menghubungkan dana dengan </w:t>
      </w:r>
      <w:r w:rsidRPr="00693997">
        <w:rPr>
          <w:i/>
          <w:color w:val="000000"/>
        </w:rPr>
        <w:t>benefit</w:t>
      </w:r>
      <w:r w:rsidRPr="006F7F48">
        <w:rPr>
          <w:color w:val="000000"/>
        </w:rPr>
        <w:t xml:space="preserve">, dan (3) </w:t>
      </w:r>
      <w:r w:rsidRPr="00693997">
        <w:rPr>
          <w:i/>
          <w:color w:val="000000"/>
        </w:rPr>
        <w:t>model hybrid</w:t>
      </w:r>
      <w:r w:rsidRPr="006F7F48">
        <w:rPr>
          <w:color w:val="000000"/>
        </w:rPr>
        <w:t xml:space="preserve"> yang mengandalkan mitra untuk kapasitas sementara KINRA mempertahankan kendali.</w:t>
      </w:r>
    </w:p>
    <w:p w14:paraId="131CFF1A" w14:textId="76941401" w:rsidR="009257BF" w:rsidRDefault="009257BF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60BD1C8" w14:textId="00DFD51E" w:rsidR="009257BF" w:rsidRPr="006F7F48" w:rsidRDefault="009257BF" w:rsidP="009257BF">
      <w:pPr>
        <w:pStyle w:val="Heading1"/>
      </w:pPr>
      <w:bookmarkStart w:id="185" w:name="_Toc242450797"/>
      <w:r w:rsidRPr="006F7F48">
        <w:lastRenderedPageBreak/>
        <w:t xml:space="preserve">BAB 20 — </w:t>
      </w:r>
      <w:r w:rsidR="0036756A" w:rsidRPr="006F7F48">
        <w:t>KESIMPULAN DAN REKOMENDASI UNTUK DIREKSI</w:t>
      </w:r>
      <w:bookmarkEnd w:id="185"/>
    </w:p>
    <w:p w14:paraId="72E42A81" w14:textId="41B1C0B4" w:rsidR="009257BF" w:rsidRPr="006F7F48" w:rsidRDefault="009257BF" w:rsidP="00640BA1">
      <w:pPr>
        <w:jc w:val="both"/>
        <w:rPr>
          <w:color w:val="000000"/>
        </w:rPr>
      </w:pPr>
      <w:r w:rsidRPr="006F7F48">
        <w:rPr>
          <w:b/>
          <w:color w:val="1F4E78"/>
        </w:rPr>
        <w:t xml:space="preserve">Kesimpulan. </w:t>
      </w:r>
      <w:r w:rsidRPr="006F7F48">
        <w:rPr>
          <w:color w:val="000000"/>
        </w:rPr>
        <w:t>RSTI ini memposisikan TI sebagai platform layanan kawasan yang menopang pilar RJPP. Urutannya tegas: fondasi aman, lalu platform investor–</w:t>
      </w:r>
      <w:r w:rsidRPr="00693997">
        <w:rPr>
          <w:i/>
          <w:color w:val="000000"/>
        </w:rPr>
        <w:t>tenant</w:t>
      </w:r>
      <w:r w:rsidRPr="006F7F48">
        <w:rPr>
          <w:color w:val="000000"/>
        </w:rPr>
        <w:t xml:space="preserve">–utilitas yang terintegrasi, lalu data dan kecerdasan operasi. Keberhasilan diukur dari </w:t>
      </w:r>
      <w:r w:rsidRPr="00693997">
        <w:rPr>
          <w:i/>
          <w:color w:val="000000"/>
        </w:rPr>
        <w:t>outcome</w:t>
      </w:r>
      <w:r w:rsidRPr="006F7F48">
        <w:rPr>
          <w:color w:val="000000"/>
        </w:rPr>
        <w:t xml:space="preserve"> bisnis, bukan dari jumlah sistem yang dibangun.</w:t>
      </w:r>
    </w:p>
    <w:p w14:paraId="72E3FC72" w14:textId="2F589495" w:rsidR="009257BF" w:rsidRPr="006F7F48" w:rsidRDefault="009257BF" w:rsidP="009257BF">
      <w:pPr>
        <w:pStyle w:val="Heading2"/>
      </w:pPr>
      <w:bookmarkStart w:id="186" w:name="_Toc242450798"/>
      <w:r w:rsidRPr="006F7F48">
        <w:t>20.1 Keputusan Direksi yang Diminta</w:t>
      </w:r>
      <w:bookmarkEnd w:id="186"/>
    </w:p>
    <w:p w14:paraId="119CF9EE" w14:textId="6E7657C2" w:rsidR="009257BF" w:rsidRDefault="009257BF" w:rsidP="00640BA1">
      <w:pPr>
        <w:spacing w:before="160" w:after="60"/>
        <w:jc w:val="both"/>
        <w:rPr>
          <w:b/>
          <w:color w:val="1F4E78"/>
          <w:sz w:val="18"/>
        </w:rPr>
      </w:pPr>
      <w:r w:rsidRPr="00693997">
        <w:rPr>
          <w:b/>
          <w:i/>
          <w:color w:val="1F4E78"/>
          <w:sz w:val="18"/>
        </w:rPr>
        <w:t>Exhibit</w:t>
      </w:r>
      <w:r w:rsidRPr="009257BF">
        <w:rPr>
          <w:b/>
          <w:color w:val="1F4E78"/>
          <w:sz w:val="18"/>
        </w:rPr>
        <w:t xml:space="preserve"> 20.1 — </w:t>
      </w:r>
      <w:r w:rsidR="000636E6" w:rsidRPr="000636E6">
        <w:rPr>
          <w:b/>
          <w:color w:val="1F4E78"/>
          <w:sz w:val="18"/>
        </w:rPr>
        <w:t xml:space="preserve">Enam keputusan Direksi dibutuhkan sebelum Q1 2027 agar </w:t>
      </w:r>
      <w:r w:rsidR="000636E6" w:rsidRPr="004F344A">
        <w:rPr>
          <w:b/>
          <w:i/>
          <w:color w:val="1F4E78"/>
          <w:sz w:val="18"/>
        </w:rPr>
        <w:t>Foundation</w:t>
      </w:r>
      <w:r w:rsidR="000636E6" w:rsidRPr="000636E6">
        <w:rPr>
          <w:b/>
          <w:color w:val="1F4E78"/>
          <w:sz w:val="18"/>
        </w:rPr>
        <w:t xml:space="preserve"> </w:t>
      </w:r>
      <w:r w:rsidR="000636E6" w:rsidRPr="00693997">
        <w:rPr>
          <w:b/>
          <w:i/>
          <w:color w:val="1F4E78"/>
          <w:sz w:val="18"/>
        </w:rPr>
        <w:t>Year</w:t>
      </w:r>
      <w:r w:rsidR="000636E6" w:rsidRPr="000636E6">
        <w:rPr>
          <w:b/>
          <w:color w:val="1F4E78"/>
          <w:sz w:val="18"/>
        </w:rPr>
        <w:t xml:space="preserve"> berjalan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3851"/>
        <w:gridCol w:w="2476"/>
        <w:gridCol w:w="2477"/>
      </w:tblGrid>
      <w:tr w:rsidR="009257BF" w:rsidRPr="009257BF" w14:paraId="123164C0" w14:textId="77777777" w:rsidTr="0038257C">
        <w:trPr>
          <w:tblHeader/>
        </w:trPr>
        <w:tc>
          <w:tcPr>
            <w:tcW w:w="1101" w:type="dxa"/>
            <w:shd w:val="clear" w:color="17365D" w:fill="17365D"/>
          </w:tcPr>
          <w:p w14:paraId="15846D94" w14:textId="66336D4A" w:rsidR="009257BF" w:rsidRPr="00506302" w:rsidRDefault="009257B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851" w:type="dxa"/>
            <w:shd w:val="clear" w:color="17365D" w:fill="17365D"/>
          </w:tcPr>
          <w:p w14:paraId="146C8E2D" w14:textId="5DF491BD" w:rsidR="009257BF" w:rsidRPr="00506302" w:rsidRDefault="009257B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w="2476" w:type="dxa"/>
            <w:shd w:val="clear" w:color="17365D" w:fill="17365D"/>
          </w:tcPr>
          <w:p w14:paraId="23970BCC" w14:textId="0A87E20B" w:rsidR="009257BF" w:rsidRPr="00506302" w:rsidRDefault="009257B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Pemilik</w:t>
            </w:r>
          </w:p>
        </w:tc>
        <w:tc>
          <w:tcPr>
            <w:tcW w:w="2477" w:type="dxa"/>
            <w:shd w:val="clear" w:color="17365D" w:fill="17365D"/>
          </w:tcPr>
          <w:p w14:paraId="74AC5478" w14:textId="19F7866E" w:rsidR="009257BF" w:rsidRPr="00506302" w:rsidRDefault="009257B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Tenggat</w:t>
            </w:r>
          </w:p>
        </w:tc>
      </w:tr>
      <w:tr w:rsidR="009257BF" w:rsidRPr="009257BF" w14:paraId="1F7F9B83" w14:textId="77777777" w:rsidTr="0038257C">
        <w:tc>
          <w:tcPr>
            <w:tcW w:w="1101" w:type="dxa"/>
          </w:tcPr>
          <w:p w14:paraId="0BF2D579" w14:textId="47ECF9E9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1</w:t>
            </w:r>
          </w:p>
        </w:tc>
        <w:tc>
          <w:tcPr>
            <w:tcW w:w="3851" w:type="dxa"/>
          </w:tcPr>
          <w:p w14:paraId="7DF42D83" w14:textId="693C3237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Mengesahkan RSTI 2026–2030 sebagai acuan investasi dan transformasi TI</w:t>
            </w:r>
          </w:p>
        </w:tc>
        <w:tc>
          <w:tcPr>
            <w:tcW w:w="2476" w:type="dxa"/>
          </w:tcPr>
          <w:p w14:paraId="1B830163" w14:textId="455F4843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Direktur</w:t>
            </w:r>
          </w:p>
        </w:tc>
        <w:tc>
          <w:tcPr>
            <w:tcW w:w="2477" w:type="dxa"/>
          </w:tcPr>
          <w:p w14:paraId="0BD9041E" w14:textId="73641BD6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Desember 2026</w:t>
            </w:r>
          </w:p>
        </w:tc>
      </w:tr>
      <w:tr w:rsidR="009257BF" w:rsidRPr="009257BF" w14:paraId="380B9672" w14:textId="77777777" w:rsidTr="0038257C">
        <w:tc>
          <w:tcPr>
            <w:tcW w:w="1101" w:type="dxa"/>
          </w:tcPr>
          <w:p w14:paraId="7D7DB54C" w14:textId="628CD75A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2</w:t>
            </w:r>
          </w:p>
        </w:tc>
        <w:tc>
          <w:tcPr>
            <w:tcW w:w="3851" w:type="dxa"/>
          </w:tcPr>
          <w:p w14:paraId="5AA1141A" w14:textId="502E8637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Membentuk IT </w:t>
            </w:r>
            <w:r w:rsidRPr="00693997">
              <w:rPr>
                <w:i/>
                <w:color w:val="000000"/>
                <w:sz w:val="18"/>
              </w:rPr>
              <w:t>Steering Committee</w:t>
            </w:r>
            <w:r w:rsidRPr="00506302">
              <w:rPr>
                <w:color w:val="000000"/>
                <w:sz w:val="18"/>
              </w:rPr>
              <w:t xml:space="preserve"> dan forum </w:t>
            </w:r>
            <w:r w:rsidRPr="00693997">
              <w:rPr>
                <w:i/>
                <w:color w:val="000000"/>
                <w:sz w:val="18"/>
              </w:rPr>
              <w:t>governance</w:t>
            </w:r>
            <w:r w:rsidRPr="00506302">
              <w:rPr>
                <w:color w:val="000000"/>
                <w:sz w:val="18"/>
              </w:rPr>
              <w:t xml:space="preserve"> pendukung</w:t>
            </w:r>
          </w:p>
        </w:tc>
        <w:tc>
          <w:tcPr>
            <w:tcW w:w="2476" w:type="dxa"/>
          </w:tcPr>
          <w:p w14:paraId="708D0E12" w14:textId="23DFC2C0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Direktur / SEVP </w:t>
            </w:r>
            <w:r w:rsidRPr="00693997">
              <w:rPr>
                <w:i/>
                <w:color w:val="000000"/>
                <w:sz w:val="18"/>
              </w:rPr>
              <w:t>Business Support</w:t>
            </w:r>
          </w:p>
        </w:tc>
        <w:tc>
          <w:tcPr>
            <w:tcW w:w="2477" w:type="dxa"/>
          </w:tcPr>
          <w:p w14:paraId="6E61C691" w14:textId="5A3F0043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November 2026</w:t>
            </w:r>
          </w:p>
        </w:tc>
      </w:tr>
      <w:tr w:rsidR="009257BF" w:rsidRPr="009257BF" w14:paraId="2E7715B1" w14:textId="77777777" w:rsidTr="0038257C">
        <w:tc>
          <w:tcPr>
            <w:tcW w:w="1101" w:type="dxa"/>
          </w:tcPr>
          <w:p w14:paraId="2F97714D" w14:textId="3DF9F33D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3</w:t>
            </w:r>
          </w:p>
        </w:tc>
        <w:tc>
          <w:tcPr>
            <w:tcW w:w="3851" w:type="dxa"/>
          </w:tcPr>
          <w:p w14:paraId="5FE2614D" w14:textId="38F55064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Menetapkan inisiatif P1 sebagai prioritas RKAP 2027 dan melepas dana </w:t>
            </w:r>
            <w:r w:rsidRPr="00693997">
              <w:rPr>
                <w:i/>
                <w:color w:val="000000"/>
                <w:sz w:val="18"/>
              </w:rPr>
              <w:t>Gate</w:t>
            </w:r>
            <w:r w:rsidRPr="00506302">
              <w:rPr>
                <w:color w:val="000000"/>
                <w:sz w:val="18"/>
              </w:rPr>
              <w:t xml:space="preserve"> 1</w:t>
            </w:r>
          </w:p>
        </w:tc>
        <w:tc>
          <w:tcPr>
            <w:tcW w:w="2476" w:type="dxa"/>
          </w:tcPr>
          <w:p w14:paraId="0ABBA802" w14:textId="3619CF04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Direksi</w:t>
            </w:r>
          </w:p>
        </w:tc>
        <w:tc>
          <w:tcPr>
            <w:tcW w:w="2477" w:type="dxa"/>
          </w:tcPr>
          <w:p w14:paraId="5C2910D1" w14:textId="17279942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Desember 2026</w:t>
            </w:r>
          </w:p>
        </w:tc>
      </w:tr>
      <w:tr w:rsidR="009257BF" w:rsidRPr="009257BF" w14:paraId="7FD56715" w14:textId="77777777" w:rsidTr="0038257C">
        <w:tc>
          <w:tcPr>
            <w:tcW w:w="1101" w:type="dxa"/>
          </w:tcPr>
          <w:p w14:paraId="2987F321" w14:textId="652F336B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4</w:t>
            </w:r>
          </w:p>
        </w:tc>
        <w:tc>
          <w:tcPr>
            <w:tcW w:w="3851" w:type="dxa"/>
          </w:tcPr>
          <w:p w14:paraId="5F870BEF" w14:textId="5ED483C9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Menunjuk </w:t>
            </w:r>
            <w:r w:rsidRPr="00693997">
              <w:rPr>
                <w:i/>
                <w:color w:val="000000"/>
                <w:sz w:val="18"/>
              </w:rPr>
              <w:t>business owner</w:t>
            </w:r>
            <w:r w:rsidRPr="00506302">
              <w:rPr>
                <w:color w:val="000000"/>
                <w:sz w:val="18"/>
              </w:rPr>
              <w:t xml:space="preserve"> untuk setiap inisiatif P1</w:t>
            </w:r>
          </w:p>
        </w:tc>
        <w:tc>
          <w:tcPr>
            <w:tcW w:w="2476" w:type="dxa"/>
          </w:tcPr>
          <w:p w14:paraId="5AE1AC96" w14:textId="19D08FC9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SEVP </w:t>
            </w:r>
            <w:r w:rsidRPr="00693997">
              <w:rPr>
                <w:i/>
                <w:color w:val="000000"/>
                <w:sz w:val="18"/>
              </w:rPr>
              <w:t>Business Support</w:t>
            </w:r>
            <w:r w:rsidRPr="00506302">
              <w:rPr>
                <w:color w:val="000000"/>
                <w:sz w:val="18"/>
              </w:rPr>
              <w:t xml:space="preserve"> &amp; SEVP </w:t>
            </w:r>
            <w:r w:rsidRPr="00693997">
              <w:rPr>
                <w:i/>
                <w:color w:val="000000"/>
                <w:sz w:val="18"/>
              </w:rPr>
              <w:t>Operation</w:t>
            </w:r>
          </w:p>
        </w:tc>
        <w:tc>
          <w:tcPr>
            <w:tcW w:w="2477" w:type="dxa"/>
          </w:tcPr>
          <w:p w14:paraId="1EA6CB63" w14:textId="7128DCB8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Desember 2026</w:t>
            </w:r>
          </w:p>
        </w:tc>
      </w:tr>
      <w:tr w:rsidR="009257BF" w:rsidRPr="009257BF" w14:paraId="737E368D" w14:textId="77777777" w:rsidTr="0038257C">
        <w:tc>
          <w:tcPr>
            <w:tcW w:w="1101" w:type="dxa"/>
          </w:tcPr>
          <w:p w14:paraId="38E093D4" w14:textId="47A882B8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5</w:t>
            </w:r>
          </w:p>
        </w:tc>
        <w:tc>
          <w:tcPr>
            <w:tcW w:w="3851" w:type="dxa"/>
          </w:tcPr>
          <w:p w14:paraId="1A9407F5" w14:textId="26AB9AB2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Menyetujui rekrutmen peran kunci TI dan pengadaan </w:t>
            </w:r>
            <w:r w:rsidRPr="00693997">
              <w:rPr>
                <w:i/>
                <w:color w:val="000000"/>
                <w:sz w:val="18"/>
              </w:rPr>
              <w:t>managed service</w:t>
            </w:r>
            <w:r w:rsidRPr="00506302">
              <w:rPr>
                <w:color w:val="000000"/>
                <w:sz w:val="18"/>
              </w:rPr>
              <w:t xml:space="preserve"> (</w:t>
            </w:r>
            <w:r w:rsidRPr="00693997">
              <w:rPr>
                <w:i/>
                <w:color w:val="000000"/>
                <w:sz w:val="18"/>
              </w:rPr>
              <w:t>service desk</w:t>
            </w:r>
            <w:r w:rsidRPr="00506302">
              <w:rPr>
                <w:color w:val="000000"/>
                <w:sz w:val="18"/>
              </w:rPr>
              <w:t>, MDR)</w:t>
            </w:r>
          </w:p>
        </w:tc>
        <w:tc>
          <w:tcPr>
            <w:tcW w:w="2476" w:type="dxa"/>
          </w:tcPr>
          <w:p w14:paraId="3C01F09C" w14:textId="205A6DF1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SEVP </w:t>
            </w:r>
            <w:r w:rsidRPr="00693997">
              <w:rPr>
                <w:i/>
                <w:color w:val="000000"/>
                <w:sz w:val="18"/>
              </w:rPr>
              <w:t>Business Support</w:t>
            </w:r>
          </w:p>
        </w:tc>
        <w:tc>
          <w:tcPr>
            <w:tcW w:w="2477" w:type="dxa"/>
          </w:tcPr>
          <w:p w14:paraId="317869C3" w14:textId="483870C5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Q1 2027</w:t>
            </w:r>
          </w:p>
        </w:tc>
      </w:tr>
      <w:tr w:rsidR="009257BF" w:rsidRPr="009257BF" w14:paraId="45ABADB2" w14:textId="77777777" w:rsidTr="0038257C">
        <w:tc>
          <w:tcPr>
            <w:tcW w:w="1101" w:type="dxa"/>
          </w:tcPr>
          <w:p w14:paraId="4BFFC1D3" w14:textId="384B1494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6</w:t>
            </w:r>
          </w:p>
        </w:tc>
        <w:tc>
          <w:tcPr>
            <w:tcW w:w="3851" w:type="dxa"/>
          </w:tcPr>
          <w:p w14:paraId="2DBB8635" w14:textId="33613188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Menetapkan bahwa seluruh inisiatif digital—termasuk </w:t>
            </w:r>
            <w:r w:rsidRPr="00693997">
              <w:rPr>
                <w:i/>
                <w:color w:val="000000"/>
                <w:sz w:val="18"/>
              </w:rPr>
              <w:t>charter digital</w:t>
            </w:r>
            <w:r w:rsidRPr="00506302">
              <w:rPr>
                <w:color w:val="000000"/>
                <w:sz w:val="18"/>
              </w:rPr>
              <w:t xml:space="preserve"> RJPP—dikelola dalam satu portfolio RSTI</w:t>
            </w:r>
          </w:p>
        </w:tc>
        <w:tc>
          <w:tcPr>
            <w:tcW w:w="2476" w:type="dxa"/>
          </w:tcPr>
          <w:p w14:paraId="0E186ED5" w14:textId="32B5F7FD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Direktur</w:t>
            </w:r>
          </w:p>
        </w:tc>
        <w:tc>
          <w:tcPr>
            <w:tcW w:w="2477" w:type="dxa"/>
          </w:tcPr>
          <w:p w14:paraId="5A60911B" w14:textId="09F766A0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November 2026</w:t>
            </w:r>
          </w:p>
        </w:tc>
      </w:tr>
    </w:tbl>
    <w:p w14:paraId="7E69A0D4" w14:textId="354BD423" w:rsidR="009257BF" w:rsidRPr="006F7F48" w:rsidRDefault="009257BF" w:rsidP="009257BF">
      <w:pPr>
        <w:pStyle w:val="Heading2"/>
      </w:pPr>
      <w:bookmarkStart w:id="187" w:name="_Toc242450799"/>
      <w:r w:rsidRPr="006F7F48">
        <w:t>20.2 Rencana 100 Hari</w:t>
      </w:r>
      <w:bookmarkEnd w:id="187"/>
    </w:p>
    <w:p w14:paraId="00918A8E" w14:textId="77777777" w:rsidR="009257BF" w:rsidRDefault="009257BF" w:rsidP="00640BA1">
      <w:pPr>
        <w:spacing w:before="160" w:after="60"/>
        <w:jc w:val="both"/>
        <w:rPr>
          <w:b/>
          <w:color w:val="1F4E78"/>
          <w:sz w:val="18"/>
        </w:rPr>
      </w:pPr>
      <w:r w:rsidRPr="00693997">
        <w:rPr>
          <w:b/>
          <w:i/>
          <w:color w:val="1F4E78"/>
          <w:sz w:val="18"/>
        </w:rPr>
        <w:t>Exhibit</w:t>
      </w:r>
      <w:r w:rsidRPr="009257BF">
        <w:rPr>
          <w:b/>
          <w:color w:val="1F4E78"/>
          <w:sz w:val="18"/>
        </w:rPr>
        <w:t xml:space="preserve"> 20.2 — 100-</w:t>
      </w:r>
      <w:r w:rsidRPr="00693997">
        <w:rPr>
          <w:b/>
          <w:i/>
          <w:color w:val="1F4E78"/>
          <w:sz w:val="18"/>
        </w:rPr>
        <w:t>day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710"/>
        <w:gridCol w:w="2476"/>
        <w:gridCol w:w="2477"/>
      </w:tblGrid>
      <w:tr w:rsidR="009257BF" w:rsidRPr="009257BF" w14:paraId="6C9E2AEF" w14:textId="77777777" w:rsidTr="0038257C">
        <w:trPr>
          <w:tblHeader/>
        </w:trPr>
        <w:tc>
          <w:tcPr>
            <w:tcW w:w="1242" w:type="dxa"/>
            <w:shd w:val="clear" w:color="17365D" w:fill="17365D"/>
          </w:tcPr>
          <w:p w14:paraId="51E9AFCE" w14:textId="0CEE6FAA" w:rsidR="009257BF" w:rsidRPr="00506302" w:rsidRDefault="009257B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Minggu</w:t>
            </w:r>
          </w:p>
        </w:tc>
        <w:tc>
          <w:tcPr>
            <w:tcW w:w="3710" w:type="dxa"/>
            <w:shd w:val="clear" w:color="17365D" w:fill="17365D"/>
          </w:tcPr>
          <w:p w14:paraId="0D0A4A8E" w14:textId="323E80AF" w:rsidR="009257BF" w:rsidRPr="00506302" w:rsidRDefault="009257B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Aktivitas</w:t>
            </w:r>
          </w:p>
        </w:tc>
        <w:tc>
          <w:tcPr>
            <w:tcW w:w="2476" w:type="dxa"/>
            <w:shd w:val="clear" w:color="17365D" w:fill="17365D"/>
          </w:tcPr>
          <w:p w14:paraId="5EDADF75" w14:textId="22DB8EB2" w:rsidR="009257BF" w:rsidRPr="00506302" w:rsidRDefault="009257B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477" w:type="dxa"/>
            <w:shd w:val="clear" w:color="17365D" w:fill="17365D"/>
          </w:tcPr>
          <w:p w14:paraId="0DBB7C59" w14:textId="5BFE0353" w:rsidR="009257BF" w:rsidRPr="00506302" w:rsidRDefault="009257BF" w:rsidP="00F345FF">
            <w:pPr>
              <w:spacing w:after="160"/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Pemilik</w:t>
            </w:r>
          </w:p>
        </w:tc>
      </w:tr>
      <w:tr w:rsidR="009257BF" w:rsidRPr="009257BF" w14:paraId="2611DD42" w14:textId="77777777" w:rsidTr="0038257C">
        <w:tc>
          <w:tcPr>
            <w:tcW w:w="1242" w:type="dxa"/>
          </w:tcPr>
          <w:p w14:paraId="0AE21368" w14:textId="3AD27DFD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1–4</w:t>
            </w:r>
          </w:p>
        </w:tc>
        <w:tc>
          <w:tcPr>
            <w:tcW w:w="3710" w:type="dxa"/>
          </w:tcPr>
          <w:p w14:paraId="1E0F2492" w14:textId="38382FE6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Bentuk IT SteerCo; inventaris aplikasi, aset, </w:t>
            </w:r>
            <w:r w:rsidRPr="00693997">
              <w:rPr>
                <w:i/>
                <w:color w:val="000000"/>
                <w:sz w:val="18"/>
              </w:rPr>
              <w:t>vendor</w:t>
            </w:r>
            <w:r w:rsidRPr="00506302">
              <w:rPr>
                <w:color w:val="000000"/>
                <w:sz w:val="18"/>
              </w:rPr>
              <w:t>, kontrak</w:t>
            </w:r>
          </w:p>
        </w:tc>
        <w:tc>
          <w:tcPr>
            <w:tcW w:w="2476" w:type="dxa"/>
          </w:tcPr>
          <w:p w14:paraId="45FAB9D3" w14:textId="5E924DFD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Charter</w:t>
            </w:r>
            <w:r w:rsidRPr="00506302">
              <w:rPr>
                <w:color w:val="000000"/>
                <w:sz w:val="18"/>
              </w:rPr>
              <w:t xml:space="preserve"> SteerCo; inventaris awal</w:t>
            </w:r>
          </w:p>
        </w:tc>
        <w:tc>
          <w:tcPr>
            <w:tcW w:w="2477" w:type="dxa"/>
          </w:tcPr>
          <w:p w14:paraId="3EB7A3C0" w14:textId="2DC6CF08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Head</w:t>
            </w:r>
            <w:r w:rsidRPr="00506302">
              <w:rPr>
                <w:color w:val="000000"/>
                <w:sz w:val="18"/>
              </w:rPr>
              <w:t xml:space="preserve"> of IT</w:t>
            </w:r>
          </w:p>
        </w:tc>
      </w:tr>
      <w:tr w:rsidR="009257BF" w:rsidRPr="009257BF" w14:paraId="12A5C579" w14:textId="77777777" w:rsidTr="0038257C">
        <w:tc>
          <w:tcPr>
            <w:tcW w:w="1242" w:type="dxa"/>
          </w:tcPr>
          <w:p w14:paraId="16620505" w14:textId="3F0143DE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3–8</w:t>
            </w:r>
          </w:p>
        </w:tc>
        <w:tc>
          <w:tcPr>
            <w:tcW w:w="3710" w:type="dxa"/>
          </w:tcPr>
          <w:p w14:paraId="496754B4" w14:textId="2E956CF2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 diagnostic: COBIT/NIST </w:t>
            </w:r>
            <w:r w:rsidRPr="00693997">
              <w:rPr>
                <w:i/>
                <w:color w:val="000000"/>
                <w:sz w:val="18"/>
              </w:rPr>
              <w:t>self-assessment</w:t>
            </w:r>
            <w:r w:rsidRPr="00506302">
              <w:rPr>
                <w:color w:val="000000"/>
                <w:sz w:val="18"/>
              </w:rPr>
              <w:t>, validasi seluruh hipotesis [H]</w:t>
            </w:r>
          </w:p>
        </w:tc>
        <w:tc>
          <w:tcPr>
            <w:tcW w:w="2476" w:type="dxa"/>
          </w:tcPr>
          <w:p w14:paraId="1C294699" w14:textId="35815CD3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Baseline maturity</w:t>
            </w:r>
            <w:r w:rsidRPr="00506302">
              <w:rPr>
                <w:color w:val="000000"/>
                <w:sz w:val="18"/>
              </w:rPr>
              <w:t xml:space="preserve"> &amp; KPI tervalidasi</w:t>
            </w:r>
          </w:p>
        </w:tc>
        <w:tc>
          <w:tcPr>
            <w:tcW w:w="2477" w:type="dxa"/>
          </w:tcPr>
          <w:p w14:paraId="768620D0" w14:textId="3ED2ED7C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Head</w:t>
            </w:r>
            <w:r w:rsidRPr="00506302">
              <w:rPr>
                <w:color w:val="000000"/>
                <w:sz w:val="18"/>
              </w:rPr>
              <w:t xml:space="preserve"> of IT + konsultan</w:t>
            </w:r>
          </w:p>
        </w:tc>
      </w:tr>
      <w:tr w:rsidR="009257BF" w:rsidRPr="009257BF" w14:paraId="6AC86CAF" w14:textId="77777777" w:rsidTr="0038257C">
        <w:tc>
          <w:tcPr>
            <w:tcW w:w="1242" w:type="dxa"/>
          </w:tcPr>
          <w:p w14:paraId="7C957ACF" w14:textId="3CED77ED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1–6</w:t>
            </w:r>
          </w:p>
        </w:tc>
        <w:tc>
          <w:tcPr>
            <w:tcW w:w="3710" w:type="dxa"/>
          </w:tcPr>
          <w:p w14:paraId="0D955ED3" w14:textId="7D1E9CAE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Cyber quick wins</w:t>
            </w:r>
            <w:r w:rsidRPr="00506302">
              <w:rPr>
                <w:color w:val="000000"/>
                <w:sz w:val="18"/>
              </w:rPr>
              <w:t xml:space="preserve">: MFA akun admin &amp; </w:t>
            </w:r>
            <w:r w:rsidRPr="00693997">
              <w:rPr>
                <w:i/>
                <w:color w:val="000000"/>
                <w:sz w:val="18"/>
              </w:rPr>
              <w:t>email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backup offline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patch</w:t>
            </w:r>
            <w:r w:rsidRPr="00506302">
              <w:rPr>
                <w:color w:val="000000"/>
                <w:sz w:val="18"/>
              </w:rPr>
              <w:t xml:space="preserve"> kritis</w:t>
            </w:r>
          </w:p>
        </w:tc>
        <w:tc>
          <w:tcPr>
            <w:tcW w:w="2476" w:type="dxa"/>
          </w:tcPr>
          <w:p w14:paraId="36636F4A" w14:textId="1A6DBA65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Risiko akses &amp; </w:t>
            </w:r>
            <w:r w:rsidRPr="00693997">
              <w:rPr>
                <w:i/>
                <w:color w:val="000000"/>
                <w:sz w:val="18"/>
              </w:rPr>
              <w:t>ransomware</w:t>
            </w:r>
            <w:r w:rsidRPr="00506302">
              <w:rPr>
                <w:color w:val="000000"/>
                <w:sz w:val="18"/>
              </w:rPr>
              <w:t xml:space="preserve"> turun</w:t>
            </w:r>
          </w:p>
        </w:tc>
        <w:tc>
          <w:tcPr>
            <w:tcW w:w="2477" w:type="dxa"/>
          </w:tcPr>
          <w:p w14:paraId="1FB12AEC" w14:textId="7E947FD7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InfoSec </w:t>
            </w:r>
            <w:proofErr w:type="gramStart"/>
            <w:r w:rsidRPr="00693997">
              <w:rPr>
                <w:i/>
                <w:color w:val="000000"/>
                <w:sz w:val="18"/>
              </w:rPr>
              <w:t>lead</w:t>
            </w:r>
            <w:proofErr w:type="gramEnd"/>
          </w:p>
        </w:tc>
      </w:tr>
      <w:tr w:rsidR="009257BF" w:rsidRPr="009257BF" w14:paraId="42718243" w14:textId="77777777" w:rsidTr="0038257C">
        <w:tc>
          <w:tcPr>
            <w:tcW w:w="1242" w:type="dxa"/>
          </w:tcPr>
          <w:p w14:paraId="25FE6452" w14:textId="21F9626E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4–10</w:t>
            </w:r>
          </w:p>
        </w:tc>
        <w:tc>
          <w:tcPr>
            <w:tcW w:w="3710" w:type="dxa"/>
          </w:tcPr>
          <w:p w14:paraId="2B5B6319" w14:textId="7741CB15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MVP </w:t>
            </w:r>
            <w:r w:rsidRPr="00693997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KEK &amp; </w:t>
            </w:r>
            <w:r w:rsidRPr="00693997">
              <w:rPr>
                <w:i/>
                <w:color w:val="000000"/>
                <w:sz w:val="18"/>
              </w:rPr>
              <w:t>pipeline investor</w:t>
            </w:r>
          </w:p>
        </w:tc>
        <w:tc>
          <w:tcPr>
            <w:tcW w:w="2476" w:type="dxa"/>
          </w:tcPr>
          <w:p w14:paraId="6BF59098" w14:textId="3218DC84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Dashboard</w:t>
            </w:r>
            <w:r w:rsidRPr="00506302">
              <w:rPr>
                <w:color w:val="000000"/>
                <w:sz w:val="18"/>
              </w:rPr>
              <w:t xml:space="preserve"> dipakai Pemasaran</w:t>
            </w:r>
          </w:p>
        </w:tc>
        <w:tc>
          <w:tcPr>
            <w:tcW w:w="2477" w:type="dxa"/>
          </w:tcPr>
          <w:p w14:paraId="46B9013E" w14:textId="7ED07F67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Pemasaran &amp; Penjualan</w:t>
            </w:r>
          </w:p>
        </w:tc>
      </w:tr>
      <w:tr w:rsidR="009257BF" w:rsidRPr="009257BF" w14:paraId="2A72270E" w14:textId="77777777" w:rsidTr="0038257C">
        <w:tc>
          <w:tcPr>
            <w:tcW w:w="1242" w:type="dxa"/>
          </w:tcPr>
          <w:p w14:paraId="179F1CE8" w14:textId="1FB48F40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6–12</w:t>
            </w:r>
          </w:p>
        </w:tc>
        <w:tc>
          <w:tcPr>
            <w:tcW w:w="3710" w:type="dxa"/>
          </w:tcPr>
          <w:p w14:paraId="4E24BE95" w14:textId="6CE85540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Business case</w:t>
            </w:r>
            <w:r w:rsidRPr="00506302">
              <w:rPr>
                <w:color w:val="000000"/>
                <w:sz w:val="18"/>
              </w:rPr>
              <w:t xml:space="preserve"> P1 dan </w:t>
            </w:r>
            <w:r w:rsidRPr="00693997">
              <w:rPr>
                <w:i/>
                <w:color w:val="000000"/>
                <w:sz w:val="18"/>
              </w:rPr>
              <w:t>market sounding vendor</w:t>
            </w:r>
          </w:p>
        </w:tc>
        <w:tc>
          <w:tcPr>
            <w:tcW w:w="2476" w:type="dxa"/>
          </w:tcPr>
          <w:p w14:paraId="72B02CD9" w14:textId="281B71A3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Paket RKAP TI 2027</w:t>
            </w:r>
          </w:p>
        </w:tc>
        <w:tc>
          <w:tcPr>
            <w:tcW w:w="2477" w:type="dxa"/>
          </w:tcPr>
          <w:p w14:paraId="6BB56F0D" w14:textId="3FE33795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PMO TI</w:t>
            </w:r>
          </w:p>
        </w:tc>
      </w:tr>
      <w:tr w:rsidR="009257BF" w:rsidRPr="009257BF" w14:paraId="4AA3E754" w14:textId="77777777" w:rsidTr="0038257C">
        <w:tc>
          <w:tcPr>
            <w:tcW w:w="1242" w:type="dxa"/>
          </w:tcPr>
          <w:p w14:paraId="78511C20" w14:textId="0AD81FE8" w:rsidR="009257BF" w:rsidRPr="00506302" w:rsidRDefault="009257BF" w:rsidP="00F345FF">
            <w:pPr>
              <w:spacing w:after="160"/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10–14</w:t>
            </w:r>
          </w:p>
        </w:tc>
        <w:tc>
          <w:tcPr>
            <w:tcW w:w="3710" w:type="dxa"/>
          </w:tcPr>
          <w:p w14:paraId="5AB0E1DF" w14:textId="204CB36B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Kalibrasi skor prioritas &amp; </w:t>
            </w:r>
            <w:r w:rsidRPr="00693997">
              <w:rPr>
                <w:i/>
                <w:color w:val="000000"/>
                <w:sz w:val="18"/>
              </w:rPr>
              <w:t>roadmap</w:t>
            </w:r>
          </w:p>
        </w:tc>
        <w:tc>
          <w:tcPr>
            <w:tcW w:w="2476" w:type="dxa"/>
          </w:tcPr>
          <w:p w14:paraId="4ED61794" w14:textId="398BC2D3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RSTI versi final</w:t>
            </w:r>
          </w:p>
        </w:tc>
        <w:tc>
          <w:tcPr>
            <w:tcW w:w="2477" w:type="dxa"/>
          </w:tcPr>
          <w:p w14:paraId="0653745E" w14:textId="41BDDFE9" w:rsidR="009257BF" w:rsidRPr="00506302" w:rsidRDefault="009257BF" w:rsidP="00F345FF">
            <w:pPr>
              <w:spacing w:after="160"/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IT SteerCo</w:t>
            </w:r>
          </w:p>
        </w:tc>
      </w:tr>
    </w:tbl>
    <w:p w14:paraId="29D072A9" w14:textId="2F35CABB" w:rsidR="00E93748" w:rsidRDefault="00E93748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251AA093" w14:textId="098EF6D4" w:rsidR="00E93748" w:rsidRPr="006F7F48" w:rsidRDefault="00E93748" w:rsidP="00E93748">
      <w:pPr>
        <w:pStyle w:val="Heading1"/>
      </w:pPr>
      <w:bookmarkStart w:id="188" w:name="_Toc242450800"/>
      <w:r w:rsidRPr="006F7F48">
        <w:lastRenderedPageBreak/>
        <w:t>LAMPIRAN A — REGISTER HIPOTESIS DAN VALIDASI</w:t>
      </w:r>
      <w:bookmarkEnd w:id="1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145"/>
        <w:gridCol w:w="1981"/>
        <w:gridCol w:w="1981"/>
        <w:gridCol w:w="1981"/>
      </w:tblGrid>
      <w:tr w:rsidR="00E93748" w:rsidRPr="00E93748" w14:paraId="0EE8B345" w14:textId="77777777" w:rsidTr="0038257C">
        <w:trPr>
          <w:tblHeader/>
        </w:trPr>
        <w:tc>
          <w:tcPr>
            <w:tcW w:w="817" w:type="dxa"/>
            <w:shd w:val="clear" w:color="17365D" w:fill="17365D"/>
          </w:tcPr>
          <w:p w14:paraId="3E6A9768" w14:textId="5C3B1978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#</w:t>
            </w:r>
          </w:p>
        </w:tc>
        <w:tc>
          <w:tcPr>
            <w:tcW w:w="3145" w:type="dxa"/>
            <w:shd w:val="clear" w:color="17365D" w:fill="17365D"/>
          </w:tcPr>
          <w:p w14:paraId="1A3F5462" w14:textId="624CE7E2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Hipotesis [H]</w:t>
            </w:r>
          </w:p>
        </w:tc>
        <w:tc>
          <w:tcPr>
            <w:tcW w:w="1981" w:type="dxa"/>
            <w:shd w:val="clear" w:color="17365D" w:fill="17365D"/>
          </w:tcPr>
          <w:p w14:paraId="0A94EE93" w14:textId="3B68BA65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Data yang dibutuhkan</w:t>
            </w:r>
          </w:p>
        </w:tc>
        <w:tc>
          <w:tcPr>
            <w:tcW w:w="1981" w:type="dxa"/>
            <w:shd w:val="clear" w:color="17365D" w:fill="17365D"/>
          </w:tcPr>
          <w:p w14:paraId="0E912F02" w14:textId="3BC380BF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Metode validasi</w:t>
            </w:r>
          </w:p>
        </w:tc>
        <w:tc>
          <w:tcPr>
            <w:tcW w:w="1981" w:type="dxa"/>
            <w:shd w:val="clear" w:color="17365D" w:fill="17365D"/>
          </w:tcPr>
          <w:p w14:paraId="72C51CA4" w14:textId="562EE0DF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Implikasi bila benar</w:t>
            </w:r>
          </w:p>
        </w:tc>
      </w:tr>
      <w:tr w:rsidR="00E93748" w:rsidRPr="00E93748" w14:paraId="630552DF" w14:textId="77777777" w:rsidTr="0038257C">
        <w:tc>
          <w:tcPr>
            <w:tcW w:w="817" w:type="dxa"/>
          </w:tcPr>
          <w:p w14:paraId="103222EE" w14:textId="5F75C1C5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H1</w:t>
            </w:r>
          </w:p>
        </w:tc>
        <w:tc>
          <w:tcPr>
            <w:tcW w:w="3145" w:type="dxa"/>
          </w:tcPr>
          <w:p w14:paraId="6E72B529" w14:textId="3A4AF739" w:rsidR="00E93748" w:rsidRPr="00506302" w:rsidRDefault="00016C37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Praktik</w:t>
            </w:r>
            <w:r w:rsidR="00E93748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TI 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umumnya belum terstandar;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capability</w:t>
            </w:r>
            <w:r w:rsidR="00E93748"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 xml:space="preserve"> level</w:t>
            </w:r>
            <w:r w:rsidR="00E93748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ditetapkan melalui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assessment</w:t>
            </w:r>
          </w:p>
        </w:tc>
        <w:tc>
          <w:tcPr>
            <w:tcW w:w="1981" w:type="dxa"/>
          </w:tcPr>
          <w:p w14:paraId="419CE8A5" w14:textId="2AB997D6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Kebijakan, SOP, bukti praktik</w:t>
            </w:r>
          </w:p>
        </w:tc>
        <w:tc>
          <w:tcPr>
            <w:tcW w:w="1981" w:type="dxa"/>
          </w:tcPr>
          <w:p w14:paraId="3B95DA6F" w14:textId="2D02B221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COBIT 2019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assessment</w:t>
            </w:r>
          </w:p>
        </w:tc>
        <w:tc>
          <w:tcPr>
            <w:tcW w:w="1981" w:type="dxa"/>
          </w:tcPr>
          <w:p w14:paraId="7EE99BA7" w14:textId="5B78571B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4F344A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Foundation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2027 sesuai rencana</w:t>
            </w:r>
          </w:p>
        </w:tc>
      </w:tr>
      <w:tr w:rsidR="00E93748" w:rsidRPr="00E93748" w14:paraId="0B20D7C1" w14:textId="77777777" w:rsidTr="0038257C">
        <w:tc>
          <w:tcPr>
            <w:tcW w:w="817" w:type="dxa"/>
          </w:tcPr>
          <w:p w14:paraId="5E4922EE" w14:textId="32B28CB6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H2</w:t>
            </w:r>
          </w:p>
        </w:tc>
        <w:tc>
          <w:tcPr>
            <w:tcW w:w="3145" w:type="dxa"/>
          </w:tcPr>
          <w:p w14:paraId="36CDF035" w14:textId="06CCFD29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Governance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TI belum matang</w:t>
            </w:r>
          </w:p>
        </w:tc>
        <w:tc>
          <w:tcPr>
            <w:tcW w:w="1981" w:type="dxa"/>
          </w:tcPr>
          <w:p w14:paraId="158502BD" w14:textId="0118B59C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SK, notulen, proses anggaran TI</w:t>
            </w:r>
          </w:p>
        </w:tc>
        <w:tc>
          <w:tcPr>
            <w:tcW w:w="1981" w:type="dxa"/>
          </w:tcPr>
          <w:p w14:paraId="2AC6CC33" w14:textId="2BFBDF7D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Wawancara Direksi &amp; SEVP</w:t>
            </w:r>
          </w:p>
        </w:tc>
        <w:tc>
          <w:tcPr>
            <w:tcW w:w="1981" w:type="dxa"/>
          </w:tcPr>
          <w:p w14:paraId="27949B91" w14:textId="78B992A1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IT-01 dimulai H2 2026</w:t>
            </w:r>
          </w:p>
        </w:tc>
      </w:tr>
      <w:tr w:rsidR="00E93748" w:rsidRPr="00E93748" w14:paraId="62BEA7F6" w14:textId="77777777" w:rsidTr="0038257C">
        <w:tc>
          <w:tcPr>
            <w:tcW w:w="817" w:type="dxa"/>
          </w:tcPr>
          <w:p w14:paraId="0601C4EF" w14:textId="023B1620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H3</w:t>
            </w:r>
          </w:p>
        </w:tc>
        <w:tc>
          <w:tcPr>
            <w:tcW w:w="3145" w:type="dxa"/>
          </w:tcPr>
          <w:p w14:paraId="0CECB2AF" w14:textId="2FCC8D70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EA belum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established</w:t>
            </w:r>
          </w:p>
        </w:tc>
        <w:tc>
          <w:tcPr>
            <w:tcW w:w="1981" w:type="dxa"/>
          </w:tcPr>
          <w:p w14:paraId="6F8F9D57" w14:textId="555AC3ED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Dokumen arsitektur, inventaris</w:t>
            </w:r>
          </w:p>
        </w:tc>
        <w:tc>
          <w:tcPr>
            <w:tcW w:w="1981" w:type="dxa"/>
          </w:tcPr>
          <w:p w14:paraId="73941487" w14:textId="161B3B75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Review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dokumen</w:t>
            </w:r>
          </w:p>
        </w:tc>
        <w:tc>
          <w:tcPr>
            <w:tcW w:w="1981" w:type="dxa"/>
          </w:tcPr>
          <w:p w14:paraId="12E47DE6" w14:textId="2DC4C19C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ARB dibentuk 2027</w:t>
            </w:r>
          </w:p>
        </w:tc>
      </w:tr>
      <w:tr w:rsidR="00E93748" w:rsidRPr="00E93748" w14:paraId="547085FB" w14:textId="77777777" w:rsidTr="0038257C">
        <w:tc>
          <w:tcPr>
            <w:tcW w:w="817" w:type="dxa"/>
          </w:tcPr>
          <w:p w14:paraId="473E662D" w14:textId="704449CC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H4</w:t>
            </w:r>
          </w:p>
        </w:tc>
        <w:tc>
          <w:tcPr>
            <w:tcW w:w="3145" w:type="dxa"/>
          </w:tcPr>
          <w:p w14:paraId="3FE2B612" w14:textId="06D005EF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Aplikasi terfragmentasi</w:t>
            </w:r>
          </w:p>
        </w:tc>
        <w:tc>
          <w:tcPr>
            <w:tcW w:w="1981" w:type="dxa"/>
          </w:tcPr>
          <w:p w14:paraId="776FB5B0" w14:textId="7E98F71C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Inventaris aplikasi &amp; integrasi</w:t>
            </w:r>
            <w:r w:rsidR="00C94799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; lisensi/instance SAP FI/HC; kelayakan lokalisasi dan hosting Odoo</w:t>
            </w:r>
          </w:p>
        </w:tc>
        <w:tc>
          <w:tcPr>
            <w:tcW w:w="1981" w:type="dxa"/>
          </w:tcPr>
          <w:p w14:paraId="139A2963" w14:textId="554FD3EC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Survei divisi +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discovery tool</w:t>
            </w:r>
          </w:p>
        </w:tc>
        <w:tc>
          <w:tcPr>
            <w:tcW w:w="1981" w:type="dxa"/>
          </w:tcPr>
          <w:p w14:paraId="1C32659A" w14:textId="7281EB02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Rasionalisasi &amp;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integration platform</w:t>
            </w:r>
          </w:p>
        </w:tc>
      </w:tr>
      <w:tr w:rsidR="00E93748" w:rsidRPr="00E93748" w14:paraId="726E7236" w14:textId="77777777" w:rsidTr="0038257C">
        <w:tc>
          <w:tcPr>
            <w:tcW w:w="817" w:type="dxa"/>
          </w:tcPr>
          <w:p w14:paraId="7BD0E17F" w14:textId="7D21A99A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H5</w:t>
            </w:r>
          </w:p>
        </w:tc>
        <w:tc>
          <w:tcPr>
            <w:tcW w:w="3145" w:type="dxa"/>
          </w:tcPr>
          <w:p w14:paraId="1767B3E2" w14:textId="0F747F25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Data governance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belum matang</w:t>
            </w:r>
          </w:p>
        </w:tc>
        <w:tc>
          <w:tcPr>
            <w:tcW w:w="1981" w:type="dxa"/>
          </w:tcPr>
          <w:p w14:paraId="006CAA6A" w14:textId="033E6E36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Sumber data, sampel kualitas</w:t>
            </w:r>
          </w:p>
        </w:tc>
        <w:tc>
          <w:tcPr>
            <w:tcW w:w="1981" w:type="dxa"/>
          </w:tcPr>
          <w:p w14:paraId="63D258A8" w14:textId="0D16B0D6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Data profiling</w:t>
            </w:r>
          </w:p>
        </w:tc>
        <w:tc>
          <w:tcPr>
            <w:tcW w:w="1981" w:type="dxa"/>
          </w:tcPr>
          <w:p w14:paraId="17A00F0F" w14:textId="3A8AC375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Master data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diprioritaskan 2027–28</w:t>
            </w:r>
          </w:p>
        </w:tc>
      </w:tr>
      <w:tr w:rsidR="00E93748" w:rsidRPr="00E93748" w14:paraId="3849C20B" w14:textId="77777777" w:rsidTr="0038257C">
        <w:tc>
          <w:tcPr>
            <w:tcW w:w="817" w:type="dxa"/>
          </w:tcPr>
          <w:p w14:paraId="12207190" w14:textId="7879356F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H6</w:t>
            </w:r>
          </w:p>
        </w:tc>
        <w:tc>
          <w:tcPr>
            <w:tcW w:w="3145" w:type="dxa"/>
          </w:tcPr>
          <w:p w14:paraId="01B16307" w14:textId="5D03E15A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IAM belum lengkap; MFA belum ada</w:t>
            </w:r>
          </w:p>
        </w:tc>
        <w:tc>
          <w:tcPr>
            <w:tcW w:w="1981" w:type="dxa"/>
          </w:tcPr>
          <w:p w14:paraId="0D30C27C" w14:textId="78E92776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Daftar akun, konfigurasi</w:t>
            </w:r>
          </w:p>
        </w:tc>
        <w:tc>
          <w:tcPr>
            <w:tcW w:w="1981" w:type="dxa"/>
          </w:tcPr>
          <w:p w14:paraId="22A1D8B5" w14:textId="239BDE0B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Audit akun &amp; konfigurasi</w:t>
            </w:r>
          </w:p>
        </w:tc>
        <w:tc>
          <w:tcPr>
            <w:tcW w:w="1981" w:type="dxa"/>
          </w:tcPr>
          <w:p w14:paraId="36035111" w14:textId="2DA20F5C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IT-04 sebagai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quick win</w:t>
            </w:r>
          </w:p>
        </w:tc>
      </w:tr>
      <w:tr w:rsidR="00E93748" w:rsidRPr="00E93748" w14:paraId="0C42B545" w14:textId="77777777" w:rsidTr="0038257C">
        <w:tc>
          <w:tcPr>
            <w:tcW w:w="817" w:type="dxa"/>
          </w:tcPr>
          <w:p w14:paraId="00A5FF75" w14:textId="3D33FB36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H7</w:t>
            </w:r>
          </w:p>
        </w:tc>
        <w:tc>
          <w:tcPr>
            <w:tcW w:w="3145" w:type="dxa"/>
          </w:tcPr>
          <w:p w14:paraId="7B45EEB6" w14:textId="0E3928B4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SOC/NOC belum ada</w:t>
            </w:r>
          </w:p>
        </w:tc>
        <w:tc>
          <w:tcPr>
            <w:tcW w:w="1981" w:type="dxa"/>
          </w:tcPr>
          <w:p w14:paraId="44E3B9B3" w14:textId="41DB2BF3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Log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,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tool monitoring</w:t>
            </w:r>
          </w:p>
        </w:tc>
        <w:tc>
          <w:tcPr>
            <w:tcW w:w="1981" w:type="dxa"/>
          </w:tcPr>
          <w:p w14:paraId="6F57D786" w14:textId="1031E9B7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Review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konfigurasi; NIST CSF</w:t>
            </w:r>
          </w:p>
        </w:tc>
        <w:tc>
          <w:tcPr>
            <w:tcW w:w="1981" w:type="dxa"/>
          </w:tcPr>
          <w:p w14:paraId="17F4252C" w14:textId="65DFBC30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MDR dipilih dibanding SOC internal</w:t>
            </w:r>
          </w:p>
        </w:tc>
      </w:tr>
      <w:tr w:rsidR="00E93748" w:rsidRPr="00E93748" w14:paraId="64499124" w14:textId="77777777" w:rsidTr="0038257C">
        <w:tc>
          <w:tcPr>
            <w:tcW w:w="817" w:type="dxa"/>
          </w:tcPr>
          <w:p w14:paraId="7630D8F4" w14:textId="53436BCE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H8</w:t>
            </w:r>
          </w:p>
        </w:tc>
        <w:tc>
          <w:tcPr>
            <w:tcW w:w="3145" w:type="dxa"/>
          </w:tcPr>
          <w:p w14:paraId="4AFFEE05" w14:textId="5C8BAD07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Document management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belum ada</w:t>
            </w:r>
          </w:p>
        </w:tc>
        <w:tc>
          <w:tcPr>
            <w:tcW w:w="1981" w:type="dxa"/>
          </w:tcPr>
          <w:p w14:paraId="575B0683" w14:textId="7579D4A9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Praktik arsip &amp; persetujuan</w:t>
            </w:r>
          </w:p>
        </w:tc>
        <w:tc>
          <w:tcPr>
            <w:tcW w:w="1981" w:type="dxa"/>
          </w:tcPr>
          <w:p w14:paraId="5A15C17B" w14:textId="5DE03F8B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Process walkthrough</w:t>
            </w:r>
          </w:p>
        </w:tc>
        <w:tc>
          <w:tcPr>
            <w:tcW w:w="1981" w:type="dxa"/>
          </w:tcPr>
          <w:p w14:paraId="0FAC691F" w14:textId="7EF2A3C4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IT-12 2027</w:t>
            </w:r>
          </w:p>
        </w:tc>
      </w:tr>
      <w:tr w:rsidR="00E93748" w:rsidRPr="00E93748" w14:paraId="225947B6" w14:textId="77777777" w:rsidTr="0038257C">
        <w:tc>
          <w:tcPr>
            <w:tcW w:w="817" w:type="dxa"/>
          </w:tcPr>
          <w:p w14:paraId="75520BD5" w14:textId="3D81821A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H9</w:t>
            </w:r>
          </w:p>
        </w:tc>
        <w:tc>
          <w:tcPr>
            <w:tcW w:w="3145" w:type="dxa"/>
          </w:tcPr>
          <w:p w14:paraId="679CF0F3" w14:textId="2C68E880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Layanan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belum terintegrasi</w:t>
            </w:r>
          </w:p>
        </w:tc>
        <w:tc>
          <w:tcPr>
            <w:tcW w:w="1981" w:type="dxa"/>
          </w:tcPr>
          <w:p w14:paraId="0AD47CD0" w14:textId="4FAC5429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Journey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&amp; volume permintaan</w:t>
            </w:r>
          </w:p>
        </w:tc>
        <w:tc>
          <w:tcPr>
            <w:tcW w:w="1981" w:type="dxa"/>
          </w:tcPr>
          <w:p w14:paraId="14C4E592" w14:textId="212584AF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Wawancara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tenant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;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mystery shopping</w:t>
            </w:r>
          </w:p>
        </w:tc>
        <w:tc>
          <w:tcPr>
            <w:tcW w:w="1981" w:type="dxa"/>
          </w:tcPr>
          <w:p w14:paraId="60A7D9BE" w14:textId="030A819F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IT-08 </w:t>
            </w:r>
            <w:r w:rsidR="005A0D07"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flagship</w:t>
            </w:r>
            <w:r w:rsidR="005A0D07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2027</w:t>
            </w:r>
          </w:p>
        </w:tc>
      </w:tr>
      <w:tr w:rsidR="00E93748" w:rsidRPr="00E93748" w14:paraId="1E2F7E79" w14:textId="77777777" w:rsidTr="0038257C">
        <w:tc>
          <w:tcPr>
            <w:tcW w:w="817" w:type="dxa"/>
          </w:tcPr>
          <w:p w14:paraId="5620C3FE" w14:textId="7737BFA3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H10</w:t>
            </w:r>
          </w:p>
        </w:tc>
        <w:tc>
          <w:tcPr>
            <w:tcW w:w="3145" w:type="dxa"/>
          </w:tcPr>
          <w:p w14:paraId="420BCDED" w14:textId="30BFCE8C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Billing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utilitas berbasis rekonsiliasi manual</w:t>
            </w:r>
          </w:p>
        </w:tc>
        <w:tc>
          <w:tcPr>
            <w:tcW w:w="1981" w:type="dxa"/>
          </w:tcPr>
          <w:p w14:paraId="59E7D117" w14:textId="49638DC7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Proses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billing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, tingkat koreksi</w:t>
            </w:r>
          </w:p>
        </w:tc>
        <w:tc>
          <w:tcPr>
            <w:tcW w:w="1981" w:type="dxa"/>
          </w:tcPr>
          <w:p w14:paraId="2D4D50F3" w14:textId="0B42D89F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Sampling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tagihan 6 bulan</w:t>
            </w:r>
          </w:p>
        </w:tc>
        <w:tc>
          <w:tcPr>
            <w:tcW w:w="1981" w:type="dxa"/>
          </w:tcPr>
          <w:p w14:paraId="0A273BD8" w14:textId="1E7D10A0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IT-09 P1</w:t>
            </w:r>
          </w:p>
        </w:tc>
      </w:tr>
      <w:tr w:rsidR="00E93748" w:rsidRPr="00E93748" w14:paraId="2F487AC8" w14:textId="77777777" w:rsidTr="0038257C">
        <w:tc>
          <w:tcPr>
            <w:tcW w:w="817" w:type="dxa"/>
          </w:tcPr>
          <w:p w14:paraId="1F13B9DB" w14:textId="3EF37AD4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H11</w:t>
            </w:r>
          </w:p>
        </w:tc>
        <w:tc>
          <w:tcPr>
            <w:tcW w:w="3145" w:type="dxa"/>
          </w:tcPr>
          <w:p w14:paraId="52CDCE7D" w14:textId="1DBBF368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Fiber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kawasan tersedia tanpa redundansi</w:t>
            </w:r>
          </w:p>
        </w:tc>
        <w:tc>
          <w:tcPr>
            <w:tcW w:w="1981" w:type="dxa"/>
          </w:tcPr>
          <w:p w14:paraId="3C7779A3" w14:textId="4E758ED5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Topologi, kontrak</w:t>
            </w:r>
          </w:p>
        </w:tc>
        <w:tc>
          <w:tcPr>
            <w:tcW w:w="1981" w:type="dxa"/>
          </w:tcPr>
          <w:p w14:paraId="4E822F17" w14:textId="0EF5681C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Survei jaringan</w:t>
            </w:r>
          </w:p>
        </w:tc>
        <w:tc>
          <w:tcPr>
            <w:tcW w:w="1981" w:type="dxa"/>
          </w:tcPr>
          <w:p w14:paraId="73556D21" w14:textId="77A7AEC5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IT-05 fokus redundansi</w:t>
            </w:r>
          </w:p>
        </w:tc>
      </w:tr>
      <w:tr w:rsidR="00E93748" w:rsidRPr="00E93748" w14:paraId="3AFB7819" w14:textId="77777777" w:rsidTr="0038257C">
        <w:tc>
          <w:tcPr>
            <w:tcW w:w="817" w:type="dxa"/>
          </w:tcPr>
          <w:p w14:paraId="0A9B24CC" w14:textId="76E8A909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H12</w:t>
            </w:r>
          </w:p>
        </w:tc>
        <w:tc>
          <w:tcPr>
            <w:tcW w:w="3145" w:type="dxa"/>
          </w:tcPr>
          <w:p w14:paraId="7CDF6D4A" w14:textId="56A9A6A5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Data OT dikelola mitra secara terisolasi</w:t>
            </w:r>
          </w:p>
        </w:tc>
        <w:tc>
          <w:tcPr>
            <w:tcW w:w="1981" w:type="dxa"/>
          </w:tcPr>
          <w:p w14:paraId="22709F27" w14:textId="27B998A1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Kontrak </w:t>
            </w:r>
            <w:r w:rsidR="00210365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pembangkit listrik swasta/operator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, arsitektur SCADA</w:t>
            </w:r>
          </w:p>
        </w:tc>
        <w:tc>
          <w:tcPr>
            <w:tcW w:w="1981" w:type="dxa"/>
          </w:tcPr>
          <w:p w14:paraId="55966AF7" w14:textId="308CC585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Workshop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mitra</w:t>
            </w:r>
          </w:p>
        </w:tc>
        <w:tc>
          <w:tcPr>
            <w:tcW w:w="1981" w:type="dxa"/>
          </w:tcPr>
          <w:p w14:paraId="069270BB" w14:textId="23824560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Klausul data &amp; integrasi dalam kontrak</w:t>
            </w:r>
          </w:p>
        </w:tc>
      </w:tr>
    </w:tbl>
    <w:p w14:paraId="2E0DCDC1" w14:textId="77777777" w:rsidR="00E93748" w:rsidRPr="00E93748" w:rsidRDefault="00E93748" w:rsidP="00E93748">
      <w:pPr>
        <w:rPr>
          <w:sz w:val="8"/>
        </w:rPr>
      </w:pPr>
    </w:p>
    <w:p w14:paraId="3DAF2AFF" w14:textId="0739E226" w:rsidR="00E93748" w:rsidRDefault="00E93748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E3CDFBD" w14:textId="0ABA077F" w:rsidR="00E93748" w:rsidRPr="006F7F48" w:rsidRDefault="00E93748" w:rsidP="00E93748">
      <w:pPr>
        <w:pStyle w:val="Heading1"/>
      </w:pPr>
      <w:bookmarkStart w:id="189" w:name="_Toc242450801"/>
      <w:r w:rsidRPr="006F7F48">
        <w:lastRenderedPageBreak/>
        <w:t xml:space="preserve">LAMPIRAN B — </w:t>
      </w:r>
      <w:r w:rsidR="0036756A" w:rsidRPr="006F7F48">
        <w:t>TINJAUAN MUTU RSTI</w:t>
      </w:r>
      <w:bookmarkEnd w:id="18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E93748" w:rsidRPr="00E93748" w14:paraId="3C520CBE" w14:textId="77777777" w:rsidTr="00E93748">
        <w:trPr>
          <w:tblHeader/>
        </w:trPr>
        <w:tc>
          <w:tcPr>
            <w:tcW w:w="4952" w:type="dxa"/>
            <w:shd w:val="clear" w:color="17365D" w:fill="17365D"/>
          </w:tcPr>
          <w:p w14:paraId="51AF525F" w14:textId="1224CDC5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Pertanyaan</w:t>
            </w:r>
          </w:p>
        </w:tc>
        <w:tc>
          <w:tcPr>
            <w:tcW w:w="4953" w:type="dxa"/>
            <w:shd w:val="clear" w:color="17365D" w:fill="17365D"/>
          </w:tcPr>
          <w:p w14:paraId="4DF7F3D5" w14:textId="28F6A887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FFFFFF"/>
                <w:sz w:val="18"/>
                <w:szCs w:val="28"/>
              </w:rPr>
              <w:t>Jawaban dan bukti dalam dokumen</w:t>
            </w:r>
          </w:p>
        </w:tc>
      </w:tr>
      <w:tr w:rsidR="00E93748" w:rsidRPr="00E93748" w14:paraId="66916A1C" w14:textId="77777777" w:rsidTr="00E93748">
        <w:tc>
          <w:tcPr>
            <w:tcW w:w="4952" w:type="dxa"/>
          </w:tcPr>
          <w:p w14:paraId="32BFB11D" w14:textId="19AC1218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Business-led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?</w:t>
            </w:r>
          </w:p>
        </w:tc>
        <w:tc>
          <w:tcPr>
            <w:tcW w:w="4953" w:type="dxa"/>
          </w:tcPr>
          <w:p w14:paraId="7EFA6213" w14:textId="793EEE65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Ya—setiap tema &amp; inisiatif ditelusuri ke pilar RJPP dan BO1–BO6 (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Exhibit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2.6, 5.1, 14.3–14.6)</w:t>
            </w:r>
          </w:p>
        </w:tc>
      </w:tr>
      <w:tr w:rsidR="00E93748" w:rsidRPr="00E93748" w14:paraId="7EB364AF" w14:textId="77777777" w:rsidTr="00E93748">
        <w:tc>
          <w:tcPr>
            <w:tcW w:w="4952" w:type="dxa"/>
          </w:tcPr>
          <w:p w14:paraId="73A0B412" w14:textId="7E4C840F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Rationale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 xml:space="preserve"> tiap inisiatif?</w:t>
            </w:r>
          </w:p>
        </w:tc>
        <w:tc>
          <w:tcPr>
            <w:tcW w:w="4953" w:type="dxa"/>
          </w:tcPr>
          <w:p w14:paraId="77291910" w14:textId="58733EE4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Ya—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business problem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, SO,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capability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dan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outcome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per inisiatif (Bab 14)</w:t>
            </w:r>
          </w:p>
        </w:tc>
      </w:tr>
      <w:tr w:rsidR="00E93748" w:rsidRPr="00E93748" w14:paraId="3389B004" w14:textId="77777777" w:rsidTr="00E93748">
        <w:tc>
          <w:tcPr>
            <w:tcW w:w="4952" w:type="dxa"/>
          </w:tcPr>
          <w:p w14:paraId="432A80BD" w14:textId="58408C04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Current state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 xml:space="preserve"> ber-</w:t>
            </w: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evidence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?</w:t>
            </w:r>
          </w:p>
        </w:tc>
        <w:tc>
          <w:tcPr>
            <w:tcW w:w="4953" w:type="dxa"/>
          </w:tcPr>
          <w:p w14:paraId="5099B38B" w14:textId="3F485177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Sebagai hipotesis [H] dengan data dan metode validasi (Bab 3, Lampiran A)</w:t>
            </w:r>
          </w:p>
        </w:tc>
      </w:tr>
      <w:tr w:rsidR="00E93748" w:rsidRPr="00E93748" w14:paraId="0140B7E3" w14:textId="77777777" w:rsidTr="00E93748">
        <w:tc>
          <w:tcPr>
            <w:tcW w:w="4952" w:type="dxa"/>
          </w:tcPr>
          <w:p w14:paraId="44325F19" w14:textId="546A1E2B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Gap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 xml:space="preserve"> menghubungkan bisnis–TI?</w:t>
            </w:r>
          </w:p>
        </w:tc>
        <w:tc>
          <w:tcPr>
            <w:tcW w:w="4953" w:type="dxa"/>
          </w:tcPr>
          <w:p w14:paraId="5B770D29" w14:textId="06142C98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Ya—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capability map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dan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gap matrix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(Bab 4)</w:t>
            </w:r>
          </w:p>
        </w:tc>
      </w:tr>
      <w:tr w:rsidR="00E93748" w:rsidRPr="00E93748" w14:paraId="32885E2E" w14:textId="77777777" w:rsidTr="00E93748">
        <w:tc>
          <w:tcPr>
            <w:tcW w:w="4952" w:type="dxa"/>
          </w:tcPr>
          <w:p w14:paraId="2ADB38B6" w14:textId="4EFF75F2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Target architecture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 xml:space="preserve"> realistis?</w:t>
            </w:r>
          </w:p>
        </w:tc>
        <w:tc>
          <w:tcPr>
            <w:tcW w:w="4953" w:type="dxa"/>
          </w:tcPr>
          <w:p w14:paraId="371B6F44" w14:textId="395C9DA1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Transisi 2028 bernilai sendiri; tidak </w:t>
            </w:r>
            <w:proofErr w:type="gramStart"/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big-bang</w:t>
            </w:r>
            <w:proofErr w:type="gramEnd"/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(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Exhibit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8.3)</w:t>
            </w:r>
          </w:p>
        </w:tc>
      </w:tr>
      <w:tr w:rsidR="00E93748" w:rsidRPr="00E93748" w14:paraId="0CA885FD" w14:textId="77777777" w:rsidTr="00E93748">
        <w:tc>
          <w:tcPr>
            <w:tcW w:w="4952" w:type="dxa"/>
          </w:tcPr>
          <w:p w14:paraId="3491DE1B" w14:textId="311805BA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Roadmap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 xml:space="preserve"> ber-sequencing?</w:t>
            </w:r>
          </w:p>
        </w:tc>
        <w:tc>
          <w:tcPr>
            <w:tcW w:w="4953" w:type="dxa"/>
          </w:tcPr>
          <w:p w14:paraId="5B029204" w14:textId="01A07B0E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Ya—fase,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milestone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dan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dependency map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(Bab 15)</w:t>
            </w:r>
          </w:p>
        </w:tc>
      </w:tr>
      <w:tr w:rsidR="00E93748" w:rsidRPr="00E93748" w14:paraId="7EBF9D95" w14:textId="77777777" w:rsidTr="00E93748">
        <w:tc>
          <w:tcPr>
            <w:tcW w:w="4952" w:type="dxa"/>
          </w:tcPr>
          <w:p w14:paraId="3828E8EB" w14:textId="049D6A55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Investment logic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?</w:t>
            </w:r>
          </w:p>
        </w:tc>
        <w:tc>
          <w:tcPr>
            <w:tcW w:w="4953" w:type="dxa"/>
          </w:tcPr>
          <w:p w14:paraId="147C4715" w14:textId="2604F2BB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Band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, TCO,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gate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; tanpa angka fiktif (Bab 16)</w:t>
            </w:r>
          </w:p>
        </w:tc>
      </w:tr>
      <w:tr w:rsidR="00E93748" w:rsidRPr="00E93748" w14:paraId="6F75265B" w14:textId="77777777" w:rsidTr="00E93748">
        <w:tc>
          <w:tcPr>
            <w:tcW w:w="4952" w:type="dxa"/>
          </w:tcPr>
          <w:p w14:paraId="180D5CBC" w14:textId="26E0C996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Security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 xml:space="preserve"> sejak awal?</w:t>
            </w:r>
          </w:p>
        </w:tc>
        <w:tc>
          <w:tcPr>
            <w:tcW w:w="4953" w:type="dxa"/>
          </w:tcPr>
          <w:p w14:paraId="53AB58A9" w14:textId="46A7F243" w:rsidR="00E93748" w:rsidRPr="00506302" w:rsidRDefault="0043791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Empat dari sembilan P1 adalah fondasi keamanan, jaringan &amp; ketahanan (IT-03 s.d. IT-06)</w:t>
            </w:r>
          </w:p>
        </w:tc>
      </w:tr>
      <w:tr w:rsidR="00E93748" w:rsidRPr="00E93748" w14:paraId="3A7D68C3" w14:textId="77777777" w:rsidTr="00E93748">
        <w:tc>
          <w:tcPr>
            <w:tcW w:w="4952" w:type="dxa"/>
          </w:tcPr>
          <w:p w14:paraId="7C4D5E87" w14:textId="26541E9C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Data sebagai fondasi?</w:t>
            </w:r>
          </w:p>
        </w:tc>
        <w:tc>
          <w:tcPr>
            <w:tcW w:w="4953" w:type="dxa"/>
          </w:tcPr>
          <w:p w14:paraId="3F30496B" w14:textId="042713F7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Master data &amp; governance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mendahului AI (Bab 10)</w:t>
            </w:r>
          </w:p>
        </w:tc>
      </w:tr>
      <w:tr w:rsidR="00E93748" w:rsidRPr="00E93748" w14:paraId="24D4D512" w14:textId="77777777" w:rsidTr="00E93748">
        <w:tc>
          <w:tcPr>
            <w:tcW w:w="4952" w:type="dxa"/>
          </w:tcPr>
          <w:p w14:paraId="7828C0FA" w14:textId="6A3598EC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Tenant-centric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?</w:t>
            </w:r>
          </w:p>
        </w:tc>
        <w:tc>
          <w:tcPr>
            <w:tcW w:w="4953" w:type="dxa"/>
          </w:tcPr>
          <w:p w14:paraId="4E80233E" w14:textId="2538820C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Tenant portal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, CRM,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meter-to-cash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sebagai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value case</w:t>
            </w:r>
          </w:p>
        </w:tc>
      </w:tr>
      <w:tr w:rsidR="00E93748" w:rsidRPr="00E93748" w14:paraId="6E52DB62" w14:textId="77777777" w:rsidTr="00E93748">
        <w:tc>
          <w:tcPr>
            <w:tcW w:w="4952" w:type="dxa"/>
          </w:tcPr>
          <w:p w14:paraId="13FEDB53" w14:textId="03E1BC3D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Smart estate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 xml:space="preserve"> ber-</w:t>
            </w: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business case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?</w:t>
            </w:r>
          </w:p>
        </w:tc>
        <w:tc>
          <w:tcPr>
            <w:tcW w:w="4953" w:type="dxa"/>
          </w:tcPr>
          <w:p w14:paraId="3330B314" w14:textId="05FF1448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Screen use case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–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value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–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feasibility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–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risk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–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investment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(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Exhibit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12.2)</w:t>
            </w:r>
          </w:p>
        </w:tc>
      </w:tr>
      <w:tr w:rsidR="00E93748" w:rsidRPr="00E93748" w14:paraId="675CD74C" w14:textId="77777777" w:rsidTr="00E93748">
        <w:tc>
          <w:tcPr>
            <w:tcW w:w="4952" w:type="dxa"/>
          </w:tcPr>
          <w:p w14:paraId="7BB725A0" w14:textId="25B9B067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Maturity achievable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?</w:t>
            </w:r>
          </w:p>
        </w:tc>
        <w:tc>
          <w:tcPr>
            <w:tcW w:w="4953" w:type="dxa"/>
          </w:tcPr>
          <w:p w14:paraId="3C2B6209" w14:textId="7476C5D9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Level 3 </w:t>
            </w:r>
            <w:r w:rsidR="00016C37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pada 2030 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dengan </w:t>
            </w:r>
            <w:r w:rsidR="00016C37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kenaikan satu level per 18–24 bulan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,</w:t>
            </w:r>
            <w:r w:rsidR="00016C37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</w:t>
            </w:r>
            <w:r w:rsidR="00016C37"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baseline</w:t>
            </w:r>
            <w:r w:rsidR="00016C37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via </w:t>
            </w:r>
            <w:r w:rsidR="00016C37"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assessment</w:t>
            </w:r>
            <w:r w:rsidR="00016C37"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,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dan pengecualian eksplisit (Bab 6)</w:t>
            </w:r>
          </w:p>
        </w:tc>
      </w:tr>
      <w:tr w:rsidR="00E93748" w:rsidRPr="00E93748" w14:paraId="79D9B8CC" w14:textId="77777777" w:rsidTr="00E93748">
        <w:tc>
          <w:tcPr>
            <w:tcW w:w="4952" w:type="dxa"/>
          </w:tcPr>
          <w:p w14:paraId="6FBC6B41" w14:textId="273D0C38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TOM sesuai ukuran?</w:t>
            </w:r>
          </w:p>
        </w:tc>
        <w:tc>
          <w:tcPr>
            <w:tcW w:w="4953" w:type="dxa"/>
          </w:tcPr>
          <w:p w14:paraId="2A6B84FD" w14:textId="6C0A8520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Hybrid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,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retained ramping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+ mitra (Bab 7)</w:t>
            </w:r>
          </w:p>
        </w:tc>
      </w:tr>
      <w:tr w:rsidR="00E93748" w:rsidRPr="00E93748" w14:paraId="70683530" w14:textId="77777777" w:rsidTr="00E93748">
        <w:tc>
          <w:tcPr>
            <w:tcW w:w="4952" w:type="dxa"/>
          </w:tcPr>
          <w:p w14:paraId="3093509D" w14:textId="6AA21316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Governance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 xml:space="preserve"> jelas?</w:t>
            </w:r>
          </w:p>
        </w:tc>
        <w:tc>
          <w:tcPr>
            <w:tcW w:w="4953" w:type="dxa"/>
          </w:tcPr>
          <w:p w14:paraId="1E885D18" w14:textId="66C31393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Forum, mandat,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decision rights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(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Exhibit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7.4, 17.1)</w:t>
            </w:r>
          </w:p>
        </w:tc>
      </w:tr>
      <w:tr w:rsidR="00E93748" w:rsidRPr="00E93748" w14:paraId="29475C08" w14:textId="77777777" w:rsidTr="00E93748">
        <w:tc>
          <w:tcPr>
            <w:tcW w:w="4952" w:type="dxa"/>
          </w:tcPr>
          <w:p w14:paraId="68CD599D" w14:textId="64D2CD69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KPI terukur?</w:t>
            </w:r>
          </w:p>
        </w:tc>
        <w:tc>
          <w:tcPr>
            <w:tcW w:w="4953" w:type="dxa"/>
          </w:tcPr>
          <w:p w14:paraId="28F3BA85" w14:textId="061F1B47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Definisi, formula, 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owner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, sumber data (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Exhibit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18.1)</w:t>
            </w:r>
          </w:p>
        </w:tc>
      </w:tr>
      <w:tr w:rsidR="00E93748" w:rsidRPr="00E93748" w14:paraId="646D1373" w14:textId="77777777" w:rsidTr="00E93748">
        <w:tc>
          <w:tcPr>
            <w:tcW w:w="4952" w:type="dxa"/>
          </w:tcPr>
          <w:p w14:paraId="31A25EF9" w14:textId="72661602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/>
                <w:bCs/>
                <w:i/>
                <w:color w:val="000000"/>
                <w:sz w:val="18"/>
                <w:szCs w:val="28"/>
              </w:rPr>
              <w:t>Decision-ready</w:t>
            </w: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?</w:t>
            </w:r>
          </w:p>
        </w:tc>
        <w:tc>
          <w:tcPr>
            <w:tcW w:w="4953" w:type="dxa"/>
          </w:tcPr>
          <w:p w14:paraId="3D22358C" w14:textId="516732CD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>Enam keputusan dengan pemilik &amp; tenggat (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Exhibit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20.1)</w:t>
            </w:r>
          </w:p>
        </w:tc>
      </w:tr>
      <w:tr w:rsidR="00E93748" w:rsidRPr="00E93748" w14:paraId="68DA1A03" w14:textId="77777777" w:rsidTr="00E93748">
        <w:tc>
          <w:tcPr>
            <w:tcW w:w="4952" w:type="dxa"/>
          </w:tcPr>
          <w:p w14:paraId="47900994" w14:textId="7F14C7D9" w:rsidR="00E93748" w:rsidRPr="00506302" w:rsidRDefault="00E93748" w:rsidP="00E93748">
            <w:pPr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</w:pPr>
            <w:r w:rsidRPr="00506302">
              <w:rPr>
                <w:rFonts w:eastAsiaTheme="majorEastAsia" w:cstheme="majorBidi"/>
                <w:b/>
                <w:bCs/>
                <w:color w:val="000000"/>
                <w:sz w:val="18"/>
                <w:szCs w:val="28"/>
              </w:rPr>
              <w:t>Kelemahan tersisa</w:t>
            </w:r>
          </w:p>
        </w:tc>
        <w:tc>
          <w:tcPr>
            <w:tcW w:w="4953" w:type="dxa"/>
          </w:tcPr>
          <w:p w14:paraId="7BCC54B2" w14:textId="5B43C6D1" w:rsidR="00E93748" w:rsidRPr="00506302" w:rsidRDefault="00E93748" w:rsidP="00E93748">
            <w:pPr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</w:pP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Baseline</w:t>
            </w:r>
            <w:r w:rsidRPr="00506302">
              <w:rPr>
                <w:rFonts w:eastAsiaTheme="majorEastAsia" w:cstheme="majorBidi"/>
                <w:bCs/>
                <w:color w:val="000000"/>
                <w:sz w:val="18"/>
                <w:szCs w:val="28"/>
              </w:rPr>
              <w:t xml:space="preserve"> dan biaya belum tervalidasi—ditutup melalui 100-</w:t>
            </w:r>
            <w:r w:rsidRPr="00693997">
              <w:rPr>
                <w:rFonts w:eastAsiaTheme="majorEastAsia" w:cstheme="majorBidi"/>
                <w:bCs/>
                <w:i/>
                <w:color w:val="000000"/>
                <w:sz w:val="18"/>
                <w:szCs w:val="28"/>
              </w:rPr>
              <w:t>day plan</w:t>
            </w:r>
          </w:p>
        </w:tc>
      </w:tr>
    </w:tbl>
    <w:p w14:paraId="75599BF3" w14:textId="77777777" w:rsidR="00E93748" w:rsidRPr="00E93748" w:rsidRDefault="00E93748" w:rsidP="00E93748">
      <w:pPr>
        <w:rPr>
          <w:sz w:val="8"/>
        </w:rPr>
      </w:pPr>
    </w:p>
    <w:p w14:paraId="52A583DA" w14:textId="768BA863" w:rsidR="00E93748" w:rsidRDefault="00E93748" w:rsidP="00B73721">
      <w:pPr>
        <w:spacing w:after="160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07397399" w14:textId="77777777" w:rsidR="00C36730" w:rsidRPr="006F7F48" w:rsidRDefault="00C36730" w:rsidP="00C36730">
      <w:pPr>
        <w:pStyle w:val="Heading1"/>
        <w:rPr>
          <w:rFonts w:cs="Calibri"/>
        </w:rPr>
      </w:pPr>
      <w:bookmarkStart w:id="190" w:name="_Toc242450802"/>
      <w:r w:rsidRPr="006F7F48">
        <w:rPr>
          <w:rFonts w:cs="Calibri"/>
        </w:rPr>
        <w:lastRenderedPageBreak/>
        <w:t>LAMPIRAN C — DAFTAR ISTILAH DAN SINGKATAN</w:t>
      </w:r>
      <w:bookmarkEnd w:id="190"/>
    </w:p>
    <w:p w14:paraId="15B4B0E8" w14:textId="77777777" w:rsidR="00C36730" w:rsidRPr="006F7F48" w:rsidRDefault="00C36730" w:rsidP="00640BA1">
      <w:pPr>
        <w:jc w:val="both"/>
        <w:rPr>
          <w:color w:val="000000"/>
        </w:rPr>
      </w:pPr>
      <w:r w:rsidRPr="006F7F48">
        <w:rPr>
          <w:color w:val="000000"/>
        </w:rPr>
        <w:t>Istilah asing yang belum memiliki padanan baku ditulis dalam bahasa aslinya dan dijelaskan di bawah ini.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C36730" w:rsidRPr="00A66431" w14:paraId="0EB0D7C9" w14:textId="77777777" w:rsidTr="00A66431">
        <w:trPr>
          <w:tblHeader/>
        </w:trPr>
        <w:tc>
          <w:tcPr>
            <w:tcW w:w="4952" w:type="dxa"/>
            <w:shd w:val="clear" w:color="17365D" w:fill="17365D"/>
          </w:tcPr>
          <w:p w14:paraId="0804174F" w14:textId="7E1B27C4" w:rsidR="00C36730" w:rsidRPr="00506302" w:rsidRDefault="00C36730" w:rsidP="00671BFF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Singkatan / istilah</w:t>
            </w:r>
          </w:p>
        </w:tc>
        <w:tc>
          <w:tcPr>
            <w:tcW w:w="4953" w:type="dxa"/>
            <w:shd w:val="clear" w:color="17365D" w:fill="17365D"/>
          </w:tcPr>
          <w:p w14:paraId="1FFED7FD" w14:textId="46DE7B33" w:rsidR="00C36730" w:rsidRPr="00506302" w:rsidRDefault="00C36730" w:rsidP="00671BFF">
            <w:pPr>
              <w:rPr>
                <w:b/>
                <w:color w:val="FFFFFF"/>
                <w:sz w:val="18"/>
              </w:rPr>
            </w:pPr>
            <w:r w:rsidRPr="00506302">
              <w:rPr>
                <w:b/>
                <w:color w:val="FFFFFF"/>
                <w:sz w:val="18"/>
              </w:rPr>
              <w:t>Kepanjangan dan arti</w:t>
            </w:r>
          </w:p>
        </w:tc>
      </w:tr>
      <w:tr w:rsidR="00C36730" w:rsidRPr="00A66431" w14:paraId="332E727E" w14:textId="77777777" w:rsidTr="00A66431">
        <w:tc>
          <w:tcPr>
            <w:tcW w:w="4952" w:type="dxa"/>
          </w:tcPr>
          <w:p w14:paraId="3152E973" w14:textId="60291C95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AI</w:t>
            </w:r>
          </w:p>
        </w:tc>
        <w:tc>
          <w:tcPr>
            <w:tcW w:w="4953" w:type="dxa"/>
          </w:tcPr>
          <w:p w14:paraId="54D2B9CB" w14:textId="243A5DCB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4F344A">
              <w:rPr>
                <w:i/>
                <w:color w:val="000000"/>
                <w:sz w:val="18"/>
              </w:rPr>
              <w:t>Artificial</w:t>
            </w:r>
            <w:r w:rsidRPr="00506302">
              <w:rPr>
                <w:color w:val="000000"/>
                <w:sz w:val="18"/>
              </w:rPr>
              <w:t xml:space="preserve"> </w:t>
            </w:r>
            <w:r w:rsidRPr="00693997">
              <w:rPr>
                <w:i/>
                <w:color w:val="000000"/>
                <w:sz w:val="18"/>
              </w:rPr>
              <w:t>Intelligence</w:t>
            </w:r>
            <w:r w:rsidRPr="00506302">
              <w:rPr>
                <w:color w:val="000000"/>
                <w:sz w:val="18"/>
              </w:rPr>
              <w:t xml:space="preserve"> — kecerdasan buatan</w:t>
            </w:r>
          </w:p>
        </w:tc>
      </w:tr>
      <w:tr w:rsidR="00C36730" w:rsidRPr="00A66431" w14:paraId="534AFAA1" w14:textId="77777777" w:rsidTr="00A66431">
        <w:tc>
          <w:tcPr>
            <w:tcW w:w="4952" w:type="dxa"/>
          </w:tcPr>
          <w:p w14:paraId="17EB2C22" w14:textId="6E2CEA2B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API</w:t>
            </w:r>
          </w:p>
        </w:tc>
        <w:tc>
          <w:tcPr>
            <w:tcW w:w="4953" w:type="dxa"/>
          </w:tcPr>
          <w:p w14:paraId="3408DE75" w14:textId="4C206104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Application Programming Interface</w:t>
            </w:r>
            <w:r w:rsidRPr="00506302">
              <w:rPr>
                <w:color w:val="000000"/>
                <w:sz w:val="18"/>
              </w:rPr>
              <w:t xml:space="preserve"> — antarmuka integrasi antarsistem</w:t>
            </w:r>
          </w:p>
        </w:tc>
      </w:tr>
      <w:tr w:rsidR="00C36730" w:rsidRPr="00A66431" w14:paraId="3A23D037" w14:textId="77777777" w:rsidTr="00A66431">
        <w:tc>
          <w:tcPr>
            <w:tcW w:w="4952" w:type="dxa"/>
          </w:tcPr>
          <w:p w14:paraId="7E7DE14E" w14:textId="1136B7CA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ARB</w:t>
            </w:r>
          </w:p>
        </w:tc>
        <w:tc>
          <w:tcPr>
            <w:tcW w:w="4953" w:type="dxa"/>
          </w:tcPr>
          <w:p w14:paraId="3E395FFA" w14:textId="7B3571FB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Architecture Review Board</w:t>
            </w:r>
            <w:r w:rsidRPr="00506302">
              <w:rPr>
                <w:color w:val="000000"/>
                <w:sz w:val="18"/>
              </w:rPr>
              <w:t xml:space="preserve"> — forum persetujuan arsitektur</w:t>
            </w:r>
          </w:p>
        </w:tc>
      </w:tr>
      <w:tr w:rsidR="00C36730" w:rsidRPr="00A66431" w14:paraId="3ED0FC93" w14:textId="77777777" w:rsidTr="00A66431">
        <w:tc>
          <w:tcPr>
            <w:tcW w:w="4952" w:type="dxa"/>
          </w:tcPr>
          <w:p w14:paraId="0AF79205" w14:textId="4C62B3D4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BC / BCM</w:t>
            </w:r>
          </w:p>
        </w:tc>
        <w:tc>
          <w:tcPr>
            <w:tcW w:w="4953" w:type="dxa"/>
          </w:tcPr>
          <w:p w14:paraId="56A97A98" w14:textId="0199996C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Business Continuity</w:t>
            </w:r>
            <w:r w:rsidRPr="00506302">
              <w:rPr>
                <w:color w:val="000000"/>
                <w:sz w:val="18"/>
              </w:rPr>
              <w:t xml:space="preserve"> / </w:t>
            </w:r>
            <w:r w:rsidRPr="00693997">
              <w:rPr>
                <w:i/>
                <w:color w:val="000000"/>
                <w:sz w:val="18"/>
              </w:rPr>
              <w:t>Business Continuity Management</w:t>
            </w:r>
            <w:r w:rsidRPr="00506302">
              <w:rPr>
                <w:color w:val="000000"/>
                <w:sz w:val="18"/>
              </w:rPr>
              <w:t xml:space="preserve"> (ISO 22301)</w:t>
            </w:r>
          </w:p>
        </w:tc>
      </w:tr>
      <w:tr w:rsidR="00C36730" w:rsidRPr="00A66431" w14:paraId="7A5E7CA4" w14:textId="77777777" w:rsidTr="00A66431">
        <w:tc>
          <w:tcPr>
            <w:tcW w:w="4952" w:type="dxa"/>
          </w:tcPr>
          <w:p w14:paraId="727667B2" w14:textId="7C9F69B2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BI</w:t>
            </w:r>
          </w:p>
        </w:tc>
        <w:tc>
          <w:tcPr>
            <w:tcW w:w="4953" w:type="dxa"/>
          </w:tcPr>
          <w:p w14:paraId="4374FEC4" w14:textId="0AA6CAFA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Business Intelligence</w:t>
            </w:r>
            <w:r w:rsidRPr="00506302">
              <w:rPr>
                <w:color w:val="000000"/>
                <w:sz w:val="18"/>
              </w:rPr>
              <w:t xml:space="preserve"> — pelaporan dan analitik manajemen</w:t>
            </w:r>
          </w:p>
        </w:tc>
      </w:tr>
      <w:tr w:rsidR="00C36730" w:rsidRPr="00A66431" w14:paraId="5DCD4853" w14:textId="77777777" w:rsidTr="00A66431">
        <w:tc>
          <w:tcPr>
            <w:tcW w:w="4952" w:type="dxa"/>
          </w:tcPr>
          <w:p w14:paraId="15E09ECF" w14:textId="3BC59AAF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BIA</w:t>
            </w:r>
          </w:p>
        </w:tc>
        <w:tc>
          <w:tcPr>
            <w:tcW w:w="4953" w:type="dxa"/>
          </w:tcPr>
          <w:p w14:paraId="65392F02" w14:textId="26CBF874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Business Impact Analysis</w:t>
            </w:r>
            <w:r w:rsidRPr="00506302">
              <w:rPr>
                <w:color w:val="000000"/>
                <w:sz w:val="18"/>
              </w:rPr>
              <w:t xml:space="preserve"> — analisis dampak gangguan layanan</w:t>
            </w:r>
          </w:p>
        </w:tc>
      </w:tr>
      <w:tr w:rsidR="00C36730" w:rsidRPr="00A66431" w14:paraId="48655B61" w14:textId="77777777" w:rsidTr="00A66431">
        <w:tc>
          <w:tcPr>
            <w:tcW w:w="4952" w:type="dxa"/>
          </w:tcPr>
          <w:p w14:paraId="275C87DF" w14:textId="7A073B8D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BO</w:t>
            </w:r>
          </w:p>
        </w:tc>
        <w:tc>
          <w:tcPr>
            <w:tcW w:w="4953" w:type="dxa"/>
          </w:tcPr>
          <w:p w14:paraId="23D5492F" w14:textId="02848005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Business Objective</w:t>
            </w:r>
            <w:r w:rsidRPr="00506302">
              <w:rPr>
                <w:color w:val="000000"/>
                <w:sz w:val="18"/>
              </w:rPr>
              <w:t xml:space="preserve"> — tujuan bisnis RSTI (BO1–BO6)</w:t>
            </w:r>
          </w:p>
        </w:tc>
      </w:tr>
      <w:tr w:rsidR="00C36730" w:rsidRPr="00A66431" w14:paraId="3EF055E9" w14:textId="77777777" w:rsidTr="00A66431">
        <w:tc>
          <w:tcPr>
            <w:tcW w:w="4952" w:type="dxa"/>
          </w:tcPr>
          <w:p w14:paraId="736F60C4" w14:textId="302FF398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CAB</w:t>
            </w:r>
          </w:p>
        </w:tc>
        <w:tc>
          <w:tcPr>
            <w:tcW w:w="4953" w:type="dxa"/>
          </w:tcPr>
          <w:p w14:paraId="12E038D1" w14:textId="3AA0D567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Change Advisory Board</w:t>
            </w:r>
            <w:r w:rsidRPr="00506302">
              <w:rPr>
                <w:color w:val="000000"/>
                <w:sz w:val="18"/>
              </w:rPr>
              <w:t xml:space="preserve"> — forum persetujuan perubahan TI</w:t>
            </w:r>
          </w:p>
        </w:tc>
      </w:tr>
      <w:tr w:rsidR="00C36730" w:rsidRPr="00A66431" w14:paraId="5FED3255" w14:textId="77777777" w:rsidTr="00A66431">
        <w:tc>
          <w:tcPr>
            <w:tcW w:w="4952" w:type="dxa"/>
          </w:tcPr>
          <w:p w14:paraId="251C9706" w14:textId="4727B053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CAPEX / OPEX</w:t>
            </w:r>
          </w:p>
        </w:tc>
        <w:tc>
          <w:tcPr>
            <w:tcW w:w="4953" w:type="dxa"/>
          </w:tcPr>
          <w:p w14:paraId="54DA90AD" w14:textId="58A44D2C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Capital Expenditure</w:t>
            </w:r>
            <w:r w:rsidRPr="00506302">
              <w:rPr>
                <w:color w:val="000000"/>
                <w:sz w:val="18"/>
              </w:rPr>
              <w:t xml:space="preserve"> / </w:t>
            </w:r>
            <w:r w:rsidRPr="00693997">
              <w:rPr>
                <w:i/>
                <w:color w:val="000000"/>
                <w:sz w:val="18"/>
              </w:rPr>
              <w:t>Operating Expenditure</w:t>
            </w:r>
          </w:p>
        </w:tc>
      </w:tr>
      <w:tr w:rsidR="00C36730" w:rsidRPr="00A66431" w14:paraId="2397C7DC" w14:textId="77777777" w:rsidTr="00A66431">
        <w:tc>
          <w:tcPr>
            <w:tcW w:w="4952" w:type="dxa"/>
          </w:tcPr>
          <w:p w14:paraId="29B0DFE4" w14:textId="323175D7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CMDB</w:t>
            </w:r>
          </w:p>
        </w:tc>
        <w:tc>
          <w:tcPr>
            <w:tcW w:w="4953" w:type="dxa"/>
          </w:tcPr>
          <w:p w14:paraId="0189EEB8" w14:textId="2E827F51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Configuration Management Database</w:t>
            </w:r>
            <w:r w:rsidRPr="00506302">
              <w:rPr>
                <w:color w:val="000000"/>
                <w:sz w:val="18"/>
              </w:rPr>
              <w:t xml:space="preserve"> — basis data aset dan konfigurasi TI</w:t>
            </w:r>
          </w:p>
        </w:tc>
      </w:tr>
      <w:tr w:rsidR="00C36730" w:rsidRPr="00A66431" w14:paraId="207B7494" w14:textId="77777777" w:rsidTr="00A66431">
        <w:tc>
          <w:tcPr>
            <w:tcW w:w="4952" w:type="dxa"/>
          </w:tcPr>
          <w:p w14:paraId="10DB138D" w14:textId="5F5B0178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COBIT 2019</w:t>
            </w:r>
          </w:p>
        </w:tc>
        <w:tc>
          <w:tcPr>
            <w:tcW w:w="4953" w:type="dxa"/>
          </w:tcPr>
          <w:p w14:paraId="3F89B1EC" w14:textId="41543787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Kerangka tata kelola dan manajemen TI dari ISACA</w:t>
            </w:r>
          </w:p>
        </w:tc>
      </w:tr>
      <w:tr w:rsidR="00C36730" w:rsidRPr="00A66431" w14:paraId="5850FC20" w14:textId="77777777" w:rsidTr="00A66431">
        <w:tc>
          <w:tcPr>
            <w:tcW w:w="4952" w:type="dxa"/>
          </w:tcPr>
          <w:p w14:paraId="3B3418B9" w14:textId="56E31533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CRM</w:t>
            </w:r>
          </w:p>
        </w:tc>
        <w:tc>
          <w:tcPr>
            <w:tcW w:w="4953" w:type="dxa"/>
          </w:tcPr>
          <w:p w14:paraId="58A54B92" w14:textId="60B13997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Customer</w:t>
            </w:r>
            <w:r w:rsidRPr="00506302">
              <w:rPr>
                <w:color w:val="000000"/>
                <w:sz w:val="18"/>
              </w:rPr>
              <w:t xml:space="preserve"> Relationship </w:t>
            </w:r>
            <w:r w:rsidRPr="00693997">
              <w:rPr>
                <w:i/>
                <w:color w:val="000000"/>
                <w:sz w:val="18"/>
              </w:rPr>
              <w:t>Management</w:t>
            </w:r>
            <w:r w:rsidRPr="00506302">
              <w:rPr>
                <w:color w:val="000000"/>
                <w:sz w:val="18"/>
              </w:rPr>
              <w:t xml:space="preserve"> — pengelolaan hubungan investor dan </w:t>
            </w:r>
            <w:r w:rsidRPr="00693997">
              <w:rPr>
                <w:i/>
                <w:color w:val="000000"/>
                <w:sz w:val="18"/>
              </w:rPr>
              <w:t>tenant</w:t>
            </w:r>
          </w:p>
        </w:tc>
      </w:tr>
      <w:tr w:rsidR="00C36730" w:rsidRPr="00A66431" w14:paraId="365E4B14" w14:textId="77777777" w:rsidTr="00A66431">
        <w:tc>
          <w:tcPr>
            <w:tcW w:w="4952" w:type="dxa"/>
          </w:tcPr>
          <w:p w14:paraId="35E53A88" w14:textId="09FB3D8F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DMS</w:t>
            </w:r>
          </w:p>
        </w:tc>
        <w:tc>
          <w:tcPr>
            <w:tcW w:w="4953" w:type="dxa"/>
          </w:tcPr>
          <w:p w14:paraId="36034441" w14:textId="0675596A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Document Management System</w:t>
            </w:r>
            <w:r w:rsidRPr="00506302">
              <w:rPr>
                <w:color w:val="000000"/>
                <w:sz w:val="18"/>
              </w:rPr>
              <w:t xml:space="preserve"> — sistem pengelolaan dokumen</w:t>
            </w:r>
          </w:p>
        </w:tc>
      </w:tr>
      <w:tr w:rsidR="00C36730" w:rsidRPr="00A66431" w14:paraId="2115C3DB" w14:textId="77777777" w:rsidTr="00A66431">
        <w:tc>
          <w:tcPr>
            <w:tcW w:w="4952" w:type="dxa"/>
          </w:tcPr>
          <w:p w14:paraId="5A731375" w14:textId="5EF3EF67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DR</w:t>
            </w:r>
          </w:p>
        </w:tc>
        <w:tc>
          <w:tcPr>
            <w:tcW w:w="4953" w:type="dxa"/>
          </w:tcPr>
          <w:p w14:paraId="0BBE5D81" w14:textId="4F342F96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Disaster Recovery</w:t>
            </w:r>
            <w:r w:rsidRPr="00506302">
              <w:rPr>
                <w:color w:val="000000"/>
                <w:sz w:val="18"/>
              </w:rPr>
              <w:t xml:space="preserve"> — pemulihan sistem TI pascabencana/insiden</w:t>
            </w:r>
          </w:p>
        </w:tc>
      </w:tr>
      <w:tr w:rsidR="00C36730" w:rsidRPr="00A66431" w14:paraId="5432E5CD" w14:textId="77777777" w:rsidTr="00A66431">
        <w:tc>
          <w:tcPr>
            <w:tcW w:w="4952" w:type="dxa"/>
          </w:tcPr>
          <w:p w14:paraId="5B075F8E" w14:textId="20128049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EAM</w:t>
            </w:r>
          </w:p>
        </w:tc>
        <w:tc>
          <w:tcPr>
            <w:tcW w:w="4953" w:type="dxa"/>
          </w:tcPr>
          <w:p w14:paraId="44E9B0DD" w14:textId="00D02E7D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Enterprise Asset Management</w:t>
            </w:r>
            <w:r w:rsidRPr="00506302">
              <w:rPr>
                <w:color w:val="000000"/>
                <w:sz w:val="18"/>
              </w:rPr>
              <w:t xml:space="preserve"> — pengelolaan aset dan pemeliharaan</w:t>
            </w:r>
          </w:p>
        </w:tc>
      </w:tr>
      <w:tr w:rsidR="00C36730" w:rsidRPr="00A66431" w14:paraId="2CA70DF1" w14:textId="77777777" w:rsidTr="00A66431">
        <w:tc>
          <w:tcPr>
            <w:tcW w:w="4952" w:type="dxa"/>
          </w:tcPr>
          <w:p w14:paraId="3FA6C94E" w14:textId="4D942D34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EDR</w:t>
            </w:r>
          </w:p>
        </w:tc>
        <w:tc>
          <w:tcPr>
            <w:tcW w:w="4953" w:type="dxa"/>
          </w:tcPr>
          <w:p w14:paraId="7C859B63" w14:textId="4896FBC8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Endpoint Detection and Response</w:t>
            </w:r>
            <w:r w:rsidRPr="00506302">
              <w:rPr>
                <w:color w:val="000000"/>
                <w:sz w:val="18"/>
              </w:rPr>
              <w:t xml:space="preserve"> — proteksi perangkat pengguna</w:t>
            </w:r>
          </w:p>
        </w:tc>
      </w:tr>
      <w:tr w:rsidR="00C36730" w:rsidRPr="00A66431" w14:paraId="60C8D879" w14:textId="77777777" w:rsidTr="00A66431">
        <w:tc>
          <w:tcPr>
            <w:tcW w:w="4952" w:type="dxa"/>
          </w:tcPr>
          <w:p w14:paraId="1FCE9C76" w14:textId="63460F6E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ERP</w:t>
            </w:r>
          </w:p>
        </w:tc>
        <w:tc>
          <w:tcPr>
            <w:tcW w:w="4953" w:type="dxa"/>
          </w:tcPr>
          <w:p w14:paraId="54552066" w14:textId="11CADEC2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Enterprise Resource Planning</w:t>
            </w:r>
            <w:r w:rsidRPr="00506302">
              <w:rPr>
                <w:color w:val="000000"/>
                <w:sz w:val="18"/>
              </w:rPr>
              <w:t xml:space="preserve"> — sistem inti keuangan, pengadaan, aset</w:t>
            </w:r>
          </w:p>
        </w:tc>
      </w:tr>
      <w:tr w:rsidR="00C36730" w:rsidRPr="00A66431" w14:paraId="26F52C79" w14:textId="77777777" w:rsidTr="00A66431">
        <w:tc>
          <w:tcPr>
            <w:tcW w:w="4952" w:type="dxa"/>
          </w:tcPr>
          <w:p w14:paraId="1425779F" w14:textId="2ED06C41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ESG</w:t>
            </w:r>
          </w:p>
        </w:tc>
        <w:tc>
          <w:tcPr>
            <w:tcW w:w="4953" w:type="dxa"/>
          </w:tcPr>
          <w:p w14:paraId="7C6AC42F" w14:textId="0CD5C0CC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Environmental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Social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Governance</w:t>
            </w:r>
          </w:p>
        </w:tc>
      </w:tr>
      <w:tr w:rsidR="00C36730" w:rsidRPr="00A66431" w14:paraId="72194D17" w14:textId="77777777" w:rsidTr="00A66431">
        <w:tc>
          <w:tcPr>
            <w:tcW w:w="4952" w:type="dxa"/>
          </w:tcPr>
          <w:p w14:paraId="26B7D8ED" w14:textId="7F521B03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GCG</w:t>
            </w:r>
          </w:p>
        </w:tc>
        <w:tc>
          <w:tcPr>
            <w:tcW w:w="4953" w:type="dxa"/>
          </w:tcPr>
          <w:p w14:paraId="7609D40F" w14:textId="0BE3382E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Good Corporate Governance</w:t>
            </w:r>
          </w:p>
        </w:tc>
      </w:tr>
      <w:tr w:rsidR="00C36730" w:rsidRPr="00A66431" w14:paraId="7203C92B" w14:textId="77777777" w:rsidTr="00A66431">
        <w:tc>
          <w:tcPr>
            <w:tcW w:w="4952" w:type="dxa"/>
          </w:tcPr>
          <w:p w14:paraId="4FAF5F1E" w14:textId="26EEFA61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GIS</w:t>
            </w:r>
          </w:p>
        </w:tc>
        <w:tc>
          <w:tcPr>
            <w:tcW w:w="4953" w:type="dxa"/>
          </w:tcPr>
          <w:p w14:paraId="15E0F42B" w14:textId="39082186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Geographic </w:t>
            </w:r>
            <w:r w:rsidRPr="00693997">
              <w:rPr>
                <w:i/>
                <w:color w:val="000000"/>
                <w:sz w:val="18"/>
              </w:rPr>
              <w:t>Information System</w:t>
            </w:r>
            <w:r w:rsidRPr="00506302">
              <w:rPr>
                <w:color w:val="000000"/>
                <w:sz w:val="18"/>
              </w:rPr>
              <w:t xml:space="preserve"> — sistem informasi geografis</w:t>
            </w:r>
          </w:p>
        </w:tc>
      </w:tr>
      <w:tr w:rsidR="00C36730" w:rsidRPr="00A66431" w14:paraId="7445E129" w14:textId="77777777" w:rsidTr="00A66431">
        <w:tc>
          <w:tcPr>
            <w:tcW w:w="4952" w:type="dxa"/>
          </w:tcPr>
          <w:p w14:paraId="164975A1" w14:textId="07FAD3B2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HCM</w:t>
            </w:r>
          </w:p>
        </w:tc>
        <w:tc>
          <w:tcPr>
            <w:tcW w:w="4953" w:type="dxa"/>
          </w:tcPr>
          <w:p w14:paraId="1B325079" w14:textId="3C98081D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Human Capital Management</w:t>
            </w:r>
            <w:r w:rsidRPr="00506302">
              <w:rPr>
                <w:color w:val="000000"/>
                <w:sz w:val="18"/>
              </w:rPr>
              <w:t xml:space="preserve"> — sistem pengelolaan SDM</w:t>
            </w:r>
          </w:p>
        </w:tc>
      </w:tr>
      <w:tr w:rsidR="00C36730" w:rsidRPr="00A66431" w14:paraId="494B7315" w14:textId="77777777" w:rsidTr="00A66431">
        <w:tc>
          <w:tcPr>
            <w:tcW w:w="4952" w:type="dxa"/>
          </w:tcPr>
          <w:p w14:paraId="37DBCC5E" w14:textId="2F7C2012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IAM / PAM</w:t>
            </w:r>
          </w:p>
        </w:tc>
        <w:tc>
          <w:tcPr>
            <w:tcW w:w="4953" w:type="dxa"/>
          </w:tcPr>
          <w:p w14:paraId="063C1056" w14:textId="47E71CB8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Identity &amp; Access Management</w:t>
            </w:r>
            <w:r w:rsidRPr="00506302">
              <w:rPr>
                <w:color w:val="000000"/>
                <w:sz w:val="18"/>
              </w:rPr>
              <w:t xml:space="preserve"> / </w:t>
            </w:r>
            <w:r w:rsidRPr="00693997">
              <w:rPr>
                <w:i/>
                <w:color w:val="000000"/>
                <w:sz w:val="18"/>
              </w:rPr>
              <w:t>Privileged Access Management</w:t>
            </w:r>
          </w:p>
        </w:tc>
      </w:tr>
      <w:tr w:rsidR="00C36730" w:rsidRPr="00A66431" w14:paraId="16BDAEA7" w14:textId="77777777" w:rsidTr="00A66431">
        <w:tc>
          <w:tcPr>
            <w:tcW w:w="4952" w:type="dxa"/>
          </w:tcPr>
          <w:p w14:paraId="6E8ABD2D" w14:textId="084591F1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IEC 62443</w:t>
            </w:r>
          </w:p>
        </w:tc>
        <w:tc>
          <w:tcPr>
            <w:tcW w:w="4953" w:type="dxa"/>
          </w:tcPr>
          <w:p w14:paraId="5B884B4D" w14:textId="6FFC8EE2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Standar keamanan sistem otomasi dan kendali industri (OT)</w:t>
            </w:r>
          </w:p>
        </w:tc>
      </w:tr>
      <w:tr w:rsidR="00C36730" w:rsidRPr="00A66431" w14:paraId="699D69B3" w14:textId="77777777" w:rsidTr="00A66431">
        <w:tc>
          <w:tcPr>
            <w:tcW w:w="4952" w:type="dxa"/>
          </w:tcPr>
          <w:p w14:paraId="05E202CE" w14:textId="4702671E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IEOC</w:t>
            </w:r>
          </w:p>
        </w:tc>
        <w:tc>
          <w:tcPr>
            <w:tcW w:w="4953" w:type="dxa"/>
          </w:tcPr>
          <w:p w14:paraId="4A924CE9" w14:textId="423ABCD8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Integrated Estate Operations Center</w:t>
            </w:r>
            <w:r w:rsidRPr="00506302">
              <w:rPr>
                <w:color w:val="000000"/>
                <w:sz w:val="18"/>
              </w:rPr>
              <w:t xml:space="preserve"> — pusat kendali operasi kawasan</w:t>
            </w:r>
          </w:p>
        </w:tc>
      </w:tr>
      <w:tr w:rsidR="00C36730" w:rsidRPr="00A66431" w14:paraId="457F86F6" w14:textId="77777777" w:rsidTr="00A66431">
        <w:tc>
          <w:tcPr>
            <w:tcW w:w="4952" w:type="dxa"/>
          </w:tcPr>
          <w:p w14:paraId="56ECD6D0" w14:textId="626B873A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IIV</w:t>
            </w:r>
          </w:p>
        </w:tc>
        <w:tc>
          <w:tcPr>
            <w:tcW w:w="4953" w:type="dxa"/>
          </w:tcPr>
          <w:p w14:paraId="56F9BAC9" w14:textId="522FB754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Infrastruktur Informasi Vital (Perpres 82/2022)</w:t>
            </w:r>
          </w:p>
        </w:tc>
      </w:tr>
      <w:tr w:rsidR="00C36730" w:rsidRPr="00A66431" w14:paraId="6DFA875A" w14:textId="77777777" w:rsidTr="00A66431">
        <w:tc>
          <w:tcPr>
            <w:tcW w:w="4952" w:type="dxa"/>
          </w:tcPr>
          <w:p w14:paraId="48697252" w14:textId="0B98E3A4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IKM / SFB</w:t>
            </w:r>
          </w:p>
        </w:tc>
        <w:tc>
          <w:tcPr>
            <w:tcW w:w="4953" w:type="dxa"/>
          </w:tcPr>
          <w:p w14:paraId="10537D4C" w14:textId="38F7DA8B" w:rsidR="00C36730" w:rsidRPr="00506302" w:rsidRDefault="00C33F6D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Industri Kecil Menengah / </w:t>
            </w:r>
            <w:r w:rsidRPr="00693997">
              <w:rPr>
                <w:i/>
                <w:color w:val="000000"/>
                <w:sz w:val="18"/>
              </w:rPr>
              <w:t>Standard Factory Building</w:t>
            </w:r>
            <w:r w:rsidRPr="00506302">
              <w:rPr>
                <w:color w:val="000000"/>
                <w:sz w:val="18"/>
              </w:rPr>
              <w:t xml:space="preserve"> — dalam dokumen ini ditulis industri kecil menengah dan pabrik siap pakai</w:t>
            </w:r>
          </w:p>
        </w:tc>
      </w:tr>
      <w:tr w:rsidR="00C36730" w:rsidRPr="00A66431" w14:paraId="0A322F93" w14:textId="77777777" w:rsidTr="00A66431">
        <w:tc>
          <w:tcPr>
            <w:tcW w:w="4952" w:type="dxa"/>
          </w:tcPr>
          <w:p w14:paraId="3F27711F" w14:textId="5837EB95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lastRenderedPageBreak/>
              <w:t>IoT</w:t>
            </w:r>
          </w:p>
        </w:tc>
        <w:tc>
          <w:tcPr>
            <w:tcW w:w="4953" w:type="dxa"/>
          </w:tcPr>
          <w:p w14:paraId="672B7B9D" w14:textId="7455A77D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Internet of Things</w:t>
            </w:r>
            <w:r w:rsidRPr="00506302">
              <w:rPr>
                <w:color w:val="000000"/>
                <w:sz w:val="18"/>
              </w:rPr>
              <w:t xml:space="preserve"> — perangkat dan sensor terhubung</w:t>
            </w:r>
          </w:p>
        </w:tc>
      </w:tr>
      <w:tr w:rsidR="00C36730" w:rsidRPr="00A66431" w14:paraId="2E4710BF" w14:textId="77777777" w:rsidTr="00A66431">
        <w:tc>
          <w:tcPr>
            <w:tcW w:w="4952" w:type="dxa"/>
          </w:tcPr>
          <w:p w14:paraId="4257BF58" w14:textId="150769FD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IPP</w:t>
            </w:r>
          </w:p>
        </w:tc>
        <w:tc>
          <w:tcPr>
            <w:tcW w:w="4953" w:type="dxa"/>
          </w:tcPr>
          <w:p w14:paraId="3B545B80" w14:textId="52E6F2B7" w:rsidR="00C36730" w:rsidRPr="00506302" w:rsidRDefault="00C33F6D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Independent Power Producer</w:t>
            </w:r>
            <w:r w:rsidRPr="00506302">
              <w:rPr>
                <w:color w:val="000000"/>
                <w:sz w:val="18"/>
              </w:rPr>
              <w:t xml:space="preserve"> — dalam dokumen ini disebut mitra pembangkit listrik swasta</w:t>
            </w:r>
          </w:p>
        </w:tc>
      </w:tr>
      <w:tr w:rsidR="00C36730" w:rsidRPr="00A66431" w14:paraId="76461687" w14:textId="77777777" w:rsidTr="00A66431">
        <w:tc>
          <w:tcPr>
            <w:tcW w:w="4952" w:type="dxa"/>
          </w:tcPr>
          <w:p w14:paraId="775A41A8" w14:textId="51E9A439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ISMS</w:t>
            </w:r>
          </w:p>
        </w:tc>
        <w:tc>
          <w:tcPr>
            <w:tcW w:w="4953" w:type="dxa"/>
          </w:tcPr>
          <w:p w14:paraId="5C95B4CD" w14:textId="0B4DFDCB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Information Security Management System</w:t>
            </w:r>
            <w:r w:rsidRPr="00506302">
              <w:rPr>
                <w:color w:val="000000"/>
                <w:sz w:val="18"/>
              </w:rPr>
              <w:t xml:space="preserve"> (ISO/IEC 27001)</w:t>
            </w:r>
          </w:p>
        </w:tc>
      </w:tr>
      <w:tr w:rsidR="00C36730" w:rsidRPr="00A66431" w14:paraId="1C18426E" w14:textId="77777777" w:rsidTr="00A66431">
        <w:tc>
          <w:tcPr>
            <w:tcW w:w="4952" w:type="dxa"/>
          </w:tcPr>
          <w:p w14:paraId="79DB351F" w14:textId="4A0E1B7A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ITIL 4</w:t>
            </w:r>
          </w:p>
        </w:tc>
        <w:tc>
          <w:tcPr>
            <w:tcW w:w="4953" w:type="dxa"/>
          </w:tcPr>
          <w:p w14:paraId="6991DEAB" w14:textId="1A410325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Kerangka praktik manajemen layanan TI</w:t>
            </w:r>
          </w:p>
        </w:tc>
      </w:tr>
      <w:tr w:rsidR="00C36730" w:rsidRPr="00A66431" w14:paraId="088028AE" w14:textId="77777777" w:rsidTr="00A66431">
        <w:tc>
          <w:tcPr>
            <w:tcW w:w="4952" w:type="dxa"/>
          </w:tcPr>
          <w:p w14:paraId="69B9368C" w14:textId="4B226487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ITSM</w:t>
            </w:r>
          </w:p>
        </w:tc>
        <w:tc>
          <w:tcPr>
            <w:tcW w:w="4953" w:type="dxa"/>
          </w:tcPr>
          <w:p w14:paraId="016E88BB" w14:textId="017770D4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IT </w:t>
            </w:r>
            <w:r w:rsidRPr="00693997">
              <w:rPr>
                <w:i/>
                <w:color w:val="000000"/>
                <w:sz w:val="18"/>
              </w:rPr>
              <w:t>Service Management</w:t>
            </w:r>
            <w:r w:rsidRPr="00506302">
              <w:rPr>
                <w:color w:val="000000"/>
                <w:sz w:val="18"/>
              </w:rPr>
              <w:t xml:space="preserve"> — manajemen layanan TI</w:t>
            </w:r>
          </w:p>
        </w:tc>
      </w:tr>
      <w:tr w:rsidR="00C36730" w:rsidRPr="00A66431" w14:paraId="51F68A81" w14:textId="77777777" w:rsidTr="00A66431">
        <w:tc>
          <w:tcPr>
            <w:tcW w:w="4952" w:type="dxa"/>
          </w:tcPr>
          <w:p w14:paraId="37A55E46" w14:textId="5E302A10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KEK</w:t>
            </w:r>
          </w:p>
        </w:tc>
        <w:tc>
          <w:tcPr>
            <w:tcW w:w="4953" w:type="dxa"/>
          </w:tcPr>
          <w:p w14:paraId="5E1E7836" w14:textId="78CA98BA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Kawasan Ekonomi Khusus</w:t>
            </w:r>
          </w:p>
        </w:tc>
      </w:tr>
      <w:tr w:rsidR="00C36730" w:rsidRPr="00A66431" w14:paraId="00FCB5CE" w14:textId="77777777" w:rsidTr="00A66431">
        <w:tc>
          <w:tcPr>
            <w:tcW w:w="4952" w:type="dxa"/>
          </w:tcPr>
          <w:p w14:paraId="7A2C5D5D" w14:textId="0F5218FA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KPI</w:t>
            </w:r>
          </w:p>
        </w:tc>
        <w:tc>
          <w:tcPr>
            <w:tcW w:w="4953" w:type="dxa"/>
          </w:tcPr>
          <w:p w14:paraId="1306A536" w14:textId="5B94D69B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Key Performance Indicator</w:t>
            </w:r>
            <w:r w:rsidRPr="00506302">
              <w:rPr>
                <w:color w:val="000000"/>
                <w:sz w:val="18"/>
              </w:rPr>
              <w:t xml:space="preserve"> — indikator kinerja utama</w:t>
            </w:r>
          </w:p>
        </w:tc>
      </w:tr>
      <w:tr w:rsidR="00C36730" w:rsidRPr="00A66431" w14:paraId="60CD6280" w14:textId="77777777" w:rsidTr="00A66431">
        <w:tc>
          <w:tcPr>
            <w:tcW w:w="4952" w:type="dxa"/>
          </w:tcPr>
          <w:p w14:paraId="79D74140" w14:textId="77F9E374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MDR / SOC</w:t>
            </w:r>
          </w:p>
        </w:tc>
        <w:tc>
          <w:tcPr>
            <w:tcW w:w="4953" w:type="dxa"/>
          </w:tcPr>
          <w:p w14:paraId="51EF34E7" w14:textId="4897CF9A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Managed Detection &amp; Response</w:t>
            </w:r>
            <w:r w:rsidRPr="00506302">
              <w:rPr>
                <w:color w:val="000000"/>
                <w:sz w:val="18"/>
              </w:rPr>
              <w:t xml:space="preserve"> / </w:t>
            </w:r>
            <w:r w:rsidRPr="00693997">
              <w:rPr>
                <w:i/>
                <w:color w:val="000000"/>
                <w:sz w:val="18"/>
              </w:rPr>
              <w:t>Security Operations Center</w:t>
            </w:r>
          </w:p>
        </w:tc>
      </w:tr>
      <w:tr w:rsidR="00C36730" w:rsidRPr="00A66431" w14:paraId="0B99C8A4" w14:textId="77777777" w:rsidTr="00A66431">
        <w:tc>
          <w:tcPr>
            <w:tcW w:w="4952" w:type="dxa"/>
          </w:tcPr>
          <w:p w14:paraId="4248A782" w14:textId="03042788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MFA</w:t>
            </w:r>
          </w:p>
        </w:tc>
        <w:tc>
          <w:tcPr>
            <w:tcW w:w="4953" w:type="dxa"/>
          </w:tcPr>
          <w:p w14:paraId="784F0C5A" w14:textId="516D450D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Multi-Factor Authentication</w:t>
            </w:r>
            <w:r w:rsidRPr="00506302">
              <w:rPr>
                <w:color w:val="000000"/>
                <w:sz w:val="18"/>
              </w:rPr>
              <w:t xml:space="preserve"> — autentikasi berlapis</w:t>
            </w:r>
          </w:p>
        </w:tc>
      </w:tr>
      <w:tr w:rsidR="00C36730" w:rsidRPr="00A66431" w14:paraId="03842C19" w14:textId="77777777" w:rsidTr="00A66431">
        <w:tc>
          <w:tcPr>
            <w:tcW w:w="4952" w:type="dxa"/>
          </w:tcPr>
          <w:p w14:paraId="25B2FD4B" w14:textId="67FEE9DA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MICE</w:t>
            </w:r>
          </w:p>
        </w:tc>
        <w:tc>
          <w:tcPr>
            <w:tcW w:w="4953" w:type="dxa"/>
          </w:tcPr>
          <w:p w14:paraId="5EABE52F" w14:textId="15BEAAA2" w:rsidR="00C36730" w:rsidRPr="00506302" w:rsidRDefault="00815E42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Meeting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Incentive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Conference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Exhibition</w:t>
            </w:r>
            <w:r w:rsidRPr="00506302">
              <w:rPr>
                <w:color w:val="000000"/>
                <w:sz w:val="18"/>
              </w:rPr>
              <w:t xml:space="preserve"> — dalam dokumen ini disebut pusat konvensi &amp; pameran</w:t>
            </w:r>
          </w:p>
        </w:tc>
      </w:tr>
      <w:tr w:rsidR="00C36730" w:rsidRPr="00A66431" w14:paraId="70FB3530" w14:textId="77777777" w:rsidTr="00A66431">
        <w:tc>
          <w:tcPr>
            <w:tcW w:w="4952" w:type="dxa"/>
          </w:tcPr>
          <w:p w14:paraId="009C5D67" w14:textId="6D82214D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MRV</w:t>
            </w:r>
          </w:p>
        </w:tc>
        <w:tc>
          <w:tcPr>
            <w:tcW w:w="4953" w:type="dxa"/>
          </w:tcPr>
          <w:p w14:paraId="09B7F33E" w14:textId="34446D1A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Measurement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Reporting &amp; Verification</w:t>
            </w:r>
            <w:r w:rsidRPr="00506302">
              <w:rPr>
                <w:color w:val="000000"/>
                <w:sz w:val="18"/>
              </w:rPr>
              <w:t xml:space="preserve"> — energi, emisi, karbon</w:t>
            </w:r>
          </w:p>
        </w:tc>
      </w:tr>
      <w:tr w:rsidR="00C36730" w:rsidRPr="00A66431" w14:paraId="1F4E882D" w14:textId="77777777" w:rsidTr="00A66431">
        <w:tc>
          <w:tcPr>
            <w:tcW w:w="4952" w:type="dxa"/>
          </w:tcPr>
          <w:p w14:paraId="70346975" w14:textId="401A481A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NIST CSF 2.0</w:t>
            </w:r>
          </w:p>
        </w:tc>
        <w:tc>
          <w:tcPr>
            <w:tcW w:w="4953" w:type="dxa"/>
          </w:tcPr>
          <w:p w14:paraId="25BEAF0F" w14:textId="4B4CD620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NIST </w:t>
            </w:r>
            <w:r w:rsidRPr="00693997">
              <w:rPr>
                <w:i/>
                <w:color w:val="000000"/>
                <w:sz w:val="18"/>
              </w:rPr>
              <w:t>Cybersecurity Framework</w:t>
            </w:r>
            <w:r w:rsidRPr="00506302">
              <w:rPr>
                <w:color w:val="000000"/>
                <w:sz w:val="18"/>
              </w:rPr>
              <w:t xml:space="preserve">: </w:t>
            </w:r>
            <w:r w:rsidRPr="00693997">
              <w:rPr>
                <w:i/>
                <w:color w:val="000000"/>
                <w:sz w:val="18"/>
              </w:rPr>
              <w:t>Govern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Identify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Protect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Detect</w:t>
            </w:r>
            <w:r w:rsidRPr="00506302">
              <w:rPr>
                <w:color w:val="000000"/>
                <w:sz w:val="18"/>
              </w:rPr>
              <w:t xml:space="preserve">, </w:t>
            </w:r>
            <w:r w:rsidRPr="00693997">
              <w:rPr>
                <w:i/>
                <w:color w:val="000000"/>
                <w:sz w:val="18"/>
              </w:rPr>
              <w:t>Respond</w:t>
            </w:r>
            <w:r w:rsidRPr="00506302">
              <w:rPr>
                <w:color w:val="000000"/>
                <w:sz w:val="18"/>
              </w:rPr>
              <w:t>, Recover</w:t>
            </w:r>
          </w:p>
        </w:tc>
      </w:tr>
      <w:tr w:rsidR="00C36730" w:rsidRPr="00A66431" w14:paraId="2C9F6750" w14:textId="77777777" w:rsidTr="00A66431">
        <w:tc>
          <w:tcPr>
            <w:tcW w:w="4952" w:type="dxa"/>
          </w:tcPr>
          <w:p w14:paraId="22CAE2E4" w14:textId="5DBF6ACE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OSS-RBA</w:t>
            </w:r>
          </w:p>
        </w:tc>
        <w:tc>
          <w:tcPr>
            <w:tcW w:w="4953" w:type="dxa"/>
          </w:tcPr>
          <w:p w14:paraId="5C6F15AD" w14:textId="1371513B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Online Single Submission</w:t>
            </w:r>
            <w:r w:rsidRPr="00506302">
              <w:rPr>
                <w:color w:val="000000"/>
                <w:sz w:val="18"/>
              </w:rPr>
              <w:t xml:space="preserve"> – </w:t>
            </w:r>
            <w:r w:rsidRPr="00693997">
              <w:rPr>
                <w:i/>
                <w:color w:val="000000"/>
                <w:sz w:val="18"/>
              </w:rPr>
              <w:t>Risk-Based Approach</w:t>
            </w:r>
            <w:r w:rsidRPr="00506302">
              <w:rPr>
                <w:color w:val="000000"/>
                <w:sz w:val="18"/>
              </w:rPr>
              <w:t xml:space="preserve"> (perizinan berusaha)</w:t>
            </w:r>
          </w:p>
        </w:tc>
      </w:tr>
      <w:tr w:rsidR="00C36730" w:rsidRPr="00A66431" w14:paraId="63DE3106" w14:textId="77777777" w:rsidTr="00A66431">
        <w:tc>
          <w:tcPr>
            <w:tcW w:w="4952" w:type="dxa"/>
          </w:tcPr>
          <w:p w14:paraId="7A4B3D41" w14:textId="7D460997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OT</w:t>
            </w:r>
          </w:p>
        </w:tc>
        <w:tc>
          <w:tcPr>
            <w:tcW w:w="4953" w:type="dxa"/>
          </w:tcPr>
          <w:p w14:paraId="3379D49C" w14:textId="02EAD8CD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Operational Technology</w:t>
            </w:r>
            <w:r w:rsidRPr="00506302">
              <w:rPr>
                <w:color w:val="000000"/>
                <w:sz w:val="18"/>
              </w:rPr>
              <w:t xml:space="preserve"> — sistem kendali utilitas dan fasilitas</w:t>
            </w:r>
          </w:p>
        </w:tc>
      </w:tr>
      <w:tr w:rsidR="00C36730" w:rsidRPr="00A66431" w14:paraId="42AB67A9" w14:textId="77777777" w:rsidTr="00A66431">
        <w:tc>
          <w:tcPr>
            <w:tcW w:w="4952" w:type="dxa"/>
          </w:tcPr>
          <w:p w14:paraId="5E0B908A" w14:textId="068BD604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PDP</w:t>
            </w:r>
          </w:p>
        </w:tc>
        <w:tc>
          <w:tcPr>
            <w:tcW w:w="4953" w:type="dxa"/>
          </w:tcPr>
          <w:p w14:paraId="7CB4E468" w14:textId="3D9E0B02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Pelindungan Data Pribadi (UU 27/2022)</w:t>
            </w:r>
          </w:p>
        </w:tc>
      </w:tr>
      <w:tr w:rsidR="00C36730" w:rsidRPr="00A66431" w14:paraId="52C9773C" w14:textId="77777777" w:rsidTr="00A66431">
        <w:tc>
          <w:tcPr>
            <w:tcW w:w="4952" w:type="dxa"/>
          </w:tcPr>
          <w:p w14:paraId="44B49E3A" w14:textId="73191500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PLTBm / PLTS</w:t>
            </w:r>
          </w:p>
        </w:tc>
        <w:tc>
          <w:tcPr>
            <w:tcW w:w="4953" w:type="dxa"/>
          </w:tcPr>
          <w:p w14:paraId="6026FD1F" w14:textId="24478BED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Pembangkit Listrik Tenaga Biomassa / Surya</w:t>
            </w:r>
          </w:p>
        </w:tc>
      </w:tr>
      <w:tr w:rsidR="00C36730" w:rsidRPr="00A66431" w14:paraId="6D15DD10" w14:textId="77777777" w:rsidTr="00A66431">
        <w:tc>
          <w:tcPr>
            <w:tcW w:w="4952" w:type="dxa"/>
          </w:tcPr>
          <w:p w14:paraId="15F024FF" w14:textId="67CFBE5D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PMO</w:t>
            </w:r>
          </w:p>
        </w:tc>
        <w:tc>
          <w:tcPr>
            <w:tcW w:w="4953" w:type="dxa"/>
          </w:tcPr>
          <w:p w14:paraId="38C80934" w14:textId="27C6E9A0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Project</w:t>
            </w:r>
            <w:r w:rsidRPr="00506302">
              <w:rPr>
                <w:color w:val="000000"/>
                <w:sz w:val="18"/>
              </w:rPr>
              <w:t xml:space="preserve">/Portfolio </w:t>
            </w:r>
            <w:r w:rsidRPr="00693997">
              <w:rPr>
                <w:i/>
                <w:color w:val="000000"/>
                <w:sz w:val="18"/>
              </w:rPr>
              <w:t>Management Office</w:t>
            </w:r>
          </w:p>
        </w:tc>
      </w:tr>
      <w:tr w:rsidR="00C36730" w:rsidRPr="00A66431" w14:paraId="51F7D1EE" w14:textId="77777777" w:rsidTr="00A66431">
        <w:tc>
          <w:tcPr>
            <w:tcW w:w="4952" w:type="dxa"/>
          </w:tcPr>
          <w:p w14:paraId="7ACEB275" w14:textId="14FD71EC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RJPP / RKAP</w:t>
            </w:r>
          </w:p>
        </w:tc>
        <w:tc>
          <w:tcPr>
            <w:tcW w:w="4953" w:type="dxa"/>
          </w:tcPr>
          <w:p w14:paraId="66A13840" w14:textId="5A08398F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Rencana Jangka Panjang Perusahaan / Rencana Kerja dan Anggaran Perusahaan</w:t>
            </w:r>
          </w:p>
        </w:tc>
      </w:tr>
      <w:tr w:rsidR="00C36730" w:rsidRPr="00A66431" w14:paraId="5C4018F9" w14:textId="77777777" w:rsidTr="00A66431">
        <w:tc>
          <w:tcPr>
            <w:tcW w:w="4952" w:type="dxa"/>
          </w:tcPr>
          <w:p w14:paraId="2B3D79C5" w14:textId="08950017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RSTI</w:t>
            </w:r>
          </w:p>
        </w:tc>
        <w:tc>
          <w:tcPr>
            <w:tcW w:w="4953" w:type="dxa"/>
          </w:tcPr>
          <w:p w14:paraId="70753A07" w14:textId="57311D5D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Rencana Strategis Teknologi Informasi</w:t>
            </w:r>
          </w:p>
        </w:tc>
      </w:tr>
      <w:tr w:rsidR="00C36730" w:rsidRPr="00A66431" w14:paraId="08EBEDB9" w14:textId="77777777" w:rsidTr="00A66431">
        <w:tc>
          <w:tcPr>
            <w:tcW w:w="4952" w:type="dxa"/>
          </w:tcPr>
          <w:p w14:paraId="220B0105" w14:textId="12405CAB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RTO / RPO</w:t>
            </w:r>
          </w:p>
        </w:tc>
        <w:tc>
          <w:tcPr>
            <w:tcW w:w="4953" w:type="dxa"/>
          </w:tcPr>
          <w:p w14:paraId="1B32DA43" w14:textId="4A2FC478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Recovery Time Objective</w:t>
            </w:r>
            <w:r w:rsidRPr="00506302">
              <w:rPr>
                <w:color w:val="000000"/>
                <w:sz w:val="18"/>
              </w:rPr>
              <w:t xml:space="preserve"> / </w:t>
            </w:r>
            <w:r w:rsidRPr="00693997">
              <w:rPr>
                <w:i/>
                <w:color w:val="000000"/>
                <w:sz w:val="18"/>
              </w:rPr>
              <w:t>Recovery Point Objective</w:t>
            </w:r>
          </w:p>
        </w:tc>
      </w:tr>
      <w:tr w:rsidR="00C36730" w:rsidRPr="00A66431" w14:paraId="6F0E6D01" w14:textId="77777777" w:rsidTr="00A66431">
        <w:tc>
          <w:tcPr>
            <w:tcW w:w="4952" w:type="dxa"/>
          </w:tcPr>
          <w:p w14:paraId="5E0B7A38" w14:textId="2590F9DA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SaaS</w:t>
            </w:r>
          </w:p>
        </w:tc>
        <w:tc>
          <w:tcPr>
            <w:tcW w:w="4953" w:type="dxa"/>
          </w:tcPr>
          <w:p w14:paraId="795C9008" w14:textId="45CDD3E5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Software as a Service</w:t>
            </w:r>
            <w:r w:rsidRPr="00506302">
              <w:rPr>
                <w:color w:val="000000"/>
                <w:sz w:val="18"/>
              </w:rPr>
              <w:t xml:space="preserve"> — aplikasi berlangganan berbasis </w:t>
            </w:r>
            <w:r w:rsidRPr="00693997">
              <w:rPr>
                <w:i/>
                <w:color w:val="000000"/>
                <w:sz w:val="18"/>
              </w:rPr>
              <w:t>cloud</w:t>
            </w:r>
          </w:p>
        </w:tc>
      </w:tr>
      <w:tr w:rsidR="00C36730" w:rsidRPr="00A66431" w14:paraId="6B0A1F33" w14:textId="77777777" w:rsidTr="00A66431">
        <w:tc>
          <w:tcPr>
            <w:tcW w:w="4952" w:type="dxa"/>
          </w:tcPr>
          <w:p w14:paraId="1778A0FF" w14:textId="0446DEC6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SCADA</w:t>
            </w:r>
          </w:p>
        </w:tc>
        <w:tc>
          <w:tcPr>
            <w:tcW w:w="4953" w:type="dxa"/>
          </w:tcPr>
          <w:p w14:paraId="09C52431" w14:textId="2DDCF898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Supervisory Control and Data Acquisition</w:t>
            </w:r>
            <w:r w:rsidRPr="00506302">
              <w:rPr>
                <w:color w:val="000000"/>
                <w:sz w:val="18"/>
              </w:rPr>
              <w:t xml:space="preserve"> — sistem kendali utilitas</w:t>
            </w:r>
          </w:p>
        </w:tc>
      </w:tr>
      <w:tr w:rsidR="00C36730" w:rsidRPr="00A66431" w14:paraId="6E0ADFBA" w14:textId="77777777" w:rsidTr="00A66431">
        <w:tc>
          <w:tcPr>
            <w:tcW w:w="4952" w:type="dxa"/>
          </w:tcPr>
          <w:p w14:paraId="7E5BD897" w14:textId="1139AE92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SEVP</w:t>
            </w:r>
          </w:p>
        </w:tc>
        <w:tc>
          <w:tcPr>
            <w:tcW w:w="4953" w:type="dxa"/>
          </w:tcPr>
          <w:p w14:paraId="24911CCE" w14:textId="6CEAD839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Senior </w:t>
            </w:r>
            <w:r w:rsidRPr="00693997">
              <w:rPr>
                <w:i/>
                <w:color w:val="000000"/>
                <w:sz w:val="18"/>
              </w:rPr>
              <w:t>Executive Vice President</w:t>
            </w:r>
          </w:p>
        </w:tc>
      </w:tr>
      <w:tr w:rsidR="00C36730" w:rsidRPr="00A66431" w14:paraId="3BF52D99" w14:textId="77777777" w:rsidTr="00A66431">
        <w:tc>
          <w:tcPr>
            <w:tcW w:w="4952" w:type="dxa"/>
          </w:tcPr>
          <w:p w14:paraId="3235DB0E" w14:textId="087603F6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SLA</w:t>
            </w:r>
          </w:p>
        </w:tc>
        <w:tc>
          <w:tcPr>
            <w:tcW w:w="4953" w:type="dxa"/>
          </w:tcPr>
          <w:p w14:paraId="572184EC" w14:textId="3282B495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Service Level Agreement</w:t>
            </w:r>
            <w:r w:rsidRPr="00506302">
              <w:rPr>
                <w:color w:val="000000"/>
                <w:sz w:val="18"/>
              </w:rPr>
              <w:t xml:space="preserve"> — kesepakatan tingkat layanan</w:t>
            </w:r>
          </w:p>
        </w:tc>
      </w:tr>
      <w:tr w:rsidR="00C36730" w:rsidRPr="00A66431" w14:paraId="333762F2" w14:textId="77777777" w:rsidTr="00A66431">
        <w:tc>
          <w:tcPr>
            <w:tcW w:w="4952" w:type="dxa"/>
          </w:tcPr>
          <w:p w14:paraId="47E31495" w14:textId="5B568527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SO</w:t>
            </w:r>
          </w:p>
        </w:tc>
        <w:tc>
          <w:tcPr>
            <w:tcW w:w="4953" w:type="dxa"/>
          </w:tcPr>
          <w:p w14:paraId="6D997556" w14:textId="213F1EE2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Strategic Objective</w:t>
            </w:r>
            <w:r w:rsidRPr="00506302">
              <w:rPr>
                <w:color w:val="000000"/>
                <w:sz w:val="18"/>
              </w:rPr>
              <w:t xml:space="preserve"> — sasaran strategis TI (SO1–SO7)</w:t>
            </w:r>
          </w:p>
        </w:tc>
      </w:tr>
      <w:tr w:rsidR="00C36730" w:rsidRPr="00A66431" w14:paraId="6B0167A9" w14:textId="77777777" w:rsidTr="00A66431">
        <w:tc>
          <w:tcPr>
            <w:tcW w:w="4952" w:type="dxa"/>
          </w:tcPr>
          <w:p w14:paraId="6EDBBDBF" w14:textId="0D90854B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SPI</w:t>
            </w:r>
          </w:p>
        </w:tc>
        <w:tc>
          <w:tcPr>
            <w:tcW w:w="4953" w:type="dxa"/>
          </w:tcPr>
          <w:p w14:paraId="7F0B2E6F" w14:textId="7C5642C4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Satuan Pengawasan Intern</w:t>
            </w:r>
          </w:p>
        </w:tc>
      </w:tr>
      <w:tr w:rsidR="00C36730" w:rsidRPr="00A66431" w14:paraId="4E2300F5" w14:textId="77777777" w:rsidTr="00A66431">
        <w:tc>
          <w:tcPr>
            <w:tcW w:w="4952" w:type="dxa"/>
          </w:tcPr>
          <w:p w14:paraId="2FF2AAAB" w14:textId="144C6612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TCO</w:t>
            </w:r>
          </w:p>
        </w:tc>
        <w:tc>
          <w:tcPr>
            <w:tcW w:w="4953" w:type="dxa"/>
          </w:tcPr>
          <w:p w14:paraId="0B8A27BC" w14:textId="51F48699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Total Cost of Ownership</w:t>
            </w:r>
            <w:r w:rsidRPr="00506302">
              <w:rPr>
                <w:color w:val="000000"/>
                <w:sz w:val="18"/>
              </w:rPr>
              <w:t xml:space="preserve"> — total biaya kepemilikan 5 tahun</w:t>
            </w:r>
          </w:p>
        </w:tc>
      </w:tr>
      <w:tr w:rsidR="00C36730" w:rsidRPr="00A66431" w14:paraId="366C16E8" w14:textId="77777777" w:rsidTr="00A66431">
        <w:tc>
          <w:tcPr>
            <w:tcW w:w="4952" w:type="dxa"/>
          </w:tcPr>
          <w:p w14:paraId="2FE8908B" w14:textId="2CDC6F0E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TI</w:t>
            </w:r>
          </w:p>
        </w:tc>
        <w:tc>
          <w:tcPr>
            <w:tcW w:w="4953" w:type="dxa"/>
          </w:tcPr>
          <w:p w14:paraId="07FE00A9" w14:textId="1F9D2CE7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>Teknologi Informasi</w:t>
            </w:r>
          </w:p>
        </w:tc>
      </w:tr>
      <w:tr w:rsidR="00C36730" w:rsidRPr="00A66431" w14:paraId="2B3FA16D" w14:textId="77777777" w:rsidTr="00A66431">
        <w:tc>
          <w:tcPr>
            <w:tcW w:w="4952" w:type="dxa"/>
          </w:tcPr>
          <w:p w14:paraId="6BB78F01" w14:textId="6BD051F6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TOGAF</w:t>
            </w:r>
          </w:p>
        </w:tc>
        <w:tc>
          <w:tcPr>
            <w:tcW w:w="4953" w:type="dxa"/>
          </w:tcPr>
          <w:p w14:paraId="7BF61990" w14:textId="31E5457A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506302">
              <w:rPr>
                <w:color w:val="000000"/>
                <w:sz w:val="18"/>
              </w:rPr>
              <w:t xml:space="preserve">Kerangka arsitektur </w:t>
            </w:r>
            <w:r w:rsidRPr="00693997">
              <w:rPr>
                <w:i/>
                <w:color w:val="000000"/>
                <w:sz w:val="18"/>
              </w:rPr>
              <w:t>enterprise</w:t>
            </w:r>
            <w:r w:rsidRPr="00506302">
              <w:rPr>
                <w:color w:val="000000"/>
                <w:sz w:val="18"/>
              </w:rPr>
              <w:t xml:space="preserve"> dari </w:t>
            </w:r>
            <w:r w:rsidRPr="00693997">
              <w:rPr>
                <w:i/>
                <w:color w:val="000000"/>
                <w:sz w:val="18"/>
              </w:rPr>
              <w:t>The Open Group</w:t>
            </w:r>
          </w:p>
        </w:tc>
      </w:tr>
      <w:tr w:rsidR="00C36730" w:rsidRPr="00A66431" w14:paraId="5CBB3F2B" w14:textId="77777777" w:rsidTr="00A66431">
        <w:tc>
          <w:tcPr>
            <w:tcW w:w="4952" w:type="dxa"/>
          </w:tcPr>
          <w:p w14:paraId="43208CAB" w14:textId="43A71D95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TOM</w:t>
            </w:r>
          </w:p>
        </w:tc>
        <w:tc>
          <w:tcPr>
            <w:tcW w:w="4953" w:type="dxa"/>
          </w:tcPr>
          <w:p w14:paraId="52C14D31" w14:textId="7D26A2CF" w:rsidR="00C36730" w:rsidRPr="00506302" w:rsidRDefault="00C36730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Target Operating Model</w:t>
            </w:r>
            <w:r w:rsidRPr="00506302">
              <w:rPr>
                <w:color w:val="000000"/>
                <w:sz w:val="18"/>
              </w:rPr>
              <w:t xml:space="preserve"> — model operasi TI target</w:t>
            </w:r>
          </w:p>
        </w:tc>
      </w:tr>
      <w:tr w:rsidR="00C36730" w:rsidRPr="00A66431" w14:paraId="3BFF085D" w14:textId="77777777" w:rsidTr="00A66431">
        <w:tc>
          <w:tcPr>
            <w:tcW w:w="4952" w:type="dxa"/>
          </w:tcPr>
          <w:p w14:paraId="167343D1" w14:textId="4E40DC8E" w:rsidR="00C36730" w:rsidRPr="00506302" w:rsidRDefault="00C36730" w:rsidP="00671BFF">
            <w:pPr>
              <w:rPr>
                <w:b/>
                <w:color w:val="000000"/>
                <w:sz w:val="18"/>
              </w:rPr>
            </w:pPr>
            <w:r w:rsidRPr="00506302">
              <w:rPr>
                <w:b/>
                <w:color w:val="000000"/>
                <w:sz w:val="18"/>
              </w:rPr>
              <w:t>WTP / IPAL</w:t>
            </w:r>
          </w:p>
        </w:tc>
        <w:tc>
          <w:tcPr>
            <w:tcW w:w="4953" w:type="dxa"/>
          </w:tcPr>
          <w:p w14:paraId="5EFD71AE" w14:textId="1A0B20BB" w:rsidR="00C36730" w:rsidRPr="00506302" w:rsidRDefault="00C33F6D" w:rsidP="00671BFF">
            <w:pPr>
              <w:rPr>
                <w:color w:val="000000"/>
                <w:sz w:val="18"/>
              </w:rPr>
            </w:pPr>
            <w:r w:rsidRPr="00693997">
              <w:rPr>
                <w:i/>
                <w:color w:val="000000"/>
                <w:sz w:val="18"/>
              </w:rPr>
              <w:t>Water Treatment Plant</w:t>
            </w:r>
            <w:r w:rsidRPr="00506302">
              <w:rPr>
                <w:color w:val="000000"/>
                <w:sz w:val="18"/>
              </w:rPr>
              <w:t xml:space="preserve"> / Instalasi Pengolahan Air Limbah — dalam dokumen ini disebut instalasi pengolahan air bersih dan limbah</w:t>
            </w:r>
          </w:p>
        </w:tc>
      </w:tr>
    </w:tbl>
    <w:p w14:paraId="0DE8E3B8" w14:textId="221CEDD1" w:rsidR="00E93748" w:rsidRPr="006F7F48" w:rsidRDefault="00E93748" w:rsidP="00E93748">
      <w:pPr>
        <w:pStyle w:val="Heading1"/>
      </w:pPr>
      <w:bookmarkStart w:id="191" w:name="_Toc242450803"/>
      <w:r w:rsidRPr="006F7F48">
        <w:lastRenderedPageBreak/>
        <w:t>REFERENSI</w:t>
      </w:r>
      <w:bookmarkEnd w:id="191"/>
    </w:p>
    <w:p w14:paraId="4757A052" w14:textId="07AE4581" w:rsidR="00E93748" w:rsidRPr="006F7F48" w:rsidRDefault="00E93748" w:rsidP="00640BA1">
      <w:pPr>
        <w:pStyle w:val="ListBullet"/>
        <w:jc w:val="both"/>
        <w:rPr>
          <w:color w:val="000000"/>
        </w:rPr>
      </w:pPr>
      <w:r w:rsidRPr="00693997">
        <w:rPr>
          <w:i/>
          <w:color w:val="000000"/>
        </w:rPr>
        <w:t>Draft</w:t>
      </w:r>
      <w:r w:rsidRPr="006F7F48">
        <w:rPr>
          <w:color w:val="000000"/>
        </w:rPr>
        <w:t xml:space="preserve"> RJPP PT Kawasan Industri Nusantara 2026–2030 (Juni 2026).</w:t>
      </w:r>
    </w:p>
    <w:p w14:paraId="6494DA8C" w14:textId="3D912AD0" w:rsidR="00E93748" w:rsidRPr="006F7F48" w:rsidRDefault="00E93748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ISACA, COBIT 2019 </w:t>
      </w:r>
      <w:r w:rsidRPr="00693997">
        <w:rPr>
          <w:i/>
          <w:color w:val="000000"/>
        </w:rPr>
        <w:t>Framework</w:t>
      </w:r>
      <w:r w:rsidRPr="006F7F48">
        <w:rPr>
          <w:color w:val="000000"/>
        </w:rPr>
        <w:t>.</w:t>
      </w:r>
    </w:p>
    <w:p w14:paraId="5DC555B7" w14:textId="767636D4" w:rsidR="00E93748" w:rsidRPr="006F7F48" w:rsidRDefault="00E93748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>AXELOS/PeopleCert, ITIL 4.</w:t>
      </w:r>
    </w:p>
    <w:p w14:paraId="2EBE95B3" w14:textId="6081CA0B" w:rsidR="00E93748" w:rsidRPr="006F7F48" w:rsidRDefault="00E93748" w:rsidP="00640BA1">
      <w:pPr>
        <w:pStyle w:val="ListBullet"/>
        <w:jc w:val="both"/>
        <w:rPr>
          <w:color w:val="000000"/>
        </w:rPr>
      </w:pPr>
      <w:r w:rsidRPr="00693997">
        <w:rPr>
          <w:i/>
          <w:color w:val="000000"/>
        </w:rPr>
        <w:t>The Open Group</w:t>
      </w:r>
      <w:r w:rsidRPr="006F7F48">
        <w:rPr>
          <w:color w:val="000000"/>
        </w:rPr>
        <w:t xml:space="preserve">, TOGAF </w:t>
      </w:r>
      <w:r w:rsidRPr="00693997">
        <w:rPr>
          <w:i/>
          <w:color w:val="000000"/>
        </w:rPr>
        <w:t>Standard</w:t>
      </w:r>
      <w:r w:rsidRPr="006F7F48">
        <w:rPr>
          <w:color w:val="000000"/>
        </w:rPr>
        <w:t>.</w:t>
      </w:r>
    </w:p>
    <w:p w14:paraId="6756FDC1" w14:textId="0F51B699" w:rsidR="00E93748" w:rsidRPr="006F7F48" w:rsidRDefault="00E93748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>ISO/IEC 27001:2022; ISO 22301:2019; ISO 31000:2018.</w:t>
      </w:r>
    </w:p>
    <w:p w14:paraId="673B3F4C" w14:textId="66F83B0C" w:rsidR="00E93748" w:rsidRPr="006F7F48" w:rsidRDefault="00E93748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NIST </w:t>
      </w:r>
      <w:r w:rsidRPr="00693997">
        <w:rPr>
          <w:i/>
          <w:color w:val="000000"/>
        </w:rPr>
        <w:t>Cybersecurity Framework</w:t>
      </w:r>
      <w:r w:rsidRPr="006F7F48">
        <w:rPr>
          <w:color w:val="000000"/>
        </w:rPr>
        <w:t xml:space="preserve"> 2.0 (2024).</w:t>
      </w:r>
    </w:p>
    <w:p w14:paraId="3F0CC55A" w14:textId="67FBEDD4" w:rsidR="00E93748" w:rsidRPr="006F7F48" w:rsidRDefault="00E93748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DAMA </w:t>
      </w:r>
      <w:r w:rsidRPr="00693997">
        <w:rPr>
          <w:i/>
          <w:color w:val="000000"/>
        </w:rPr>
        <w:t>International</w:t>
      </w:r>
      <w:r w:rsidRPr="006F7F48">
        <w:rPr>
          <w:color w:val="000000"/>
        </w:rPr>
        <w:t>, DAMA-DMBOK 2nd ed.</w:t>
      </w:r>
    </w:p>
    <w:p w14:paraId="0FDF3B42" w14:textId="01F11A50" w:rsidR="00E93748" w:rsidRPr="006F7F48" w:rsidRDefault="00E93748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APQC </w:t>
      </w:r>
      <w:r w:rsidRPr="00693997">
        <w:rPr>
          <w:i/>
          <w:color w:val="000000"/>
        </w:rPr>
        <w:t>Process Classification Framework</w:t>
      </w:r>
      <w:r w:rsidRPr="006F7F48">
        <w:rPr>
          <w:color w:val="000000"/>
        </w:rPr>
        <w:t>.</w:t>
      </w:r>
    </w:p>
    <w:p w14:paraId="0945DEFC" w14:textId="5888189A" w:rsidR="00E93748" w:rsidRPr="006F7F48" w:rsidRDefault="00E93748" w:rsidP="00640BA1">
      <w:pPr>
        <w:pStyle w:val="ListBullet"/>
        <w:jc w:val="both"/>
        <w:rPr>
          <w:color w:val="000000"/>
        </w:rPr>
      </w:pPr>
      <w:r w:rsidRPr="006F7F48">
        <w:rPr>
          <w:color w:val="000000"/>
        </w:rPr>
        <w:t xml:space="preserve">IEC 62443 – </w:t>
      </w:r>
      <w:r w:rsidRPr="00693997">
        <w:rPr>
          <w:i/>
          <w:color w:val="000000"/>
        </w:rPr>
        <w:t>Industrial communication networks security</w:t>
      </w:r>
      <w:r w:rsidRPr="006F7F48">
        <w:rPr>
          <w:color w:val="000000"/>
        </w:rPr>
        <w:t>.</w:t>
      </w:r>
    </w:p>
    <w:p w14:paraId="66C7CAD5" w14:textId="198B1F8B" w:rsidR="00576DC9" w:rsidRPr="00B73721" w:rsidRDefault="00576DC9" w:rsidP="00B73721">
      <w:pPr>
        <w:spacing w:after="160"/>
        <w:jc w:val="center"/>
        <w:rPr>
          <w:rFonts w:ascii="Calibri" w:hAnsi="Calibri" w:cs="Calibri"/>
          <w:color w:val="000000"/>
        </w:rPr>
      </w:pPr>
    </w:p>
    <w:sectPr w:rsidR="00576DC9" w:rsidRPr="00B73721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4D7143" w14:textId="77777777" w:rsidR="002875C0" w:rsidRDefault="002875C0">
      <w:pPr>
        <w:spacing w:after="0" w:line="240" w:lineRule="auto"/>
      </w:pPr>
      <w:r>
        <w:separator/>
      </w:r>
    </w:p>
  </w:endnote>
  <w:endnote w:type="continuationSeparator" w:id="0">
    <w:p w14:paraId="0709B148" w14:textId="77777777" w:rsidR="002875C0" w:rsidRDefault="00287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088F9" w14:textId="77777777" w:rsidR="009B379E" w:rsidRDefault="009B37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DFE8E9" w14:textId="7C9767EB" w:rsidR="00576DC9" w:rsidRDefault="0006055F">
    <w:pPr>
      <w:pStyle w:val="Footer"/>
      <w:jc w:val="center"/>
    </w:pPr>
    <w:r>
      <w:rPr>
        <w:color w:val="666666"/>
        <w:sz w:val="16"/>
      </w:rPr>
      <w:t>DRAFT 1.0 – RAHASIA – UNTUK PEMBAHASAN DIREKSI</w:t>
    </w:r>
    <w:r w:rsidR="005E2A7A">
      <w:rPr>
        <w:color w:val="666666"/>
        <w:sz w:val="16"/>
      </w:rPr>
      <w:t xml:space="preserve">  |  </w:t>
    </w:r>
    <w:r w:rsidR="005E2A7A">
      <w:fldChar w:fldCharType="begin"/>
    </w:r>
    <w:r w:rsidR="005E2A7A">
      <w:instrText>PAGE</w:instrText>
    </w:r>
    <w:r w:rsidR="005E2A7A">
      <w:fldChar w:fldCharType="separate"/>
    </w:r>
    <w:r w:rsidR="00073E6D">
      <w:rPr>
        <w:noProof/>
      </w:rPr>
      <w:t>1</w:t>
    </w:r>
    <w:r w:rsidR="005E2A7A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9EBBB" w14:textId="77777777" w:rsidR="009B379E" w:rsidRDefault="009B3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73C89A" w14:textId="77777777" w:rsidR="002875C0" w:rsidRDefault="002875C0">
      <w:pPr>
        <w:spacing w:after="0" w:line="240" w:lineRule="auto"/>
      </w:pPr>
      <w:r>
        <w:separator/>
      </w:r>
    </w:p>
  </w:footnote>
  <w:footnote w:type="continuationSeparator" w:id="0">
    <w:p w14:paraId="2C753A0B" w14:textId="77777777" w:rsidR="002875C0" w:rsidRDefault="00287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584A97" w14:textId="77777777" w:rsidR="009B379E" w:rsidRDefault="009B37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6A24B1" w14:textId="38C7EBF3" w:rsidR="00576DC9" w:rsidRDefault="005E2A7A">
    <w:pPr>
      <w:pStyle w:val="Header"/>
      <w:jc w:val="right"/>
    </w:pPr>
    <w:r>
      <w:rPr>
        <w:color w:val="666666"/>
        <w:sz w:val="14"/>
      </w:rPr>
      <w:t xml:space="preserve">PT KAWASAN INDUSTRI NUSANTARA (KINRA)  |  RENCANA STRATEGIS TEKNOLOGI INFORMASI </w:t>
    </w:r>
    <w:ins w:id="145" w:author="Muhammad Indra Utama" w:date="2026-10-07T15:09:00Z" w16du:dateUtc="2026-10-07T08:09:00Z">
      <w:r w:rsidR="009F6226">
        <w:rPr>
          <w:color w:val="666666"/>
          <w:sz w:val="14"/>
        </w:rPr>
        <w:t>2026–2030</w:t>
      </w:r>
    </w:ins>
    <w:del w:id="146" w:author="Muhammad Indra Utama" w:date="2026-10-07T15:09:00Z" w16du:dateUtc="2026-10-07T08:09:00Z">
      <w:r w:rsidDel="009F6226">
        <w:rPr>
          <w:color w:val="666666"/>
          <w:sz w:val="14"/>
        </w:rPr>
        <w:delText>2027–2031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32EF63" w14:textId="77777777" w:rsidR="009B379E" w:rsidRDefault="009B37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992653">
    <w:abstractNumId w:val="8"/>
  </w:num>
  <w:num w:numId="2" w16cid:durableId="1647272067">
    <w:abstractNumId w:val="6"/>
  </w:num>
  <w:num w:numId="3" w16cid:durableId="469204362">
    <w:abstractNumId w:val="5"/>
  </w:num>
  <w:num w:numId="4" w16cid:durableId="409236287">
    <w:abstractNumId w:val="4"/>
  </w:num>
  <w:num w:numId="5" w16cid:durableId="1544976445">
    <w:abstractNumId w:val="7"/>
  </w:num>
  <w:num w:numId="6" w16cid:durableId="2009671636">
    <w:abstractNumId w:val="3"/>
  </w:num>
  <w:num w:numId="7" w16cid:durableId="757216995">
    <w:abstractNumId w:val="2"/>
  </w:num>
  <w:num w:numId="8" w16cid:durableId="2061394764">
    <w:abstractNumId w:val="1"/>
  </w:num>
  <w:num w:numId="9" w16cid:durableId="18805142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uhammad Indra Utama">
    <w15:presenceInfo w15:providerId="Windows Live" w15:userId="0b4f3d49ee2d73a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37"/>
    <w:rsid w:val="00034616"/>
    <w:rsid w:val="0006055F"/>
    <w:rsid w:val="0006063C"/>
    <w:rsid w:val="0006352E"/>
    <w:rsid w:val="000636E6"/>
    <w:rsid w:val="00073E6D"/>
    <w:rsid w:val="000920A7"/>
    <w:rsid w:val="000A3EAA"/>
    <w:rsid w:val="000A746F"/>
    <w:rsid w:val="00100F9F"/>
    <w:rsid w:val="00101EEA"/>
    <w:rsid w:val="00110B0B"/>
    <w:rsid w:val="001339F5"/>
    <w:rsid w:val="001427EB"/>
    <w:rsid w:val="0015074B"/>
    <w:rsid w:val="00161192"/>
    <w:rsid w:val="001C3AA2"/>
    <w:rsid w:val="001C5077"/>
    <w:rsid w:val="002012DE"/>
    <w:rsid w:val="00210365"/>
    <w:rsid w:val="00221C2D"/>
    <w:rsid w:val="00256B49"/>
    <w:rsid w:val="00275DF3"/>
    <w:rsid w:val="002875C0"/>
    <w:rsid w:val="0029639D"/>
    <w:rsid w:val="002D1343"/>
    <w:rsid w:val="0030345B"/>
    <w:rsid w:val="0030672F"/>
    <w:rsid w:val="00316F9D"/>
    <w:rsid w:val="003260D1"/>
    <w:rsid w:val="00326F90"/>
    <w:rsid w:val="00344AB8"/>
    <w:rsid w:val="003627BC"/>
    <w:rsid w:val="0036756A"/>
    <w:rsid w:val="00370BAD"/>
    <w:rsid w:val="0038257C"/>
    <w:rsid w:val="003A2EBE"/>
    <w:rsid w:val="003A684B"/>
    <w:rsid w:val="003B5DF8"/>
    <w:rsid w:val="003C1B12"/>
    <w:rsid w:val="003C431E"/>
    <w:rsid w:val="0040399C"/>
    <w:rsid w:val="00407BFC"/>
    <w:rsid w:val="0041270A"/>
    <w:rsid w:val="00437918"/>
    <w:rsid w:val="004617C5"/>
    <w:rsid w:val="00487E82"/>
    <w:rsid w:val="00497774"/>
    <w:rsid w:val="004A2FA9"/>
    <w:rsid w:val="004C2A35"/>
    <w:rsid w:val="004D27FB"/>
    <w:rsid w:val="004E6622"/>
    <w:rsid w:val="004F16E9"/>
    <w:rsid w:val="004F344A"/>
    <w:rsid w:val="004F373A"/>
    <w:rsid w:val="004F7DEC"/>
    <w:rsid w:val="00506302"/>
    <w:rsid w:val="0051172D"/>
    <w:rsid w:val="00514C21"/>
    <w:rsid w:val="005601C6"/>
    <w:rsid w:val="00576CEA"/>
    <w:rsid w:val="00576DC9"/>
    <w:rsid w:val="005858A3"/>
    <w:rsid w:val="005A0D07"/>
    <w:rsid w:val="005B7CDA"/>
    <w:rsid w:val="005D2FAB"/>
    <w:rsid w:val="005E2A7A"/>
    <w:rsid w:val="005E7562"/>
    <w:rsid w:val="005F1408"/>
    <w:rsid w:val="00602E68"/>
    <w:rsid w:val="006047B7"/>
    <w:rsid w:val="00612CBC"/>
    <w:rsid w:val="0062762C"/>
    <w:rsid w:val="00640BA1"/>
    <w:rsid w:val="006678D1"/>
    <w:rsid w:val="00671BFF"/>
    <w:rsid w:val="00690184"/>
    <w:rsid w:val="00693997"/>
    <w:rsid w:val="00695D00"/>
    <w:rsid w:val="006C48D9"/>
    <w:rsid w:val="006F7F48"/>
    <w:rsid w:val="00715218"/>
    <w:rsid w:val="007162EE"/>
    <w:rsid w:val="00726C44"/>
    <w:rsid w:val="007305F3"/>
    <w:rsid w:val="00755EA4"/>
    <w:rsid w:val="007674A9"/>
    <w:rsid w:val="00770905"/>
    <w:rsid w:val="007753B9"/>
    <w:rsid w:val="00793672"/>
    <w:rsid w:val="00795D5A"/>
    <w:rsid w:val="007A33D4"/>
    <w:rsid w:val="008150FF"/>
    <w:rsid w:val="00815E42"/>
    <w:rsid w:val="00836A95"/>
    <w:rsid w:val="008451A7"/>
    <w:rsid w:val="00852DEE"/>
    <w:rsid w:val="00860747"/>
    <w:rsid w:val="00862E27"/>
    <w:rsid w:val="0087746E"/>
    <w:rsid w:val="00895100"/>
    <w:rsid w:val="008A1602"/>
    <w:rsid w:val="008B24D8"/>
    <w:rsid w:val="008E6812"/>
    <w:rsid w:val="008F0AC9"/>
    <w:rsid w:val="008F1816"/>
    <w:rsid w:val="00901722"/>
    <w:rsid w:val="009257BF"/>
    <w:rsid w:val="00937ED8"/>
    <w:rsid w:val="00942377"/>
    <w:rsid w:val="009502DE"/>
    <w:rsid w:val="00953F39"/>
    <w:rsid w:val="00957FC6"/>
    <w:rsid w:val="00974F31"/>
    <w:rsid w:val="009A3285"/>
    <w:rsid w:val="009A3A9C"/>
    <w:rsid w:val="009B379E"/>
    <w:rsid w:val="009C1562"/>
    <w:rsid w:val="009F1917"/>
    <w:rsid w:val="009F6226"/>
    <w:rsid w:val="00A0117C"/>
    <w:rsid w:val="00A03B98"/>
    <w:rsid w:val="00A37344"/>
    <w:rsid w:val="00A4754C"/>
    <w:rsid w:val="00A64C0A"/>
    <w:rsid w:val="00A66431"/>
    <w:rsid w:val="00A73563"/>
    <w:rsid w:val="00A92110"/>
    <w:rsid w:val="00AA1D8D"/>
    <w:rsid w:val="00AA1F0E"/>
    <w:rsid w:val="00AA7AC6"/>
    <w:rsid w:val="00AB679D"/>
    <w:rsid w:val="00AF0EF2"/>
    <w:rsid w:val="00B47730"/>
    <w:rsid w:val="00B73721"/>
    <w:rsid w:val="00B908C8"/>
    <w:rsid w:val="00BA1B31"/>
    <w:rsid w:val="00BA21ED"/>
    <w:rsid w:val="00BC0EC6"/>
    <w:rsid w:val="00BD6CF4"/>
    <w:rsid w:val="00BE0A4C"/>
    <w:rsid w:val="00BE4A5C"/>
    <w:rsid w:val="00BF402F"/>
    <w:rsid w:val="00C134E5"/>
    <w:rsid w:val="00C16FCE"/>
    <w:rsid w:val="00C33F6D"/>
    <w:rsid w:val="00C36730"/>
    <w:rsid w:val="00C5164C"/>
    <w:rsid w:val="00C94799"/>
    <w:rsid w:val="00CA4BA5"/>
    <w:rsid w:val="00CB0664"/>
    <w:rsid w:val="00CF37D6"/>
    <w:rsid w:val="00D0231D"/>
    <w:rsid w:val="00D17AC0"/>
    <w:rsid w:val="00D47273"/>
    <w:rsid w:val="00DA6CA1"/>
    <w:rsid w:val="00DB0F35"/>
    <w:rsid w:val="00DD456A"/>
    <w:rsid w:val="00DE5505"/>
    <w:rsid w:val="00DF5626"/>
    <w:rsid w:val="00E43932"/>
    <w:rsid w:val="00E575C2"/>
    <w:rsid w:val="00E75AB8"/>
    <w:rsid w:val="00E75E90"/>
    <w:rsid w:val="00E8773F"/>
    <w:rsid w:val="00E93748"/>
    <w:rsid w:val="00EA17CD"/>
    <w:rsid w:val="00EA724D"/>
    <w:rsid w:val="00EB3597"/>
    <w:rsid w:val="00ED6EBF"/>
    <w:rsid w:val="00F07EBF"/>
    <w:rsid w:val="00F17FC6"/>
    <w:rsid w:val="00F23000"/>
    <w:rsid w:val="00F337BE"/>
    <w:rsid w:val="00F345FF"/>
    <w:rsid w:val="00F7572C"/>
    <w:rsid w:val="00FA130C"/>
    <w:rsid w:val="00FB2408"/>
    <w:rsid w:val="00FC693F"/>
    <w:rsid w:val="00FE059C"/>
    <w:rsid w:val="00FE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459DB50-EF3E-0D43-8D2D-36DC962A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eastAsiaTheme="majorEastAsia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eastAsiaTheme="majorEastAsia" w:cstheme="majorBidi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ptos" w:eastAsiaTheme="majorEastAsia" w:hAnsi="Aptos" w:cstheme="majorBidi"/>
      <w:b/>
      <w:bCs/>
      <w:color w:val="17365D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ptos" w:eastAsiaTheme="majorEastAsia" w:hAnsi="Aptos" w:cstheme="majorBidi"/>
      <w:b/>
      <w:bCs/>
      <w:color w:val="1F4E78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ptos" w:eastAsiaTheme="majorEastAsia" w:hAnsi="Aptos" w:cstheme="majorBidi"/>
      <w:b/>
      <w:bCs/>
      <w:color w:val="1F4E7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9B379E"/>
    <w:pPr>
      <w:spacing w:after="0" w:line="240" w:lineRule="auto"/>
    </w:pPr>
    <w:rPr>
      <w:rFonts w:ascii="Aptos" w:hAnsi="Aptos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93748"/>
  </w:style>
  <w:style w:type="paragraph" w:styleId="TOC2">
    <w:name w:val="toc 2"/>
    <w:basedOn w:val="Normal"/>
    <w:next w:val="Normal"/>
    <w:autoRedefine/>
    <w:uiPriority w:val="39"/>
    <w:unhideWhenUsed/>
    <w:rsid w:val="00E93748"/>
    <w:pPr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93748"/>
    <w:pPr>
      <w:spacing w:line="278" w:lineRule="auto"/>
      <w:ind w:left="480"/>
    </w:pPr>
    <w:rPr>
      <w:rFonts w:asciiTheme="minorHAnsi" w:hAnsiTheme="minorHAnsi"/>
      <w:kern w:val="2"/>
      <w:sz w:val="24"/>
      <w:szCs w:val="24"/>
      <w:lang w:val="en-ID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E93748"/>
    <w:pPr>
      <w:spacing w:line="278" w:lineRule="auto"/>
      <w:ind w:left="720"/>
    </w:pPr>
    <w:rPr>
      <w:rFonts w:asciiTheme="minorHAnsi" w:hAnsiTheme="minorHAnsi"/>
      <w:kern w:val="2"/>
      <w:sz w:val="24"/>
      <w:szCs w:val="24"/>
      <w:lang w:val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93748"/>
    <w:pPr>
      <w:spacing w:line="278" w:lineRule="auto"/>
      <w:ind w:left="960"/>
    </w:pPr>
    <w:rPr>
      <w:rFonts w:asciiTheme="minorHAnsi" w:hAnsiTheme="minorHAnsi"/>
      <w:kern w:val="2"/>
      <w:sz w:val="24"/>
      <w:szCs w:val="24"/>
      <w:lang w:val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93748"/>
    <w:pPr>
      <w:spacing w:line="278" w:lineRule="auto"/>
      <w:ind w:left="1200"/>
    </w:pPr>
    <w:rPr>
      <w:rFonts w:asciiTheme="minorHAnsi" w:hAnsiTheme="minorHAnsi"/>
      <w:kern w:val="2"/>
      <w:sz w:val="24"/>
      <w:szCs w:val="24"/>
      <w:lang w:val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93748"/>
    <w:pPr>
      <w:spacing w:line="278" w:lineRule="auto"/>
      <w:ind w:left="1440"/>
    </w:pPr>
    <w:rPr>
      <w:rFonts w:asciiTheme="minorHAnsi" w:hAnsiTheme="minorHAnsi"/>
      <w:kern w:val="2"/>
      <w:sz w:val="24"/>
      <w:szCs w:val="24"/>
      <w:lang w:val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93748"/>
    <w:pPr>
      <w:spacing w:line="278" w:lineRule="auto"/>
      <w:ind w:left="1680"/>
    </w:pPr>
    <w:rPr>
      <w:rFonts w:asciiTheme="minorHAnsi" w:hAnsiTheme="minorHAnsi"/>
      <w:kern w:val="2"/>
      <w:sz w:val="24"/>
      <w:szCs w:val="24"/>
      <w:lang w:val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93748"/>
    <w:pPr>
      <w:spacing w:line="278" w:lineRule="auto"/>
      <w:ind w:left="1920"/>
    </w:pPr>
    <w:rPr>
      <w:rFonts w:asciiTheme="minorHAnsi" w:hAnsiTheme="minorHAnsi"/>
      <w:kern w:val="2"/>
      <w:sz w:val="24"/>
      <w:szCs w:val="24"/>
      <w:lang w:val="en-ID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5D44A4-4D35-5D4F-9770-5D98172DD04E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fc8fecc6-3dd4-45d5-9f80-a23336b6563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72</Pages>
  <Words>18902</Words>
  <Characters>112091</Characters>
  <Application>Microsoft Office Word</Application>
  <DocSecurity>0</DocSecurity>
  <Lines>6227</Lines>
  <Paragraphs>4366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126627</CharactersWithSpaces>
  <SharedDoc>false</SharedDoc>
  <HyperlinkBase/>
  <HLinks>
    <vt:vector size="1128" baseType="variant">
      <vt:variant>
        <vt:i4>1376314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_Toc242286220</vt:lpwstr>
      </vt:variant>
      <vt:variant>
        <vt:i4>1441850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_Toc242286219</vt:lpwstr>
      </vt:variant>
      <vt:variant>
        <vt:i4>1441850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_Toc242286218</vt:lpwstr>
      </vt:variant>
      <vt:variant>
        <vt:i4>1441850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_Toc242286217</vt:lpwstr>
      </vt:variant>
      <vt:variant>
        <vt:i4>1441850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_Toc242286216</vt:lpwstr>
      </vt:variant>
      <vt:variant>
        <vt:i4>1441850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_Toc242286215</vt:lpwstr>
      </vt:variant>
      <vt:variant>
        <vt:i4>1441850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_Toc242286214</vt:lpwstr>
      </vt:variant>
      <vt:variant>
        <vt:i4>1441850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_Toc242286213</vt:lpwstr>
      </vt:variant>
      <vt:variant>
        <vt:i4>1441850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_Toc242286212</vt:lpwstr>
      </vt:variant>
      <vt:variant>
        <vt:i4>1441850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_Toc242286211</vt:lpwstr>
      </vt:variant>
      <vt:variant>
        <vt:i4>1441850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_Toc242286210</vt:lpwstr>
      </vt:variant>
      <vt:variant>
        <vt:i4>1507386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_Toc242286209</vt:lpwstr>
      </vt:variant>
      <vt:variant>
        <vt:i4>1507386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_Toc242286208</vt:lpwstr>
      </vt:variant>
      <vt:variant>
        <vt:i4>1507386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_Toc242286207</vt:lpwstr>
      </vt:variant>
      <vt:variant>
        <vt:i4>1507386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_Toc242286206</vt:lpwstr>
      </vt:variant>
      <vt:variant>
        <vt:i4>1507386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_Toc242286205</vt:lpwstr>
      </vt:variant>
      <vt:variant>
        <vt:i4>1507386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_Toc242286204</vt:lpwstr>
      </vt:variant>
      <vt:variant>
        <vt:i4>1507386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_Toc242286203</vt:lpwstr>
      </vt:variant>
      <vt:variant>
        <vt:i4>1507386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_Toc242286202</vt:lpwstr>
      </vt:variant>
      <vt:variant>
        <vt:i4>1507386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_Toc242286201</vt:lpwstr>
      </vt:variant>
      <vt:variant>
        <vt:i4>1507386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_Toc242286200</vt:lpwstr>
      </vt:variant>
      <vt:variant>
        <vt:i4>1966137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_Toc242286199</vt:lpwstr>
      </vt:variant>
      <vt:variant>
        <vt:i4>1966137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_Toc242286198</vt:lpwstr>
      </vt:variant>
      <vt:variant>
        <vt:i4>1966137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_Toc242286197</vt:lpwstr>
      </vt:variant>
      <vt:variant>
        <vt:i4>1966137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_Toc242286196</vt:lpwstr>
      </vt:variant>
      <vt:variant>
        <vt:i4>1966137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_Toc242286195</vt:lpwstr>
      </vt:variant>
      <vt:variant>
        <vt:i4>1966137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_Toc242286194</vt:lpwstr>
      </vt:variant>
      <vt:variant>
        <vt:i4>1966137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_Toc242286193</vt:lpwstr>
      </vt:variant>
      <vt:variant>
        <vt:i4>1966137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_Toc242286192</vt:lpwstr>
      </vt:variant>
      <vt:variant>
        <vt:i4>1966137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_Toc242286191</vt:lpwstr>
      </vt:variant>
      <vt:variant>
        <vt:i4>1966137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_Toc242286190</vt:lpwstr>
      </vt:variant>
      <vt:variant>
        <vt:i4>2031673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_Toc242286189</vt:lpwstr>
      </vt:variant>
      <vt:variant>
        <vt:i4>2031673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_Toc242286188</vt:lpwstr>
      </vt:variant>
      <vt:variant>
        <vt:i4>2031673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_Toc242286187</vt:lpwstr>
      </vt:variant>
      <vt:variant>
        <vt:i4>2031673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_Toc242286186</vt:lpwstr>
      </vt:variant>
      <vt:variant>
        <vt:i4>2031673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_Toc242286185</vt:lpwstr>
      </vt:variant>
      <vt:variant>
        <vt:i4>2031673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_Toc242286184</vt:lpwstr>
      </vt:variant>
      <vt:variant>
        <vt:i4>2031673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_Toc242286183</vt:lpwstr>
      </vt:variant>
      <vt:variant>
        <vt:i4>2031673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_Toc242286182</vt:lpwstr>
      </vt:variant>
      <vt:variant>
        <vt:i4>2031673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_Toc242286181</vt:lpwstr>
      </vt:variant>
      <vt:variant>
        <vt:i4>2031673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_Toc242286180</vt:lpwstr>
      </vt:variant>
      <vt:variant>
        <vt:i4>1048633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_Toc242286179</vt:lpwstr>
      </vt:variant>
      <vt:variant>
        <vt:i4>1048633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_Toc242286178</vt:lpwstr>
      </vt:variant>
      <vt:variant>
        <vt:i4>1048633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_Toc242286177</vt:lpwstr>
      </vt:variant>
      <vt:variant>
        <vt:i4>1048633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_Toc242286176</vt:lpwstr>
      </vt:variant>
      <vt:variant>
        <vt:i4>1048633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_Toc242286175</vt:lpwstr>
      </vt:variant>
      <vt:variant>
        <vt:i4>1048633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_Toc242286174</vt:lpwstr>
      </vt:variant>
      <vt:variant>
        <vt:i4>1048633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_Toc242286173</vt:lpwstr>
      </vt:variant>
      <vt:variant>
        <vt:i4>1048633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_Toc242286172</vt:lpwstr>
      </vt:variant>
      <vt:variant>
        <vt:i4>1048633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_Toc242286171</vt:lpwstr>
      </vt:variant>
      <vt:variant>
        <vt:i4>1048633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_Toc242286170</vt:lpwstr>
      </vt:variant>
      <vt:variant>
        <vt:i4>1114169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_Toc242286169</vt:lpwstr>
      </vt:variant>
      <vt:variant>
        <vt:i4>1114169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_Toc242286168</vt:lpwstr>
      </vt:variant>
      <vt:variant>
        <vt:i4>1114169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_Toc242286167</vt:lpwstr>
      </vt:variant>
      <vt:variant>
        <vt:i4>1114169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_Toc242286166</vt:lpwstr>
      </vt:variant>
      <vt:variant>
        <vt:i4>1114169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_Toc242286165</vt:lpwstr>
      </vt:variant>
      <vt:variant>
        <vt:i4>1114169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_Toc242286164</vt:lpwstr>
      </vt:variant>
      <vt:variant>
        <vt:i4>1114169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_Toc242286163</vt:lpwstr>
      </vt:variant>
      <vt:variant>
        <vt:i4>1114169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_Toc242286162</vt:lpwstr>
      </vt:variant>
      <vt:variant>
        <vt:i4>1114169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_Toc242286161</vt:lpwstr>
      </vt:variant>
      <vt:variant>
        <vt:i4>1114169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_Toc242286160</vt:lpwstr>
      </vt:variant>
      <vt:variant>
        <vt:i4>1179705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_Toc242286159</vt:lpwstr>
      </vt:variant>
      <vt:variant>
        <vt:i4>1179705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_Toc242286158</vt:lpwstr>
      </vt:variant>
      <vt:variant>
        <vt:i4>1179705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_Toc242286157</vt:lpwstr>
      </vt:variant>
      <vt:variant>
        <vt:i4>1179705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_Toc242286156</vt:lpwstr>
      </vt:variant>
      <vt:variant>
        <vt:i4>1179705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_Toc242286155</vt:lpwstr>
      </vt:variant>
      <vt:variant>
        <vt:i4>1179705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_Toc242286154</vt:lpwstr>
      </vt:variant>
      <vt:variant>
        <vt:i4>1179705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_Toc242286153</vt:lpwstr>
      </vt:variant>
      <vt:variant>
        <vt:i4>1179705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_Toc242286152</vt:lpwstr>
      </vt:variant>
      <vt:variant>
        <vt:i4>1179705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_Toc242286151</vt:lpwstr>
      </vt:variant>
      <vt:variant>
        <vt:i4>1179705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_Toc242286150</vt:lpwstr>
      </vt:variant>
      <vt:variant>
        <vt:i4>1245241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_Toc242286149</vt:lpwstr>
      </vt:variant>
      <vt:variant>
        <vt:i4>1245241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_Toc242286148</vt:lpwstr>
      </vt:variant>
      <vt:variant>
        <vt:i4>1245241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_Toc242286147</vt:lpwstr>
      </vt:variant>
      <vt:variant>
        <vt:i4>1245241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_Toc242286146</vt:lpwstr>
      </vt:variant>
      <vt:variant>
        <vt:i4>1245241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_Toc242286145</vt:lpwstr>
      </vt:variant>
      <vt:variant>
        <vt:i4>1245241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_Toc242286144</vt:lpwstr>
      </vt:variant>
      <vt:variant>
        <vt:i4>1245241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_Toc242286143</vt:lpwstr>
      </vt:variant>
      <vt:variant>
        <vt:i4>1245241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_Toc242286142</vt:lpwstr>
      </vt:variant>
      <vt:variant>
        <vt:i4>1245241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_Toc242286141</vt:lpwstr>
      </vt:variant>
      <vt:variant>
        <vt:i4>1245241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_Toc242286140</vt:lpwstr>
      </vt:variant>
      <vt:variant>
        <vt:i4>1310777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_Toc242286139</vt:lpwstr>
      </vt:variant>
      <vt:variant>
        <vt:i4>1310777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_Toc242286138</vt:lpwstr>
      </vt:variant>
      <vt:variant>
        <vt:i4>1310777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_Toc242286137</vt:lpwstr>
      </vt:variant>
      <vt:variant>
        <vt:i4>1310777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_Toc242286136</vt:lpwstr>
      </vt:variant>
      <vt:variant>
        <vt:i4>1310777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_Toc242286135</vt:lpwstr>
      </vt:variant>
      <vt:variant>
        <vt:i4>1310777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_Toc242286134</vt:lpwstr>
      </vt:variant>
      <vt:variant>
        <vt:i4>1310777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_Toc242286133</vt:lpwstr>
      </vt:variant>
      <vt:variant>
        <vt:i4>1310777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_Toc242286132</vt:lpwstr>
      </vt:variant>
      <vt:variant>
        <vt:i4>1310777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_Toc242286131</vt:lpwstr>
      </vt:variant>
      <vt:variant>
        <vt:i4>1310777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_Toc242286130</vt:lpwstr>
      </vt:variant>
      <vt:variant>
        <vt:i4>1376313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_Toc242286129</vt:lpwstr>
      </vt:variant>
      <vt:variant>
        <vt:i4>1376313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_Toc242286128</vt:lpwstr>
      </vt:variant>
      <vt:variant>
        <vt:i4>1376313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_Toc242286127</vt:lpwstr>
      </vt:variant>
      <vt:variant>
        <vt:i4>1376313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_Toc242286126</vt:lpwstr>
      </vt:variant>
      <vt:variant>
        <vt:i4>1376313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_Toc242286125</vt:lpwstr>
      </vt:variant>
      <vt:variant>
        <vt:i4>1376313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_Toc242286124</vt:lpwstr>
      </vt:variant>
      <vt:variant>
        <vt:i4>1376313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_Toc242286123</vt:lpwstr>
      </vt:variant>
      <vt:variant>
        <vt:i4>1376313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_Toc242286122</vt:lpwstr>
      </vt:variant>
      <vt:variant>
        <vt:i4>1376313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_Toc242286121</vt:lpwstr>
      </vt:variant>
      <vt:variant>
        <vt:i4>1376313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_Toc242286120</vt:lpwstr>
      </vt:variant>
      <vt:variant>
        <vt:i4>1441849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_Toc242286119</vt:lpwstr>
      </vt:variant>
      <vt:variant>
        <vt:i4>1441849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_Toc242286118</vt:lpwstr>
      </vt:variant>
      <vt:variant>
        <vt:i4>1441849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_Toc242286117</vt:lpwstr>
      </vt:variant>
      <vt:variant>
        <vt:i4>1441849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_Toc242286116</vt:lpwstr>
      </vt:variant>
      <vt:variant>
        <vt:i4>1441849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_Toc242286115</vt:lpwstr>
      </vt:variant>
      <vt:variant>
        <vt:i4>1441849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_Toc242286114</vt:lpwstr>
      </vt:variant>
      <vt:variant>
        <vt:i4>1441849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_Toc242286113</vt:lpwstr>
      </vt:variant>
      <vt:variant>
        <vt:i4>1441849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_Toc242286112</vt:lpwstr>
      </vt:variant>
      <vt:variant>
        <vt:i4>1441849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_Toc242286111</vt:lpwstr>
      </vt:variant>
      <vt:variant>
        <vt:i4>1441849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_Toc242286110</vt:lpwstr>
      </vt:variant>
      <vt:variant>
        <vt:i4>1507385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_Toc242286109</vt:lpwstr>
      </vt:variant>
      <vt:variant>
        <vt:i4>1507385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_Toc242286108</vt:lpwstr>
      </vt:variant>
      <vt:variant>
        <vt:i4>1507385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_Toc242286107</vt:lpwstr>
      </vt:variant>
      <vt:variant>
        <vt:i4>1507385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_Toc242286106</vt:lpwstr>
      </vt:variant>
      <vt:variant>
        <vt:i4>1507385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_Toc242286105</vt:lpwstr>
      </vt:variant>
      <vt:variant>
        <vt:i4>1507385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_Toc242286104</vt:lpwstr>
      </vt:variant>
      <vt:variant>
        <vt:i4>1507385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_Toc242286103</vt:lpwstr>
      </vt:variant>
      <vt:variant>
        <vt:i4>1507385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_Toc242286102</vt:lpwstr>
      </vt:variant>
      <vt:variant>
        <vt:i4>1507385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_Toc242286101</vt:lpwstr>
      </vt:variant>
      <vt:variant>
        <vt:i4>1507385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_Toc242286100</vt:lpwstr>
      </vt:variant>
      <vt:variant>
        <vt:i4>1966136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_Toc242286099</vt:lpwstr>
      </vt:variant>
      <vt:variant>
        <vt:i4>1966136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_Toc242286098</vt:lpwstr>
      </vt:variant>
      <vt:variant>
        <vt:i4>1966136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_Toc242286097</vt:lpwstr>
      </vt:variant>
      <vt:variant>
        <vt:i4>1966136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_Toc242286096</vt:lpwstr>
      </vt:variant>
      <vt:variant>
        <vt:i4>1966136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_Toc242286095</vt:lpwstr>
      </vt:variant>
      <vt:variant>
        <vt:i4>1966136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_Toc242286094</vt:lpwstr>
      </vt:variant>
      <vt:variant>
        <vt:i4>1966136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_Toc242286093</vt:lpwstr>
      </vt:variant>
      <vt:variant>
        <vt:i4>1966136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_Toc242286092</vt:lpwstr>
      </vt:variant>
      <vt:variant>
        <vt:i4>1966136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_Toc242286091</vt:lpwstr>
      </vt:variant>
      <vt:variant>
        <vt:i4>1966136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_Toc242286090</vt:lpwstr>
      </vt:variant>
      <vt:variant>
        <vt:i4>2031672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_Toc242286089</vt:lpwstr>
      </vt:variant>
      <vt:variant>
        <vt:i4>2031672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_Toc242286088</vt:lpwstr>
      </vt:variant>
      <vt:variant>
        <vt:i4>2031672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_Toc242286087</vt:lpwstr>
      </vt:variant>
      <vt:variant>
        <vt:i4>2031672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_Toc242286086</vt:lpwstr>
      </vt:variant>
      <vt:variant>
        <vt:i4>2031672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_Toc242286085</vt:lpwstr>
      </vt:variant>
      <vt:variant>
        <vt:i4>2031672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_Toc242286084</vt:lpwstr>
      </vt:variant>
      <vt:variant>
        <vt:i4>2031672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_Toc242286083</vt:lpwstr>
      </vt:variant>
      <vt:variant>
        <vt:i4>2031672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_Toc242286082</vt:lpwstr>
      </vt:variant>
      <vt:variant>
        <vt:i4>2031672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_Toc242286081</vt:lpwstr>
      </vt:variant>
      <vt:variant>
        <vt:i4>2031672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_Toc242286080</vt:lpwstr>
      </vt:variant>
      <vt:variant>
        <vt:i4>1048632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_Toc242286079</vt:lpwstr>
      </vt:variant>
      <vt:variant>
        <vt:i4>1048632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_Toc242286078</vt:lpwstr>
      </vt:variant>
      <vt:variant>
        <vt:i4>1048632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_Toc242286077</vt:lpwstr>
      </vt:variant>
      <vt:variant>
        <vt:i4>1048632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_Toc242286076</vt:lpwstr>
      </vt:variant>
      <vt:variant>
        <vt:i4>1048632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_Toc242286075</vt:lpwstr>
      </vt:variant>
      <vt:variant>
        <vt:i4>1048632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_Toc242286074</vt:lpwstr>
      </vt:variant>
      <vt:variant>
        <vt:i4>1048632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_Toc242286073</vt:lpwstr>
      </vt:variant>
      <vt:variant>
        <vt:i4>1048632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_Toc242286072</vt:lpwstr>
      </vt:variant>
      <vt:variant>
        <vt:i4>1048632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_Toc242286071</vt:lpwstr>
      </vt:variant>
      <vt:variant>
        <vt:i4>1048632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_Toc242286070</vt:lpwstr>
      </vt:variant>
      <vt:variant>
        <vt:i4>1114168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_Toc242286069</vt:lpwstr>
      </vt:variant>
      <vt:variant>
        <vt:i4>1114168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_Toc242286068</vt:lpwstr>
      </vt:variant>
      <vt:variant>
        <vt:i4>1114168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_Toc242286067</vt:lpwstr>
      </vt:variant>
      <vt:variant>
        <vt:i4>1114168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_Toc242286066</vt:lpwstr>
      </vt:variant>
      <vt:variant>
        <vt:i4>1114168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_Toc242286065</vt:lpwstr>
      </vt:variant>
      <vt:variant>
        <vt:i4>1114168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_Toc242286064</vt:lpwstr>
      </vt:variant>
      <vt:variant>
        <vt:i4>1114168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_Toc242286063</vt:lpwstr>
      </vt:variant>
      <vt:variant>
        <vt:i4>1114168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_Toc242286062</vt:lpwstr>
      </vt:variant>
      <vt:variant>
        <vt:i4>1114168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_Toc242286061</vt:lpwstr>
      </vt:variant>
      <vt:variant>
        <vt:i4>1114168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_Toc242286060</vt:lpwstr>
      </vt:variant>
      <vt:variant>
        <vt:i4>1179704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_Toc242286059</vt:lpwstr>
      </vt:variant>
      <vt:variant>
        <vt:i4>1179704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_Toc242286058</vt:lpwstr>
      </vt:variant>
      <vt:variant>
        <vt:i4>1179704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_Toc242286057</vt:lpwstr>
      </vt:variant>
      <vt:variant>
        <vt:i4>1179704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_Toc242286056</vt:lpwstr>
      </vt:variant>
      <vt:variant>
        <vt:i4>1179704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_Toc242286055</vt:lpwstr>
      </vt:variant>
      <vt:variant>
        <vt:i4>1179704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_Toc242286054</vt:lpwstr>
      </vt:variant>
      <vt:variant>
        <vt:i4>1179704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_Toc242286053</vt:lpwstr>
      </vt:variant>
      <vt:variant>
        <vt:i4>1179704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_Toc242286052</vt:lpwstr>
      </vt:variant>
      <vt:variant>
        <vt:i4>1179704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_Toc242286051</vt:lpwstr>
      </vt:variant>
      <vt:variant>
        <vt:i4>1179704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_Toc242286050</vt:lpwstr>
      </vt:variant>
      <vt:variant>
        <vt:i4>1245240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_Toc242286049</vt:lpwstr>
      </vt:variant>
      <vt:variant>
        <vt:i4>1245240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_Toc242286048</vt:lpwstr>
      </vt:variant>
      <vt:variant>
        <vt:i4>1245240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_Toc242286047</vt:lpwstr>
      </vt:variant>
      <vt:variant>
        <vt:i4>1245240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_Toc242286046</vt:lpwstr>
      </vt:variant>
      <vt:variant>
        <vt:i4>1245240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_Toc242286045</vt:lpwstr>
      </vt:variant>
      <vt:variant>
        <vt:i4>1245240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_Toc242286044</vt:lpwstr>
      </vt:variant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_Toc242286043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_Toc242286042</vt:lpwstr>
      </vt:variant>
      <vt:variant>
        <vt:i4>1245240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_Toc242286041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_Toc242286040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_Toc242286039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_Toc242286038</vt:lpwstr>
      </vt:variant>
      <vt:variant>
        <vt:i4>1310776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_Toc242286037</vt:lpwstr>
      </vt:variant>
      <vt:variant>
        <vt:i4>1310776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_Toc242286036</vt:lpwstr>
      </vt:variant>
      <vt:variant>
        <vt:i4>1310776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_Toc242286035</vt:lpwstr>
      </vt:variant>
      <vt:variant>
        <vt:i4>1310776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_Toc242286034</vt:lpwstr>
      </vt:variant>
      <vt:variant>
        <vt:i4>1310776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_Toc242286033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Indra Utama</cp:lastModifiedBy>
  <cp:revision>151</cp:revision>
  <cp:lastPrinted>2026-10-09T09:07:00Z</cp:lastPrinted>
  <dcterms:created xsi:type="dcterms:W3CDTF">2013-12-23T23:15:00Z</dcterms:created>
  <dcterms:modified xsi:type="dcterms:W3CDTF">2026-10-10T00:57:00Z</dcterms:modified>
  <cp:category/>
</cp:coreProperties>
</file>